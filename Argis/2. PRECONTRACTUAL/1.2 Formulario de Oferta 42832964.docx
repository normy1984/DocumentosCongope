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021F1" w14:textId="77777777" w:rsidR="00BE6FAC" w:rsidRDefault="00BE6FAC" w:rsidP="00BE6FAC">
      <w:pPr>
        <w:widowControl/>
        <w:suppressAutoHyphens w:val="0"/>
        <w:autoSpaceDN w:val="0"/>
        <w:spacing w:line="276" w:lineRule="auto"/>
        <w:jc w:val="both"/>
        <w:textAlignment w:val="baseline"/>
        <w:rPr>
          <w:rFonts w:eastAsia="Times New Roman"/>
          <w:spacing w:val="-2"/>
          <w:kern w:val="0"/>
          <w:lang w:val="es-EC" w:eastAsia="hi-IN" w:bidi="hi-IN"/>
        </w:rPr>
      </w:pPr>
    </w:p>
    <w:p w14:paraId="6742E75A" w14:textId="77777777" w:rsidR="00BE6FAC" w:rsidRDefault="00BE6FAC" w:rsidP="00BE6FAC">
      <w:pPr>
        <w:widowControl/>
        <w:suppressAutoHyphens w:val="0"/>
        <w:autoSpaceDN w:val="0"/>
        <w:spacing w:line="276" w:lineRule="auto"/>
        <w:jc w:val="both"/>
        <w:textAlignment w:val="baseline"/>
        <w:rPr>
          <w:rFonts w:eastAsia="Times New Roman"/>
          <w:spacing w:val="-2"/>
          <w:kern w:val="0"/>
          <w:lang w:val="es-EC" w:eastAsia="hi-IN" w:bidi="hi-IN"/>
        </w:rPr>
      </w:pPr>
    </w:p>
    <w:p w14:paraId="0CB24882" w14:textId="77777777" w:rsidR="00BE6FAC" w:rsidRPr="008165D6" w:rsidRDefault="00BE6FAC" w:rsidP="00BE6FAC">
      <w:pPr>
        <w:pBdr>
          <w:top w:val="single" w:sz="4" w:space="1" w:color="auto"/>
          <w:left w:val="single" w:sz="4" w:space="4" w:color="auto"/>
          <w:bottom w:val="single" w:sz="4" w:space="1" w:color="auto"/>
          <w:right w:val="single" w:sz="4" w:space="4" w:color="auto"/>
        </w:pBdr>
        <w:tabs>
          <w:tab w:val="left" w:pos="-540"/>
        </w:tabs>
        <w:ind w:left="15" w:right="45"/>
        <w:jc w:val="center"/>
        <w:rPr>
          <w:rFonts w:eastAsia="Times New Roman"/>
          <w:b/>
          <w:bCs/>
          <w:lang w:bidi="hi-IN"/>
        </w:rPr>
      </w:pPr>
    </w:p>
    <w:p w14:paraId="2E944A6A" w14:textId="77777777" w:rsidR="00BE6FAC" w:rsidRPr="008165D6" w:rsidRDefault="00BE6FAC" w:rsidP="00BE6FAC">
      <w:pPr>
        <w:pBdr>
          <w:top w:val="single" w:sz="4" w:space="1" w:color="auto"/>
          <w:left w:val="single" w:sz="4" w:space="4" w:color="auto"/>
          <w:bottom w:val="single" w:sz="4" w:space="1" w:color="auto"/>
          <w:right w:val="single" w:sz="4" w:space="4" w:color="auto"/>
        </w:pBdr>
        <w:tabs>
          <w:tab w:val="left" w:pos="-540"/>
        </w:tabs>
        <w:ind w:left="15" w:right="45"/>
        <w:jc w:val="center"/>
        <w:rPr>
          <w:rFonts w:eastAsia="Times New Roman"/>
          <w:bCs/>
          <w:lang w:bidi="hi-IN"/>
        </w:rPr>
      </w:pPr>
      <w:r w:rsidRPr="008165D6">
        <w:rPr>
          <w:rFonts w:eastAsia="Times New Roman"/>
          <w:b/>
          <w:bCs/>
          <w:lang w:bidi="hi-IN"/>
        </w:rPr>
        <w:t>III.  FORMULARIO DE OFERTA DE RÉGIMEN ESPECIAL</w:t>
      </w:r>
    </w:p>
    <w:p w14:paraId="09F79E47" w14:textId="77777777" w:rsidR="00BE6FAC" w:rsidRPr="008165D6" w:rsidRDefault="00BE6FAC" w:rsidP="00BE6FAC">
      <w:pPr>
        <w:pBdr>
          <w:top w:val="single" w:sz="4" w:space="1" w:color="auto"/>
          <w:left w:val="single" w:sz="4" w:space="4" w:color="auto"/>
          <w:bottom w:val="single" w:sz="4" w:space="1" w:color="auto"/>
          <w:right w:val="single" w:sz="4" w:space="4" w:color="auto"/>
        </w:pBdr>
        <w:tabs>
          <w:tab w:val="left" w:pos="-540"/>
        </w:tabs>
        <w:ind w:left="15" w:right="45"/>
        <w:jc w:val="center"/>
        <w:rPr>
          <w:rFonts w:eastAsia="Times New Roman"/>
          <w:b/>
          <w:bCs/>
          <w:lang w:bidi="hi-IN"/>
        </w:rPr>
      </w:pPr>
    </w:p>
    <w:p w14:paraId="7B7FAE21" w14:textId="77777777" w:rsidR="00BE6FAC" w:rsidRPr="008165D6" w:rsidRDefault="00BE6FAC" w:rsidP="00BE6FAC">
      <w:pPr>
        <w:pBdr>
          <w:top w:val="single" w:sz="4" w:space="1" w:color="auto"/>
          <w:left w:val="single" w:sz="4" w:space="4" w:color="auto"/>
          <w:bottom w:val="single" w:sz="4" w:space="1" w:color="auto"/>
          <w:right w:val="single" w:sz="4" w:space="4" w:color="auto"/>
        </w:pBdr>
        <w:tabs>
          <w:tab w:val="left" w:pos="-540"/>
        </w:tabs>
        <w:ind w:left="15" w:right="45"/>
        <w:jc w:val="center"/>
        <w:rPr>
          <w:rFonts w:eastAsia="Times New Roman"/>
          <w:bCs/>
          <w:lang w:bidi="hi-IN"/>
        </w:rPr>
      </w:pPr>
      <w:r>
        <w:rPr>
          <w:rFonts w:eastAsia="Times New Roman"/>
          <w:bCs/>
          <w:lang w:bidi="hi-IN"/>
        </w:rPr>
        <w:t>Versión SERCOP 2.1</w:t>
      </w:r>
      <w:r w:rsidRPr="008165D6">
        <w:rPr>
          <w:rFonts w:eastAsia="Times New Roman"/>
          <w:bCs/>
          <w:lang w:bidi="hi-IN"/>
        </w:rPr>
        <w:t xml:space="preserve"> (0</w:t>
      </w:r>
      <w:r>
        <w:rPr>
          <w:rFonts w:eastAsia="Times New Roman"/>
          <w:bCs/>
          <w:lang w:bidi="hi-IN"/>
        </w:rPr>
        <w:t>9</w:t>
      </w:r>
      <w:r w:rsidRPr="008165D6">
        <w:rPr>
          <w:rFonts w:eastAsia="Times New Roman"/>
          <w:bCs/>
          <w:lang w:bidi="hi-IN"/>
        </w:rPr>
        <w:t xml:space="preserve"> de </w:t>
      </w:r>
      <w:r>
        <w:rPr>
          <w:rFonts w:eastAsia="Times New Roman"/>
          <w:bCs/>
          <w:lang w:bidi="hi-IN"/>
        </w:rPr>
        <w:t xml:space="preserve">junio de </w:t>
      </w:r>
      <w:r w:rsidRPr="008165D6">
        <w:rPr>
          <w:rFonts w:eastAsia="Times New Roman"/>
          <w:bCs/>
          <w:lang w:bidi="hi-IN"/>
        </w:rPr>
        <w:t>2017)</w:t>
      </w:r>
    </w:p>
    <w:p w14:paraId="6C482BDC" w14:textId="77777777" w:rsidR="00BE6FAC" w:rsidRPr="008165D6" w:rsidRDefault="00BE6FAC" w:rsidP="00BE6FAC">
      <w:pPr>
        <w:pBdr>
          <w:top w:val="single" w:sz="4" w:space="1" w:color="auto"/>
          <w:left w:val="single" w:sz="4" w:space="4" w:color="auto"/>
          <w:bottom w:val="single" w:sz="4" w:space="1" w:color="auto"/>
          <w:right w:val="single" w:sz="4" w:space="4" w:color="auto"/>
        </w:pBdr>
        <w:tabs>
          <w:tab w:val="left" w:pos="-540"/>
        </w:tabs>
        <w:ind w:left="15" w:right="45"/>
        <w:jc w:val="center"/>
        <w:rPr>
          <w:rFonts w:eastAsia="Times New Roman"/>
          <w:b/>
          <w:bCs/>
          <w:lang w:bidi="hi-IN"/>
        </w:rPr>
      </w:pPr>
    </w:p>
    <w:p w14:paraId="27C78B23" w14:textId="77777777" w:rsidR="00BE6FAC" w:rsidRPr="008165D6" w:rsidRDefault="00BE6FAC" w:rsidP="00BE6FAC">
      <w:pPr>
        <w:tabs>
          <w:tab w:val="left" w:pos="-540"/>
        </w:tabs>
        <w:ind w:left="15" w:right="45"/>
        <w:jc w:val="center"/>
        <w:rPr>
          <w:rFonts w:eastAsia="Times New Roman"/>
          <w:spacing w:val="-3"/>
          <w:lang w:eastAsia="hi-IN" w:bidi="hi-IN"/>
        </w:rPr>
      </w:pPr>
    </w:p>
    <w:p w14:paraId="2D318D11" w14:textId="77777777" w:rsidR="00BE6FAC" w:rsidRPr="008165D6" w:rsidRDefault="00BE6FAC" w:rsidP="00BE6FAC">
      <w:pPr>
        <w:tabs>
          <w:tab w:val="left" w:pos="-540"/>
        </w:tabs>
        <w:ind w:left="15" w:right="45"/>
        <w:jc w:val="center"/>
        <w:rPr>
          <w:rFonts w:eastAsia="Times New Roman"/>
          <w:spacing w:val="-3"/>
          <w:lang w:eastAsia="hi-IN" w:bidi="hi-IN"/>
        </w:rPr>
      </w:pPr>
    </w:p>
    <w:p w14:paraId="60FD865D" w14:textId="77777777" w:rsidR="00BE6FAC" w:rsidRPr="008165D6" w:rsidRDefault="00BE6FAC" w:rsidP="00BE6FAC">
      <w:pPr>
        <w:tabs>
          <w:tab w:val="left" w:pos="-540"/>
        </w:tabs>
        <w:ind w:left="15" w:right="45"/>
        <w:jc w:val="center"/>
        <w:rPr>
          <w:rFonts w:eastAsia="Times New Roman"/>
          <w:vanish/>
          <w:spacing w:val="-3"/>
          <w:lang w:eastAsia="hi-IN" w:bidi="hi-IN"/>
        </w:rPr>
      </w:pPr>
    </w:p>
    <w:p w14:paraId="791878AC" w14:textId="77777777" w:rsidR="00BE6FAC" w:rsidRPr="008165D6" w:rsidRDefault="00BE6FAC" w:rsidP="00BE6FAC">
      <w:pPr>
        <w:ind w:left="15" w:right="45"/>
        <w:rPr>
          <w:rFonts w:eastAsia="Times New Roman"/>
          <w:b/>
          <w:lang w:eastAsia="hi-IN" w:bidi="hi-IN"/>
        </w:rPr>
      </w:pPr>
      <w:r w:rsidRPr="008165D6">
        <w:rPr>
          <w:rFonts w:eastAsia="Times New Roman"/>
          <w:b/>
          <w:lang w:eastAsia="hi-IN" w:bidi="hi-IN"/>
        </w:rPr>
        <w:t>NOMBRE DEL OFERENTE: …………………………………………………</w:t>
      </w:r>
      <w:proofErr w:type="gramStart"/>
      <w:r w:rsidRPr="008165D6">
        <w:rPr>
          <w:rFonts w:eastAsia="Times New Roman"/>
          <w:b/>
          <w:lang w:eastAsia="hi-IN" w:bidi="hi-IN"/>
        </w:rPr>
        <w:t>…….</w:t>
      </w:r>
      <w:proofErr w:type="gramEnd"/>
      <w:r w:rsidRPr="008165D6">
        <w:rPr>
          <w:rFonts w:eastAsia="Times New Roman"/>
          <w:b/>
          <w:lang w:eastAsia="hi-IN" w:bidi="hi-IN"/>
        </w:rPr>
        <w:t>.</w:t>
      </w:r>
    </w:p>
    <w:p w14:paraId="3ADA44FD" w14:textId="77777777" w:rsidR="00BE6FAC" w:rsidRPr="008165D6" w:rsidRDefault="00BE6FAC" w:rsidP="00BE6FAC">
      <w:pPr>
        <w:ind w:right="45"/>
        <w:rPr>
          <w:rFonts w:eastAsia="Times New Roman"/>
          <w:b/>
          <w:spacing w:val="-2"/>
          <w:lang w:eastAsia="hi-IN" w:bidi="hi-IN"/>
        </w:rPr>
      </w:pPr>
    </w:p>
    <w:p w14:paraId="629563F7" w14:textId="77777777" w:rsidR="00BE6FAC" w:rsidRPr="008165D6" w:rsidRDefault="00BE6FAC" w:rsidP="00BE6FAC">
      <w:pPr>
        <w:ind w:left="15" w:right="45"/>
        <w:rPr>
          <w:rFonts w:eastAsia="Times New Roman"/>
          <w:b/>
          <w:lang w:eastAsia="hi-IN" w:bidi="hi-IN"/>
        </w:rPr>
      </w:pPr>
      <w:r>
        <w:rPr>
          <w:rFonts w:eastAsia="Times New Roman"/>
          <w:b/>
          <w:lang w:eastAsia="hi-IN" w:bidi="hi-IN"/>
        </w:rPr>
        <w:t>1</w:t>
      </w:r>
      <w:r w:rsidRPr="008165D6">
        <w:rPr>
          <w:rFonts w:eastAsia="Times New Roman"/>
          <w:b/>
          <w:lang w:eastAsia="hi-IN" w:bidi="hi-IN"/>
        </w:rPr>
        <w:t>.1</w:t>
      </w:r>
      <w:r w:rsidRPr="008165D6">
        <w:rPr>
          <w:rFonts w:eastAsia="Times New Roman"/>
          <w:b/>
          <w:lang w:eastAsia="hi-IN" w:bidi="hi-IN"/>
        </w:rPr>
        <w:tab/>
        <w:t>PRESENTACIÓN Y COMPROMISO</w:t>
      </w:r>
    </w:p>
    <w:p w14:paraId="1828F491" w14:textId="77777777" w:rsidR="00BE6FAC" w:rsidRPr="008165D6" w:rsidRDefault="00BE6FAC" w:rsidP="00BE6FAC">
      <w:pPr>
        <w:ind w:left="15" w:right="45"/>
        <w:jc w:val="both"/>
        <w:rPr>
          <w:rFonts w:eastAsia="Times New Roman"/>
          <w:spacing w:val="-2"/>
          <w:lang w:eastAsia="hi-IN" w:bidi="hi-IN"/>
        </w:rPr>
      </w:pPr>
    </w:p>
    <w:p w14:paraId="763B1F7C" w14:textId="77777777" w:rsidR="00BE6FAC" w:rsidRPr="008165D6" w:rsidRDefault="00BE6FAC" w:rsidP="00BE6FAC">
      <w:pPr>
        <w:ind w:left="15" w:right="45"/>
        <w:jc w:val="both"/>
        <w:rPr>
          <w:rFonts w:eastAsia="Times New Roman"/>
          <w:lang w:eastAsia="hi-IN" w:bidi="hi-IN"/>
        </w:rPr>
      </w:pPr>
      <w:r w:rsidRPr="008165D6">
        <w:rPr>
          <w:rFonts w:eastAsia="Times New Roman"/>
          <w:lang w:eastAsia="hi-IN" w:bidi="hi-IN"/>
        </w:rPr>
        <w:t xml:space="preserve">El que suscribe, en atención a la invitación efectuada por </w:t>
      </w:r>
      <w:r w:rsidRPr="008165D6">
        <w:rPr>
          <w:rFonts w:eastAsia="Times New Roman"/>
          <w:i/>
          <w:iCs/>
          <w:lang w:eastAsia="hi-IN" w:bidi="hi-IN"/>
        </w:rPr>
        <w:t>(nombre de la entidad contratante)</w:t>
      </w:r>
      <w:r w:rsidRPr="008165D6">
        <w:rPr>
          <w:rFonts w:eastAsia="Times New Roman"/>
          <w:lang w:eastAsia="hi-IN" w:bidi="hi-IN"/>
        </w:rPr>
        <w:t xml:space="preserve"> para la ejecución de </w:t>
      </w:r>
      <w:r w:rsidRPr="008165D6">
        <w:rPr>
          <w:rFonts w:eastAsia="Times New Roman"/>
          <w:i/>
          <w:lang w:eastAsia="hi-IN" w:bidi="hi-IN"/>
        </w:rPr>
        <w:t>(detalle de los bienes o servicios),</w:t>
      </w:r>
      <w:r w:rsidRPr="008165D6">
        <w:rPr>
          <w:rFonts w:eastAsia="Times New Roman"/>
          <w:lang w:eastAsia="hi-IN" w:bidi="hi-IN"/>
        </w:rPr>
        <w:t xml:space="preserve"> luego de examinar el pliego del presente procedimiento, al presentar esta oferta por (</w:t>
      </w:r>
      <w:r w:rsidRPr="008165D6">
        <w:rPr>
          <w:rFonts w:eastAsia="Times New Roman"/>
          <w:i/>
          <w:lang w:eastAsia="hi-IN" w:bidi="hi-IN"/>
        </w:rPr>
        <w:t xml:space="preserve">sus propios derechos, si es persona natural) / (representante legal o apoderado de ....... </w:t>
      </w:r>
      <w:proofErr w:type="spellStart"/>
      <w:r w:rsidRPr="008165D6">
        <w:rPr>
          <w:rFonts w:eastAsia="Times New Roman"/>
          <w:i/>
          <w:lang w:eastAsia="hi-IN" w:bidi="hi-IN"/>
        </w:rPr>
        <w:t>si</w:t>
      </w:r>
      <w:proofErr w:type="spellEnd"/>
      <w:r w:rsidRPr="008165D6">
        <w:rPr>
          <w:rFonts w:eastAsia="Times New Roman"/>
          <w:i/>
          <w:lang w:eastAsia="hi-IN" w:bidi="hi-IN"/>
        </w:rPr>
        <w:t xml:space="preserve"> es persona jurídica), (procurador común de…, si se trata de asociación o consorcio</w:t>
      </w:r>
      <w:r w:rsidRPr="008165D6">
        <w:rPr>
          <w:rFonts w:eastAsia="Times New Roman"/>
          <w:lang w:eastAsia="hi-IN" w:bidi="hi-IN"/>
        </w:rPr>
        <w:t>) declara que:</w:t>
      </w:r>
    </w:p>
    <w:p w14:paraId="5533DCD2" w14:textId="77777777" w:rsidR="00BE6FAC" w:rsidRPr="008165D6" w:rsidRDefault="00BE6FAC" w:rsidP="00BE6FAC">
      <w:pPr>
        <w:ind w:left="15" w:right="45"/>
        <w:jc w:val="both"/>
        <w:rPr>
          <w:rFonts w:eastAsia="Times New Roman"/>
          <w:lang w:eastAsia="hi-IN" w:bidi="hi-IN"/>
        </w:rPr>
      </w:pPr>
    </w:p>
    <w:p w14:paraId="41AB3908" w14:textId="77777777" w:rsidR="00BE6FAC" w:rsidRPr="008165D6" w:rsidRDefault="00BE6FAC" w:rsidP="00BE6FAC">
      <w:pPr>
        <w:widowControl/>
        <w:numPr>
          <w:ilvl w:val="0"/>
          <w:numId w:val="53"/>
        </w:numPr>
        <w:tabs>
          <w:tab w:val="left" w:pos="0"/>
          <w:tab w:val="left" w:pos="2205"/>
          <w:tab w:val="left" w:pos="3929"/>
        </w:tabs>
        <w:spacing w:line="276" w:lineRule="auto"/>
        <w:jc w:val="both"/>
        <w:rPr>
          <w:rFonts w:eastAsia="Times New Roman"/>
          <w:lang w:eastAsia="hi-IN" w:bidi="hi-IN"/>
        </w:rPr>
      </w:pPr>
      <w:r w:rsidRPr="008165D6">
        <w:rPr>
          <w:rFonts w:eastAsia="Times New Roman"/>
          <w:lang w:eastAsia="hi-IN" w:bidi="hi-IN"/>
        </w:rPr>
        <w:t xml:space="preserve">El oferente </w:t>
      </w:r>
      <w:proofErr w:type="gramStart"/>
      <w:r w:rsidRPr="008165D6">
        <w:rPr>
          <w:rFonts w:eastAsia="Times New Roman"/>
          <w:lang w:eastAsia="hi-IN" w:bidi="hi-IN"/>
        </w:rPr>
        <w:t>es  proveedor</w:t>
      </w:r>
      <w:proofErr w:type="gramEnd"/>
      <w:r w:rsidRPr="008165D6">
        <w:rPr>
          <w:rFonts w:eastAsia="Times New Roman"/>
          <w:lang w:eastAsia="hi-IN" w:bidi="hi-IN"/>
        </w:rPr>
        <w:t xml:space="preserve"> elegible de conformidad con las disposiciones de la Ley Orgánica del Sistema Nacional de Contratación Pública, su Reglamento General, y demás normativa expedida por el Servicio Nacional de Contratación Pública.</w:t>
      </w:r>
    </w:p>
    <w:p w14:paraId="60B7D274" w14:textId="77777777" w:rsidR="00BE6FAC" w:rsidRPr="008165D6" w:rsidRDefault="00BE6FAC" w:rsidP="00BE6FAC">
      <w:pPr>
        <w:tabs>
          <w:tab w:val="left" w:pos="0"/>
          <w:tab w:val="left" w:pos="2205"/>
          <w:tab w:val="left" w:pos="3929"/>
        </w:tabs>
        <w:jc w:val="both"/>
        <w:rPr>
          <w:rFonts w:eastAsia="Times New Roman"/>
          <w:lang w:eastAsia="hi-IN" w:bidi="hi-IN"/>
        </w:rPr>
      </w:pPr>
    </w:p>
    <w:p w14:paraId="07119139" w14:textId="77777777" w:rsidR="00BE6FAC" w:rsidRPr="008165D6" w:rsidRDefault="00BE6FAC" w:rsidP="00BE6FAC">
      <w:pPr>
        <w:widowControl/>
        <w:numPr>
          <w:ilvl w:val="0"/>
          <w:numId w:val="53"/>
        </w:numPr>
        <w:tabs>
          <w:tab w:val="left" w:pos="0"/>
          <w:tab w:val="left" w:pos="2205"/>
          <w:tab w:val="left" w:pos="3929"/>
        </w:tabs>
        <w:spacing w:line="276" w:lineRule="auto"/>
        <w:jc w:val="both"/>
        <w:rPr>
          <w:rFonts w:eastAsia="Times New Roman"/>
          <w:spacing w:val="-2"/>
          <w:lang w:eastAsia="hi-IN" w:bidi="hi-IN"/>
        </w:rPr>
      </w:pPr>
      <w:r w:rsidRPr="008165D6">
        <w:rPr>
          <w:rFonts w:eastAsia="Times New Roman"/>
          <w:spacing w:val="-2"/>
          <w:lang w:eastAsia="hi-IN" w:bidi="hi-IN"/>
        </w:rPr>
        <w:t>La única persona o personas interesadas en esta oferta está o están nombradas en ella, sin que incurra en actos de ocultamiento o simulación con el fin de que no aparezcan sujetos inhabilitados para contratar con el Estado.</w:t>
      </w:r>
    </w:p>
    <w:p w14:paraId="47FCEC75" w14:textId="77777777" w:rsidR="00BE6FAC" w:rsidRPr="008165D6" w:rsidRDefault="00BE6FAC" w:rsidP="00BE6FAC">
      <w:pPr>
        <w:tabs>
          <w:tab w:val="left" w:pos="0"/>
          <w:tab w:val="left" w:pos="2205"/>
          <w:tab w:val="left" w:pos="3929"/>
        </w:tabs>
        <w:jc w:val="both"/>
        <w:rPr>
          <w:rFonts w:eastAsia="Times New Roman"/>
          <w:spacing w:val="-2"/>
          <w:lang w:eastAsia="hi-IN" w:bidi="hi-IN"/>
        </w:rPr>
      </w:pPr>
    </w:p>
    <w:p w14:paraId="4D08198C" w14:textId="77777777" w:rsidR="00BE6FAC" w:rsidRPr="008165D6" w:rsidRDefault="00BE6FAC" w:rsidP="00BE6FAC">
      <w:pPr>
        <w:widowControl/>
        <w:numPr>
          <w:ilvl w:val="0"/>
          <w:numId w:val="53"/>
        </w:numPr>
        <w:tabs>
          <w:tab w:val="left" w:pos="0"/>
          <w:tab w:val="left" w:pos="2205"/>
          <w:tab w:val="left" w:pos="3929"/>
        </w:tabs>
        <w:spacing w:line="276" w:lineRule="auto"/>
        <w:jc w:val="both"/>
        <w:rPr>
          <w:rFonts w:eastAsia="Times New Roman"/>
          <w:spacing w:val="-2"/>
          <w:lang w:eastAsia="hi-IN" w:bidi="hi-IN"/>
        </w:rPr>
      </w:pPr>
      <w:r w:rsidRPr="008165D6">
        <w:rPr>
          <w:rFonts w:eastAsia="Times New Roman"/>
          <w:spacing w:val="-2"/>
          <w:lang w:eastAsia="hi-IN" w:bidi="hi-IN"/>
        </w:rPr>
        <w:t xml:space="preserve">La oferta la hace en forma independiente y sin conexión abierta u oculta con otra u otras personas, compañías o grupos participantes en este procedimiento y, en todo aspecto, es honrada y de buena fe. Por consiguiente, asegura no haber vulnerado y que no vulnerará ningún principio o norma relacionada con la competencia libre, leal y justa; así como declara que no establecerá, concertará o coordinará –directa o indirectamente, en forma explícita o en forma oculta- posturas, abstenciones o resultados con otro u otros oferentes, se consideren o no partes relacionadas en los términos de la normativa aplicable; asimismo, se obliga a abstenerse de acciones, omisiones, acuerdos o prácticas concertadas o y, en general, de toda conducta cuyo objeto o efecto sea impedir, restringir, falsear o distorsionar la competencia, ya sea en la presentación de ofertas y posturas o buscando asegurar el resultado en beneficio propio o de otro proveedor u oferente, en este procedimiento de contratación.  En tal virtud, declara </w:t>
      </w:r>
      <w:r w:rsidRPr="008165D6">
        <w:rPr>
          <w:rFonts w:eastAsia="Times New Roman"/>
          <w:lang w:eastAsia="hi-IN" w:bidi="hi-IN"/>
        </w:rPr>
        <w:t>conocer que se presumirá la existencia de una práctica restrictiva, por disposición del Reglamento para la aplicación de la Ley Orgánica de Regulación y Control del Poder de Mercado, si se evidencia la existencia de actos u omisiones, acuerdos o prácticas concertadas y en general cualquier conducta, independientemente de la forma que adopten, ya sea en la presentación de su ofertas, o buscando asegurar el resultado en beneficio propio o de otro proveedor u oferente, en este procedimiento de contratación.</w:t>
      </w:r>
    </w:p>
    <w:p w14:paraId="4AC8EFEB" w14:textId="77777777" w:rsidR="00BE6FAC" w:rsidRPr="008165D6" w:rsidRDefault="00BE6FAC" w:rsidP="00BE6FAC">
      <w:pPr>
        <w:jc w:val="both"/>
        <w:rPr>
          <w:rFonts w:eastAsia="Times New Roman"/>
          <w:spacing w:val="-2"/>
          <w:u w:val="single"/>
          <w:lang w:eastAsia="hi-IN" w:bidi="hi-IN"/>
        </w:rPr>
      </w:pPr>
    </w:p>
    <w:p w14:paraId="19A8DEF8" w14:textId="77777777" w:rsidR="00BE6FAC" w:rsidRPr="008165D6" w:rsidRDefault="00BE6FAC" w:rsidP="00BE6FAC">
      <w:pPr>
        <w:widowControl/>
        <w:numPr>
          <w:ilvl w:val="0"/>
          <w:numId w:val="53"/>
        </w:numPr>
        <w:tabs>
          <w:tab w:val="left" w:pos="0"/>
          <w:tab w:val="left" w:pos="2205"/>
          <w:tab w:val="left" w:pos="3929"/>
        </w:tabs>
        <w:spacing w:line="276" w:lineRule="auto"/>
        <w:jc w:val="both"/>
        <w:rPr>
          <w:rFonts w:eastAsia="Times New Roman"/>
          <w:spacing w:val="-2"/>
          <w:lang w:eastAsia="hi-IN" w:bidi="hi-IN"/>
        </w:rPr>
      </w:pPr>
      <w:r w:rsidRPr="008165D6">
        <w:rPr>
          <w:rFonts w:eastAsia="Times New Roman"/>
          <w:spacing w:val="-2"/>
          <w:lang w:eastAsia="hi-IN" w:bidi="hi-IN"/>
        </w:rPr>
        <w:t xml:space="preserve">Al presentar esta oferta, cumple con toda la normativa general, sectorial y especial aplicable a su actividad económica, profesión, ciencia u oficio; y, que los equipos y materiales que se incorporarán, así como los que se utilizarán para su ejecución, en caso de adjudicación del contrato, serán de propiedad del oferente o arrendados y contarán con todos los permisos que se requieran para su utilización. </w:t>
      </w:r>
    </w:p>
    <w:p w14:paraId="7E7E8657" w14:textId="77777777" w:rsidR="00BE6FAC" w:rsidRPr="008165D6" w:rsidRDefault="00BE6FAC" w:rsidP="00BE6FAC">
      <w:pPr>
        <w:tabs>
          <w:tab w:val="left" w:pos="0"/>
          <w:tab w:val="left" w:pos="2205"/>
          <w:tab w:val="left" w:pos="3929"/>
        </w:tabs>
        <w:jc w:val="both"/>
        <w:rPr>
          <w:rFonts w:eastAsia="Times New Roman"/>
          <w:lang w:eastAsia="hi-IN" w:bidi="hi-IN"/>
        </w:rPr>
      </w:pPr>
    </w:p>
    <w:p w14:paraId="56F4A4ED" w14:textId="77777777" w:rsidR="00BE6FAC" w:rsidRPr="008165D6" w:rsidRDefault="00BE6FAC" w:rsidP="00BE6FAC">
      <w:pPr>
        <w:widowControl/>
        <w:numPr>
          <w:ilvl w:val="0"/>
          <w:numId w:val="53"/>
        </w:numPr>
        <w:tabs>
          <w:tab w:val="left" w:pos="0"/>
          <w:tab w:val="left" w:pos="2205"/>
          <w:tab w:val="left" w:pos="3929"/>
        </w:tabs>
        <w:spacing w:line="276" w:lineRule="auto"/>
        <w:jc w:val="both"/>
        <w:rPr>
          <w:rFonts w:eastAsia="Times New Roman"/>
          <w:spacing w:val="-2"/>
          <w:lang w:eastAsia="hi-IN" w:bidi="hi-IN"/>
        </w:rPr>
      </w:pPr>
      <w:r w:rsidRPr="008165D6">
        <w:rPr>
          <w:rFonts w:eastAsia="Times New Roman"/>
          <w:spacing w:val="-2"/>
          <w:lang w:eastAsia="hi-IN" w:bidi="hi-IN"/>
        </w:rPr>
        <w:t>Suministrará la mano de obra, equipos y materiales requeridos para el cumplimiento de sus obligaciones, de acuerdo con el pliego; suministrará todos los bienes ofertados, nuevos de fábrica, completos, listos para su uso inmediato, de conformidad con las características detalladas en esta oferta y las especificaciones técnicas solicitadas</w:t>
      </w:r>
      <w:r w:rsidRPr="008165D6">
        <w:rPr>
          <w:rFonts w:eastAsia="Times New Roman"/>
          <w:i/>
          <w:spacing w:val="-2"/>
          <w:lang w:eastAsia="hi-IN" w:bidi="hi-IN"/>
        </w:rPr>
        <w:t xml:space="preserve"> </w:t>
      </w:r>
      <w:r w:rsidRPr="008165D6">
        <w:rPr>
          <w:rFonts w:eastAsia="Times New Roman"/>
          <w:spacing w:val="-2"/>
          <w:lang w:eastAsia="hi-IN" w:bidi="hi-IN"/>
        </w:rPr>
        <w:t>(</w:t>
      </w:r>
      <w:r w:rsidRPr="008165D6">
        <w:rPr>
          <w:rFonts w:eastAsia="Times New Roman"/>
          <w:i/>
          <w:spacing w:val="-2"/>
          <w:lang w:eastAsia="hi-IN" w:bidi="hi-IN"/>
        </w:rPr>
        <w:t>bienes</w:t>
      </w:r>
      <w:r w:rsidRPr="008165D6">
        <w:rPr>
          <w:rFonts w:eastAsia="Times New Roman"/>
          <w:spacing w:val="-2"/>
          <w:lang w:eastAsia="hi-IN" w:bidi="hi-IN"/>
        </w:rPr>
        <w:t>)</w:t>
      </w:r>
      <w:r w:rsidRPr="008165D6">
        <w:rPr>
          <w:rFonts w:eastAsia="Times New Roman"/>
          <w:i/>
          <w:spacing w:val="-2"/>
          <w:lang w:eastAsia="hi-IN" w:bidi="hi-IN"/>
        </w:rPr>
        <w:t xml:space="preserve">/ </w:t>
      </w:r>
      <w:r w:rsidRPr="008165D6">
        <w:rPr>
          <w:rFonts w:eastAsia="Times New Roman"/>
          <w:spacing w:val="-2"/>
          <w:lang w:eastAsia="hi-IN" w:bidi="hi-IN"/>
        </w:rPr>
        <w:t>prestará los servicios, de acuerdo con los pliegos, especificaciones técnicas, términos de referencia e instrucciones(</w:t>
      </w:r>
      <w:r w:rsidRPr="008165D6">
        <w:rPr>
          <w:rFonts w:eastAsia="Times New Roman"/>
          <w:i/>
          <w:spacing w:val="-2"/>
          <w:lang w:eastAsia="hi-IN" w:bidi="hi-IN"/>
        </w:rPr>
        <w:t>servicios</w:t>
      </w:r>
      <w:r w:rsidRPr="008165D6">
        <w:rPr>
          <w:rFonts w:eastAsia="Times New Roman"/>
          <w:spacing w:val="-2"/>
          <w:lang w:eastAsia="hi-IN" w:bidi="hi-IN"/>
        </w:rPr>
        <w:t>); en el plazo y por los precios indicados en el Formulario de Oferta; que al presentar esta oferta, ha considerado todos los costos obligatorios que debe y deberá asumir en la ejecución contractual, especialmente aquellos relacionados con obligaciones sociales, laborales, de seguridad social, ambientales y tributarias vigentes.</w:t>
      </w:r>
    </w:p>
    <w:p w14:paraId="0267F28A" w14:textId="77777777" w:rsidR="00BE6FAC" w:rsidRPr="008165D6" w:rsidRDefault="00BE6FAC" w:rsidP="00BE6FAC">
      <w:pPr>
        <w:tabs>
          <w:tab w:val="left" w:pos="0"/>
          <w:tab w:val="left" w:pos="2205"/>
          <w:tab w:val="left" w:pos="3929"/>
        </w:tabs>
        <w:jc w:val="both"/>
        <w:rPr>
          <w:rFonts w:eastAsia="Times New Roman"/>
          <w:lang w:eastAsia="hi-IN" w:bidi="hi-IN"/>
        </w:rPr>
      </w:pPr>
    </w:p>
    <w:p w14:paraId="68D054D3" w14:textId="77777777" w:rsidR="00BE6FAC" w:rsidRPr="008165D6" w:rsidRDefault="00BE6FAC" w:rsidP="00BE6FAC">
      <w:pPr>
        <w:widowControl/>
        <w:numPr>
          <w:ilvl w:val="0"/>
          <w:numId w:val="53"/>
        </w:numPr>
        <w:tabs>
          <w:tab w:val="left" w:pos="0"/>
          <w:tab w:val="left" w:pos="2205"/>
          <w:tab w:val="left" w:pos="3929"/>
        </w:tabs>
        <w:spacing w:line="276" w:lineRule="auto"/>
        <w:jc w:val="both"/>
        <w:rPr>
          <w:rFonts w:eastAsia="Times New Roman"/>
          <w:color w:val="000000"/>
          <w:spacing w:val="-2"/>
          <w:lang w:val="es-ES" w:eastAsia="hi-IN" w:bidi="hi-IN"/>
        </w:rPr>
      </w:pPr>
      <w:r w:rsidRPr="008165D6">
        <w:rPr>
          <w:rFonts w:eastAsia="Times New Roman"/>
          <w:color w:val="000000"/>
          <w:spacing w:val="-2"/>
          <w:lang w:val="es-ES" w:eastAsia="hi-IN" w:bidi="hi-IN"/>
        </w:rPr>
        <w:t>Bajo juramento declara expresamente que no ha ofrecido, ofrece u ofrecerá, y no ha efectuado o efectuará ningún pago, préstamo o servicio ilegítimo o prohibido por la ley; entretenimiento, viajes u obsequios, a ningún funcionario o trabajador de la entidad contratante que hubiera tenido o tenga que ver con el presente procedimiento de contratación en sus etapas de planificación, programación, selección, contratación o ejecución, incluyéndose preparación del pliego, aprobación de documentos, calificación de ofertas, selección de contratistas, adjudicación o declaratoria de procedimiento desierto, recepción de productos o servicios, administración o supervisión de contratos o cualquier otra intervención o decisión en la fase precontractual o contractual.</w:t>
      </w:r>
    </w:p>
    <w:p w14:paraId="1B530171" w14:textId="77777777" w:rsidR="00BE6FAC" w:rsidRPr="008165D6" w:rsidRDefault="00BE6FAC" w:rsidP="00BE6FAC">
      <w:pPr>
        <w:tabs>
          <w:tab w:val="left" w:pos="0"/>
          <w:tab w:val="left" w:pos="2205"/>
          <w:tab w:val="left" w:pos="3929"/>
        </w:tabs>
        <w:jc w:val="both"/>
        <w:rPr>
          <w:rFonts w:eastAsia="Times New Roman"/>
          <w:color w:val="000000"/>
          <w:lang w:eastAsia="hi-IN" w:bidi="hi-IN"/>
        </w:rPr>
      </w:pPr>
    </w:p>
    <w:p w14:paraId="5A6B0DE9" w14:textId="77777777" w:rsidR="00BE6FAC" w:rsidRPr="008165D6" w:rsidRDefault="00BE6FAC" w:rsidP="00BE6FAC">
      <w:pPr>
        <w:widowControl/>
        <w:numPr>
          <w:ilvl w:val="0"/>
          <w:numId w:val="53"/>
        </w:numPr>
        <w:tabs>
          <w:tab w:val="left" w:pos="0"/>
          <w:tab w:val="left" w:pos="2205"/>
          <w:tab w:val="left" w:pos="3929"/>
        </w:tabs>
        <w:spacing w:line="276" w:lineRule="auto"/>
        <w:jc w:val="both"/>
        <w:rPr>
          <w:rFonts w:eastAsia="Times New Roman"/>
          <w:color w:val="000000"/>
          <w:spacing w:val="-2"/>
          <w:lang w:eastAsia="hi-IN" w:bidi="hi-IN"/>
        </w:rPr>
      </w:pPr>
      <w:r w:rsidRPr="008165D6">
        <w:rPr>
          <w:rFonts w:eastAsia="Times New Roman"/>
          <w:color w:val="000000"/>
          <w:spacing w:val="-2"/>
          <w:lang w:eastAsia="hi-IN" w:bidi="hi-IN"/>
        </w:rPr>
        <w:t xml:space="preserve">Acepta que en el caso de que se comprobare una violación a los compromisos establecidos en el presente formulario, la Entidad Contratante le descalifique como oferente, o dé por terminado en forma inmediata el contrato, observando el debido proceso, para lo cual se allana a responder por los daños y perjuicios que tales violaciones hayan ocasionado. </w:t>
      </w:r>
    </w:p>
    <w:p w14:paraId="580196E2" w14:textId="77777777" w:rsidR="00BE6FAC" w:rsidRPr="008165D6" w:rsidRDefault="00BE6FAC" w:rsidP="00BE6FAC">
      <w:pPr>
        <w:pStyle w:val="Prrafodelista"/>
        <w:spacing w:line="276" w:lineRule="auto"/>
        <w:rPr>
          <w:color w:val="000000"/>
          <w:spacing w:val="-2"/>
        </w:rPr>
      </w:pPr>
    </w:p>
    <w:p w14:paraId="500643E0" w14:textId="77777777" w:rsidR="00BE6FAC" w:rsidRPr="008165D6" w:rsidRDefault="00BE6FAC" w:rsidP="00BE6FAC">
      <w:pPr>
        <w:widowControl/>
        <w:numPr>
          <w:ilvl w:val="0"/>
          <w:numId w:val="53"/>
        </w:numPr>
        <w:tabs>
          <w:tab w:val="left" w:pos="0"/>
          <w:tab w:val="left" w:pos="2205"/>
          <w:tab w:val="left" w:pos="3929"/>
        </w:tabs>
        <w:spacing w:line="276" w:lineRule="auto"/>
        <w:jc w:val="both"/>
        <w:rPr>
          <w:rFonts w:eastAsia="Times New Roman"/>
          <w:color w:val="000000"/>
          <w:spacing w:val="-2"/>
          <w:lang w:eastAsia="hi-IN" w:bidi="hi-IN"/>
        </w:rPr>
      </w:pPr>
      <w:r w:rsidRPr="008165D6">
        <w:rPr>
          <w:rFonts w:eastAsia="Times New Roman"/>
          <w:color w:val="000000"/>
          <w:spacing w:val="-2"/>
          <w:lang w:eastAsia="hi-IN" w:bidi="hi-IN"/>
        </w:rPr>
        <w:t>Declara que se obliga a guardar absoluta reserva de la información confiada y a la que pueda tener acceso durante las visitas previas a la valoración de la oferta y en virtud del desarrollo y cumplimiento del contrato en caso de resultar adjudicatario, así como acepta que la inobservancia de lo manifestado dará lugar a que la entidad contratante ejerza las acciones legales según la legislación ecuatoriana vigente.</w:t>
      </w:r>
    </w:p>
    <w:p w14:paraId="1B66D82C" w14:textId="77777777" w:rsidR="00BE6FAC" w:rsidRPr="008165D6" w:rsidRDefault="00BE6FAC" w:rsidP="00BE6FAC">
      <w:pPr>
        <w:tabs>
          <w:tab w:val="left" w:pos="0"/>
          <w:tab w:val="left" w:pos="2205"/>
          <w:tab w:val="left" w:pos="3929"/>
        </w:tabs>
        <w:jc w:val="both"/>
        <w:rPr>
          <w:rFonts w:eastAsia="Times New Roman"/>
          <w:color w:val="000000"/>
          <w:lang w:eastAsia="hi-IN" w:bidi="hi-IN"/>
        </w:rPr>
      </w:pPr>
    </w:p>
    <w:p w14:paraId="537FC3C2" w14:textId="77777777" w:rsidR="00BE6FAC" w:rsidRPr="008165D6" w:rsidRDefault="00BE6FAC" w:rsidP="00BE6FAC">
      <w:pPr>
        <w:widowControl/>
        <w:numPr>
          <w:ilvl w:val="0"/>
          <w:numId w:val="53"/>
        </w:numPr>
        <w:tabs>
          <w:tab w:val="left" w:pos="0"/>
          <w:tab w:val="left" w:pos="2205"/>
          <w:tab w:val="left" w:pos="3929"/>
        </w:tabs>
        <w:spacing w:line="276" w:lineRule="auto"/>
        <w:jc w:val="both"/>
        <w:rPr>
          <w:rFonts w:eastAsia="Times New Roman"/>
          <w:spacing w:val="-2"/>
          <w:lang w:eastAsia="hi-IN" w:bidi="hi-IN"/>
        </w:rPr>
      </w:pPr>
      <w:r w:rsidRPr="008165D6">
        <w:rPr>
          <w:rFonts w:eastAsia="Times New Roman"/>
          <w:spacing w:val="-2"/>
          <w:lang w:eastAsia="hi-IN" w:bidi="hi-IN"/>
        </w:rPr>
        <w:t xml:space="preserve">Conoce las condiciones de la contratación, ha estudiado las especificaciones técnicas, términos de referencia y demás información del pliego, las aclaraciones y </w:t>
      </w:r>
      <w:r w:rsidRPr="008165D6">
        <w:rPr>
          <w:rFonts w:eastAsia="Times New Roman"/>
          <w:spacing w:val="-2"/>
          <w:lang w:eastAsia="hi-IN" w:bidi="hi-IN"/>
        </w:rPr>
        <w:lastRenderedPageBreak/>
        <w:t xml:space="preserve">respuestas realizadas en el proceso, y </w:t>
      </w:r>
      <w:proofErr w:type="gramStart"/>
      <w:r w:rsidRPr="008165D6">
        <w:rPr>
          <w:rFonts w:eastAsia="Times New Roman"/>
          <w:spacing w:val="-2"/>
          <w:lang w:eastAsia="hi-IN" w:bidi="hi-IN"/>
        </w:rPr>
        <w:t>en  esa</w:t>
      </w:r>
      <w:proofErr w:type="gramEnd"/>
      <w:r w:rsidRPr="008165D6">
        <w:rPr>
          <w:rFonts w:eastAsia="Times New Roman"/>
          <w:spacing w:val="-2"/>
          <w:lang w:eastAsia="hi-IN" w:bidi="hi-IN"/>
        </w:rPr>
        <w:t xml:space="preserve"> medida renuncia a cualquier reclamo posterior, aduciendo desconocimiento por estas causas.</w:t>
      </w:r>
    </w:p>
    <w:p w14:paraId="6785D705" w14:textId="77777777" w:rsidR="00BE6FAC" w:rsidRPr="008165D6" w:rsidRDefault="00BE6FAC" w:rsidP="00BE6FAC">
      <w:pPr>
        <w:tabs>
          <w:tab w:val="left" w:pos="0"/>
          <w:tab w:val="left" w:pos="2205"/>
          <w:tab w:val="left" w:pos="3929"/>
        </w:tabs>
        <w:jc w:val="both"/>
        <w:rPr>
          <w:rFonts w:eastAsia="Times New Roman"/>
          <w:lang w:eastAsia="hi-IN" w:bidi="hi-IN"/>
        </w:rPr>
      </w:pPr>
    </w:p>
    <w:p w14:paraId="1496CA17" w14:textId="77777777" w:rsidR="00BE6FAC" w:rsidRPr="008165D6" w:rsidRDefault="00BE6FAC" w:rsidP="00BE6FAC">
      <w:pPr>
        <w:widowControl/>
        <w:numPr>
          <w:ilvl w:val="0"/>
          <w:numId w:val="53"/>
        </w:numPr>
        <w:tabs>
          <w:tab w:val="left" w:pos="0"/>
          <w:tab w:val="left" w:pos="2205"/>
          <w:tab w:val="left" w:pos="3929"/>
        </w:tabs>
        <w:spacing w:line="276" w:lineRule="auto"/>
        <w:jc w:val="both"/>
        <w:rPr>
          <w:rFonts w:eastAsia="Times New Roman"/>
          <w:spacing w:val="-2"/>
          <w:lang w:eastAsia="hi-IN" w:bidi="hi-IN"/>
        </w:rPr>
      </w:pPr>
      <w:r w:rsidRPr="008165D6">
        <w:rPr>
          <w:rFonts w:eastAsia="Times New Roman"/>
          <w:spacing w:val="-2"/>
          <w:lang w:eastAsia="hi-IN" w:bidi="hi-IN"/>
        </w:rPr>
        <w:t xml:space="preserve">Entiende que las cantidades indicadas en el Formulario de Oferta para esta contratación son exactas y, por </w:t>
      </w:r>
      <w:proofErr w:type="gramStart"/>
      <w:r w:rsidRPr="008165D6">
        <w:rPr>
          <w:rFonts w:eastAsia="Times New Roman"/>
          <w:spacing w:val="-2"/>
          <w:lang w:eastAsia="hi-IN" w:bidi="hi-IN"/>
        </w:rPr>
        <w:t>tanto</w:t>
      </w:r>
      <w:proofErr w:type="gramEnd"/>
      <w:r w:rsidRPr="008165D6">
        <w:rPr>
          <w:rFonts w:eastAsia="Times New Roman"/>
          <w:spacing w:val="-2"/>
          <w:lang w:eastAsia="hi-IN" w:bidi="hi-IN"/>
        </w:rPr>
        <w:t xml:space="preserve"> no podrán variar por ningún concepto.</w:t>
      </w:r>
    </w:p>
    <w:p w14:paraId="77D37DB6" w14:textId="77777777" w:rsidR="00BE6FAC" w:rsidRPr="008165D6" w:rsidRDefault="00BE6FAC" w:rsidP="00BE6FAC">
      <w:pPr>
        <w:pStyle w:val="Prrafodelista"/>
        <w:spacing w:line="276" w:lineRule="auto"/>
        <w:rPr>
          <w:spacing w:val="-2"/>
        </w:rPr>
      </w:pPr>
    </w:p>
    <w:p w14:paraId="078AB983" w14:textId="77777777" w:rsidR="00BE6FAC" w:rsidRPr="008165D6" w:rsidRDefault="00BE6FAC" w:rsidP="00BE6FAC">
      <w:pPr>
        <w:widowControl/>
        <w:numPr>
          <w:ilvl w:val="0"/>
          <w:numId w:val="53"/>
        </w:numPr>
        <w:tabs>
          <w:tab w:val="left" w:pos="0"/>
          <w:tab w:val="left" w:pos="2205"/>
          <w:tab w:val="left" w:pos="3929"/>
        </w:tabs>
        <w:spacing w:line="276" w:lineRule="auto"/>
        <w:jc w:val="both"/>
        <w:rPr>
          <w:rFonts w:eastAsia="Times New Roman"/>
          <w:color w:val="FF0000"/>
          <w:lang w:eastAsia="hi-IN" w:bidi="hi-IN"/>
        </w:rPr>
      </w:pPr>
      <w:r w:rsidRPr="008165D6">
        <w:rPr>
          <w:rFonts w:eastAsia="Times New Roman"/>
          <w:spacing w:val="-2"/>
          <w:lang w:eastAsia="hi-IN" w:bidi="hi-IN"/>
        </w:rPr>
        <w:t xml:space="preserve"> De resultar adjudicatario, manifiesta que suscribirá el contrato comprometiéndose a ejecutar el suministro o prestar el servicio sobre la base de las cantidades, especificaciones técnicas, términos de referencia y condiciones, las mismas que declara conocer; y en tal virtud, no podrá aducir error, falencia o cualquier inconformidad, como causal para solicitar ampliación del plazo.</w:t>
      </w:r>
    </w:p>
    <w:p w14:paraId="6FFB9CF2" w14:textId="77777777" w:rsidR="00BE6FAC" w:rsidRPr="008165D6" w:rsidRDefault="00BE6FAC" w:rsidP="00BE6FAC">
      <w:pPr>
        <w:tabs>
          <w:tab w:val="left" w:pos="0"/>
          <w:tab w:val="left" w:pos="2205"/>
          <w:tab w:val="left" w:pos="3929"/>
        </w:tabs>
        <w:jc w:val="both"/>
        <w:rPr>
          <w:rFonts w:eastAsia="Times New Roman"/>
          <w:lang w:eastAsia="hi-IN" w:bidi="hi-IN"/>
        </w:rPr>
      </w:pPr>
    </w:p>
    <w:p w14:paraId="22C0DF42" w14:textId="77777777" w:rsidR="00BE6FAC" w:rsidRPr="008165D6" w:rsidRDefault="00BE6FAC" w:rsidP="00BE6FAC">
      <w:pPr>
        <w:widowControl/>
        <w:numPr>
          <w:ilvl w:val="0"/>
          <w:numId w:val="53"/>
        </w:numPr>
        <w:tabs>
          <w:tab w:val="left" w:pos="0"/>
          <w:tab w:val="left" w:pos="2205"/>
          <w:tab w:val="left" w:pos="3929"/>
        </w:tabs>
        <w:spacing w:line="276" w:lineRule="auto"/>
        <w:jc w:val="both"/>
        <w:rPr>
          <w:rFonts w:eastAsia="Times New Roman"/>
          <w:spacing w:val="-2"/>
          <w:lang w:eastAsia="hi-IN" w:bidi="hi-IN"/>
        </w:rPr>
      </w:pPr>
      <w:r w:rsidRPr="008165D6">
        <w:rPr>
          <w:rFonts w:eastAsia="Times New Roman"/>
          <w:spacing w:val="-2"/>
          <w:lang w:eastAsia="hi-IN" w:bidi="hi-IN"/>
        </w:rPr>
        <w:t>Conoce y acepta que la entidad contratante se reserva el derecho de adjudicar el contrato, cancelar o declarar desierto el procedimiento, si conviniere a los intereses nacionales o institucionales, sin que dicha decisión cause ningún tipo de reparación o indemnización a su favor.</w:t>
      </w:r>
    </w:p>
    <w:p w14:paraId="5C41BDD1" w14:textId="77777777" w:rsidR="00BE6FAC" w:rsidRPr="008165D6" w:rsidRDefault="00BE6FAC" w:rsidP="00BE6FAC">
      <w:pPr>
        <w:tabs>
          <w:tab w:val="left" w:pos="0"/>
          <w:tab w:val="left" w:pos="2205"/>
          <w:tab w:val="left" w:pos="3929"/>
        </w:tabs>
        <w:jc w:val="both"/>
        <w:rPr>
          <w:rFonts w:eastAsia="Times New Roman"/>
          <w:lang w:eastAsia="hi-IN" w:bidi="hi-IN"/>
        </w:rPr>
      </w:pPr>
    </w:p>
    <w:p w14:paraId="611BE8C5" w14:textId="77777777" w:rsidR="00BE6FAC" w:rsidRPr="008165D6" w:rsidRDefault="00BE6FAC" w:rsidP="00BE6FAC">
      <w:pPr>
        <w:widowControl/>
        <w:numPr>
          <w:ilvl w:val="0"/>
          <w:numId w:val="53"/>
        </w:numPr>
        <w:tabs>
          <w:tab w:val="left" w:pos="0"/>
          <w:tab w:val="left" w:pos="2205"/>
          <w:tab w:val="left" w:pos="3929"/>
        </w:tabs>
        <w:spacing w:line="276" w:lineRule="auto"/>
        <w:jc w:val="both"/>
        <w:rPr>
          <w:spacing w:val="-2"/>
        </w:rPr>
      </w:pPr>
      <w:r w:rsidRPr="008165D6">
        <w:rPr>
          <w:rFonts w:eastAsia="Times New Roman"/>
          <w:spacing w:val="-2"/>
          <w:lang w:eastAsia="hi-IN" w:bidi="hi-IN"/>
        </w:rPr>
        <w:t xml:space="preserve">Se somete a las disposiciones de la Ley Orgánica del Sistema Nacional de Contratación Pública, de su Reglamento General, de la normativa que expida el Servicio Nacional de Contratación Pública y demás normativa que le sea aplicable. </w:t>
      </w:r>
    </w:p>
    <w:p w14:paraId="06BDB259" w14:textId="77777777" w:rsidR="00BE6FAC" w:rsidRPr="008165D6" w:rsidRDefault="00BE6FAC" w:rsidP="00BE6FAC">
      <w:pPr>
        <w:tabs>
          <w:tab w:val="left" w:pos="0"/>
          <w:tab w:val="left" w:pos="2205"/>
          <w:tab w:val="left" w:pos="3929"/>
        </w:tabs>
        <w:ind w:left="720"/>
        <w:jc w:val="both"/>
        <w:rPr>
          <w:spacing w:val="-2"/>
        </w:rPr>
      </w:pPr>
    </w:p>
    <w:p w14:paraId="366FBF93" w14:textId="77777777" w:rsidR="00BE6FAC" w:rsidRPr="008165D6" w:rsidRDefault="00BE6FAC" w:rsidP="00BE6FAC">
      <w:pPr>
        <w:widowControl/>
        <w:numPr>
          <w:ilvl w:val="0"/>
          <w:numId w:val="53"/>
        </w:numPr>
        <w:tabs>
          <w:tab w:val="left" w:pos="0"/>
          <w:tab w:val="left" w:pos="2205"/>
          <w:tab w:val="left" w:pos="3929"/>
        </w:tabs>
        <w:spacing w:line="276" w:lineRule="auto"/>
        <w:jc w:val="both"/>
        <w:rPr>
          <w:spacing w:val="-2"/>
        </w:rPr>
      </w:pPr>
      <w:r w:rsidRPr="008165D6">
        <w:rPr>
          <w:spacing w:val="-2"/>
        </w:rPr>
        <w:t>Garantiza la veracidad y exactitud de la información y documentación proporcionada; así como de las declaraciones realizadas para el presente procedimiento de contratación, inclusive aquellas respecto de la calidad de productor nacional; contenidas en los documentos de la oferta, formularios y otros anexos. De igual forma garantiza la veracidad y exactitud de la información que como proveedor consta en el Registro Único de Proveedores, al tiempo que autoriza al Servicio Nacional de Contratación Pública y a la entidad contratante a efectuar averiguaciones para comprobar u obtener aclaraciones e información adicional sobre las condiciones técnicas, económicas y legales del oferente. Acepta que, en caso de que la entidad contratante o el Servicio Nacional de Contratación Pública comprobaren administrativamente que el oferente o contratista hubiere alterado o faltado a la verdad sobre la documentación o información que conforma su oferta, dicha falsedad será causal para descalificarlo del procedimiento de contratación, declararlo adjudicatario fallido, contratista incumplido y/o en su defecto se apliquen las sanciones previstas en el artículo 106 de la Ley Orgánica del Sistema Nacional de Contratación Pública, según corresponda; sin perjuicio de las acciones legales a que hubiera lugar.</w:t>
      </w:r>
    </w:p>
    <w:p w14:paraId="78152990" w14:textId="77777777" w:rsidR="00BE6FAC" w:rsidRPr="008165D6" w:rsidRDefault="00BE6FAC" w:rsidP="00BE6FAC">
      <w:pPr>
        <w:ind w:left="720"/>
        <w:rPr>
          <w:rFonts w:eastAsia="Times New Roman"/>
          <w:spacing w:val="-2"/>
          <w:lang w:eastAsia="hi-IN" w:bidi="hi-IN"/>
        </w:rPr>
      </w:pPr>
    </w:p>
    <w:p w14:paraId="5EE87E3C" w14:textId="77777777" w:rsidR="00BE6FAC" w:rsidRDefault="00BE6FAC" w:rsidP="00BE6FAC">
      <w:pPr>
        <w:widowControl/>
        <w:numPr>
          <w:ilvl w:val="0"/>
          <w:numId w:val="53"/>
        </w:numPr>
        <w:tabs>
          <w:tab w:val="clear" w:pos="720"/>
          <w:tab w:val="num" w:pos="-709"/>
          <w:tab w:val="left" w:pos="709"/>
          <w:tab w:val="left" w:pos="2205"/>
          <w:tab w:val="left" w:pos="3929"/>
        </w:tabs>
        <w:spacing w:line="276" w:lineRule="auto"/>
        <w:ind w:left="709" w:hanging="425"/>
        <w:jc w:val="both"/>
        <w:rPr>
          <w:rFonts w:eastAsia="Times New Roman"/>
          <w:spacing w:val="-2"/>
          <w:lang w:eastAsia="hi-IN" w:bidi="hi-IN"/>
        </w:rPr>
      </w:pPr>
      <w:r w:rsidRPr="008165D6">
        <w:rPr>
          <w:rFonts w:eastAsia="Times New Roman"/>
          <w:spacing w:val="-2"/>
          <w:lang w:eastAsia="hi-IN" w:bidi="hi-IN"/>
        </w:rPr>
        <w:t>No contratará a personas menores de edad para realizar actividad alguna durante la ejecución contractual; y que, en caso de que las autoridades del ramo determinaren o descubrieren tal práctica, se someterán y aceptarán las sanciones que de tal práctica puedan derivarse, incluso la terminación unilateral y anticipada del contrato, con las consecuencias legales y reglamentarias pertinentes.</w:t>
      </w:r>
    </w:p>
    <w:p w14:paraId="183FA6A1" w14:textId="77777777" w:rsidR="00BE6FAC" w:rsidRPr="00AA43DC" w:rsidRDefault="00BE6FAC" w:rsidP="00BE6FAC">
      <w:pPr>
        <w:tabs>
          <w:tab w:val="left" w:pos="709"/>
          <w:tab w:val="left" w:pos="2205"/>
          <w:tab w:val="left" w:pos="3929"/>
        </w:tabs>
        <w:jc w:val="both"/>
        <w:rPr>
          <w:rFonts w:eastAsia="Times New Roman"/>
          <w:spacing w:val="-2"/>
          <w:lang w:eastAsia="hi-IN" w:bidi="hi-IN"/>
        </w:rPr>
      </w:pPr>
    </w:p>
    <w:p w14:paraId="5CE8385E" w14:textId="77777777" w:rsidR="00BE6FAC" w:rsidRDefault="00BE6FAC" w:rsidP="00BE6FAC">
      <w:pPr>
        <w:widowControl/>
        <w:numPr>
          <w:ilvl w:val="0"/>
          <w:numId w:val="53"/>
        </w:numPr>
        <w:suppressAutoHyphens w:val="0"/>
        <w:jc w:val="both"/>
        <w:rPr>
          <w:rFonts w:eastAsia="Times New Roman"/>
          <w:spacing w:val="-2"/>
          <w:lang w:eastAsia="hi-IN" w:bidi="hi-IN"/>
        </w:rPr>
      </w:pPr>
      <w:r w:rsidRPr="00AA43DC">
        <w:rPr>
          <w:rFonts w:eastAsia="Times New Roman"/>
          <w:spacing w:val="-2"/>
          <w:lang w:eastAsia="hi-IN" w:bidi="hi-IN"/>
        </w:rPr>
        <w:t>Declaro que, en calidad de oferente, no me encuentro incurso en las inhabilidades generales y especiales para contratar, establecidas en el artículo 153 de la Constitución de la República del Ecuador, letra j) del artículo 24 de la Ley Orgánica del Servicio Público, artículos 62 y 63 de la Ley Orgánica del Sistema Nacional de Contratación Pública, artículo 252 de su Reglamento General; y, demás normativa aplicable</w:t>
      </w:r>
      <w:r w:rsidRPr="003445E5">
        <w:rPr>
          <w:rFonts w:eastAsia="Times New Roman"/>
          <w:spacing w:val="-2"/>
          <w:lang w:eastAsia="hi-IN" w:bidi="hi-IN"/>
        </w:rPr>
        <w:t>.</w:t>
      </w:r>
    </w:p>
    <w:p w14:paraId="53C74BBC" w14:textId="77777777" w:rsidR="00BE6FAC" w:rsidRDefault="00BE6FAC" w:rsidP="00BE6FAC">
      <w:pPr>
        <w:tabs>
          <w:tab w:val="left" w:pos="2205"/>
          <w:tab w:val="left" w:pos="3929"/>
        </w:tabs>
        <w:ind w:left="720"/>
        <w:jc w:val="both"/>
        <w:rPr>
          <w:rFonts w:eastAsia="Times New Roman"/>
          <w:spacing w:val="-2"/>
          <w:lang w:eastAsia="hi-IN" w:bidi="hi-IN"/>
        </w:rPr>
      </w:pPr>
    </w:p>
    <w:p w14:paraId="1FB1401E" w14:textId="77777777" w:rsidR="00BE6FAC" w:rsidRPr="00AA43DC" w:rsidRDefault="00BE6FAC" w:rsidP="00BE6FAC">
      <w:pPr>
        <w:tabs>
          <w:tab w:val="left" w:pos="2205"/>
          <w:tab w:val="left" w:pos="3929"/>
        </w:tabs>
        <w:ind w:left="720"/>
        <w:jc w:val="both"/>
        <w:rPr>
          <w:rFonts w:eastAsia="Times New Roman"/>
          <w:spacing w:val="-2"/>
          <w:lang w:eastAsia="hi-IN" w:bidi="hi-IN"/>
        </w:rPr>
      </w:pPr>
      <w:r w:rsidRPr="00AA43DC">
        <w:rPr>
          <w:rFonts w:eastAsia="Times New Roman"/>
          <w:spacing w:val="-2"/>
          <w:lang w:eastAsia="hi-IN" w:bidi="hi-IN"/>
        </w:rPr>
        <w:t>Adicionalmente, tratándose de una persona jurídica, declaro que los socios, accionistas o partícipes mayoritarios de la persona jurídica a la que represento, es decir, quienes posean el 51% o más de acciones o participaciones, no se encuentran incursos en las inhabilidades mencionadas.</w:t>
      </w:r>
    </w:p>
    <w:p w14:paraId="6DF58A0D" w14:textId="77777777" w:rsidR="00BE6FAC" w:rsidRDefault="00BE6FAC" w:rsidP="00BE6FAC">
      <w:pPr>
        <w:pStyle w:val="Prrafodelista"/>
        <w:rPr>
          <w:rFonts w:eastAsia="Lucida Sans Unicode"/>
          <w:color w:val="000000"/>
          <w:spacing w:val="-3"/>
          <w:kern w:val="2"/>
        </w:rPr>
      </w:pPr>
    </w:p>
    <w:p w14:paraId="7FBDF5AD" w14:textId="77777777" w:rsidR="00BE6FAC" w:rsidRPr="004B7A15" w:rsidRDefault="00BE6FAC" w:rsidP="00BE6FAC">
      <w:pPr>
        <w:widowControl/>
        <w:numPr>
          <w:ilvl w:val="0"/>
          <w:numId w:val="53"/>
        </w:numPr>
        <w:tabs>
          <w:tab w:val="left" w:pos="2205"/>
          <w:tab w:val="left" w:pos="3929"/>
        </w:tabs>
        <w:spacing w:line="276" w:lineRule="auto"/>
        <w:jc w:val="both"/>
        <w:rPr>
          <w:rFonts w:eastAsia="Times New Roman"/>
          <w:spacing w:val="-2"/>
          <w:lang w:eastAsia="hi-IN" w:bidi="hi-IN"/>
        </w:rPr>
      </w:pPr>
      <w:r w:rsidRPr="001917B5">
        <w:rPr>
          <w:rFonts w:eastAsia="Lucida Sans Unicode"/>
          <w:color w:val="000000"/>
          <w:spacing w:val="-3"/>
          <w:kern w:val="2"/>
        </w:rPr>
        <w:t xml:space="preserve">Autoriza a la entidad contratante y/o al Servicio Nacional de Contratación Pública, </w:t>
      </w:r>
      <w:proofErr w:type="gramStart"/>
      <w:r w:rsidRPr="001917B5">
        <w:rPr>
          <w:rFonts w:eastAsia="Lucida Sans Unicode"/>
          <w:color w:val="000000"/>
          <w:spacing w:val="-3"/>
          <w:kern w:val="2"/>
        </w:rPr>
        <w:t>el  levantamiento</w:t>
      </w:r>
      <w:proofErr w:type="gramEnd"/>
      <w:r w:rsidRPr="001917B5">
        <w:rPr>
          <w:rFonts w:eastAsia="Lucida Sans Unicode"/>
          <w:color w:val="000000"/>
          <w:spacing w:val="-3"/>
          <w:kern w:val="2"/>
        </w:rPr>
        <w:t xml:space="preserve">  </w:t>
      </w:r>
      <w:proofErr w:type="gramStart"/>
      <w:r w:rsidRPr="001917B5">
        <w:rPr>
          <w:rFonts w:eastAsia="Lucida Sans Unicode"/>
          <w:color w:val="000000"/>
          <w:spacing w:val="-3"/>
          <w:kern w:val="2"/>
        </w:rPr>
        <w:t>del  sigilo</w:t>
      </w:r>
      <w:proofErr w:type="gramEnd"/>
      <w:r w:rsidRPr="001917B5">
        <w:rPr>
          <w:rFonts w:eastAsia="Lucida Sans Unicode"/>
          <w:color w:val="000000"/>
          <w:spacing w:val="-3"/>
          <w:kern w:val="2"/>
        </w:rPr>
        <w:t xml:space="preserve">  </w:t>
      </w:r>
      <w:proofErr w:type="gramStart"/>
      <w:r w:rsidRPr="001917B5">
        <w:rPr>
          <w:rFonts w:eastAsia="Lucida Sans Unicode"/>
          <w:color w:val="000000"/>
          <w:spacing w:val="-3"/>
          <w:kern w:val="2"/>
        </w:rPr>
        <w:t>de  las</w:t>
      </w:r>
      <w:proofErr w:type="gramEnd"/>
      <w:r w:rsidRPr="001917B5">
        <w:rPr>
          <w:rFonts w:eastAsia="Lucida Sans Unicode"/>
          <w:color w:val="000000"/>
          <w:spacing w:val="-3"/>
          <w:kern w:val="2"/>
        </w:rPr>
        <w:t xml:space="preserve">  </w:t>
      </w:r>
      <w:proofErr w:type="gramStart"/>
      <w:r w:rsidRPr="001917B5">
        <w:rPr>
          <w:rFonts w:eastAsia="Lucida Sans Unicode"/>
          <w:color w:val="000000"/>
          <w:spacing w:val="-3"/>
          <w:kern w:val="2"/>
        </w:rPr>
        <w:t>cuentas  bancarias</w:t>
      </w:r>
      <w:proofErr w:type="gramEnd"/>
      <w:r w:rsidRPr="001917B5">
        <w:rPr>
          <w:rFonts w:eastAsia="Lucida Sans Unicode"/>
          <w:color w:val="000000"/>
          <w:spacing w:val="-3"/>
          <w:kern w:val="2"/>
        </w:rPr>
        <w:t xml:space="preserve">  </w:t>
      </w:r>
      <w:proofErr w:type="gramStart"/>
      <w:r w:rsidRPr="001917B5">
        <w:rPr>
          <w:rFonts w:eastAsia="Lucida Sans Unicode"/>
          <w:color w:val="000000"/>
          <w:spacing w:val="-3"/>
          <w:kern w:val="2"/>
        </w:rPr>
        <w:t>que  se</w:t>
      </w:r>
      <w:proofErr w:type="gramEnd"/>
      <w:r w:rsidRPr="001917B5">
        <w:rPr>
          <w:rFonts w:eastAsia="Lucida Sans Unicode"/>
          <w:color w:val="000000"/>
          <w:spacing w:val="-3"/>
          <w:kern w:val="2"/>
        </w:rPr>
        <w:t xml:space="preserve">  </w:t>
      </w:r>
      <w:proofErr w:type="gramStart"/>
      <w:r w:rsidRPr="001917B5">
        <w:rPr>
          <w:rFonts w:eastAsia="Lucida Sans Unicode"/>
          <w:color w:val="000000"/>
          <w:spacing w:val="-3"/>
          <w:kern w:val="2"/>
        </w:rPr>
        <w:t>encuentran  a</w:t>
      </w:r>
      <w:proofErr w:type="gramEnd"/>
      <w:r w:rsidRPr="001917B5">
        <w:rPr>
          <w:rFonts w:eastAsia="Lucida Sans Unicode"/>
          <w:color w:val="000000"/>
          <w:spacing w:val="-3"/>
          <w:kern w:val="2"/>
        </w:rPr>
        <w:t xml:space="preserve">  nombre del oferente y a nombre de las personas naturales o jurídicas a las que representa, durante las fases de ejecución del contrato y de evaluación </w:t>
      </w:r>
      <w:proofErr w:type="gramStart"/>
      <w:r w:rsidRPr="001917B5">
        <w:rPr>
          <w:rFonts w:eastAsia="Lucida Sans Unicode"/>
          <w:color w:val="000000"/>
          <w:spacing w:val="-3"/>
          <w:kern w:val="2"/>
        </w:rPr>
        <w:t>del mismo</w:t>
      </w:r>
      <w:proofErr w:type="gramEnd"/>
      <w:r w:rsidRPr="001917B5">
        <w:rPr>
          <w:rFonts w:eastAsia="Lucida Sans Unicode"/>
          <w:color w:val="000000"/>
          <w:spacing w:val="-3"/>
          <w:kern w:val="2"/>
        </w:rPr>
        <w:t>, dentro del procedimiento en el que participa con su oferta y mientras sea proveedor del Estado.</w:t>
      </w:r>
    </w:p>
    <w:p w14:paraId="3586EFD9" w14:textId="77777777" w:rsidR="00BE6FAC" w:rsidRDefault="00BE6FAC" w:rsidP="00BE6FAC">
      <w:pPr>
        <w:tabs>
          <w:tab w:val="left" w:pos="2205"/>
          <w:tab w:val="left" w:pos="3929"/>
        </w:tabs>
        <w:jc w:val="both"/>
        <w:rPr>
          <w:rFonts w:eastAsia="Times New Roman"/>
          <w:spacing w:val="-2"/>
          <w:lang w:eastAsia="hi-IN" w:bidi="hi-IN"/>
        </w:rPr>
      </w:pPr>
    </w:p>
    <w:p w14:paraId="14AC375E" w14:textId="77777777" w:rsidR="00BE6FAC" w:rsidRPr="00714D9D" w:rsidRDefault="00BE6FAC" w:rsidP="00BE6FAC">
      <w:pPr>
        <w:tabs>
          <w:tab w:val="left" w:pos="2205"/>
          <w:tab w:val="left" w:pos="3929"/>
        </w:tabs>
        <w:ind w:left="708"/>
        <w:jc w:val="both"/>
        <w:rPr>
          <w:rFonts w:eastAsia="Times New Roman"/>
          <w:spacing w:val="-2"/>
          <w:lang w:eastAsia="hi-IN" w:bidi="hi-IN"/>
        </w:rPr>
      </w:pPr>
      <w:r w:rsidRPr="004B7A15">
        <w:rPr>
          <w:rFonts w:eastAsia="Lucida Sans Unicode"/>
          <w:color w:val="000000"/>
          <w:spacing w:val="-3"/>
          <w:kern w:val="2"/>
        </w:rPr>
        <w:t xml:space="preserve">Adicionalmente, en virtud de lo dispuesto en la Disposición General Décima de la Ley Orgánica del Sistema Nacional de Contratación Pública, en concordancia con el artículo 61 de la Codificación y Actualización de Resoluciones emitidas por el SERCOP; las cuentas bancarias y sus movimientos, de todas las personas naturales o jurídicas que consten como socios o accionistas, en cualquier nivel de la estructura </w:t>
      </w:r>
      <w:proofErr w:type="spellStart"/>
      <w:r w:rsidRPr="004B7A15">
        <w:rPr>
          <w:rFonts w:eastAsia="Lucida Sans Unicode"/>
          <w:color w:val="000000"/>
          <w:spacing w:val="-3"/>
          <w:kern w:val="2"/>
        </w:rPr>
        <w:t>accionaria</w:t>
      </w:r>
      <w:proofErr w:type="spellEnd"/>
      <w:r w:rsidRPr="004B7A15">
        <w:rPr>
          <w:rFonts w:eastAsia="Lucida Sans Unicode"/>
          <w:color w:val="000000"/>
          <w:spacing w:val="-3"/>
          <w:kern w:val="2"/>
        </w:rPr>
        <w:t xml:space="preserve"> de una persona jurídica o consorcio oferente, cuando estén relacionadas con el flujo de los recursos públicos, no estarán sujetas a sigilo bancario, tributario, societario ni bursátil. Estarán sujetas a esta disposición, inclusive las personas declaradas como beneficiarios finales, o cualquier persona que se beneficie de transacciones bancarias en el flujo de los recursos públicos</w:t>
      </w:r>
      <w:r w:rsidRPr="00714D9D">
        <w:rPr>
          <w:rFonts w:eastAsia="Times New Roman"/>
          <w:spacing w:val="-2"/>
          <w:lang w:eastAsia="hi-IN" w:bidi="hi-IN"/>
        </w:rPr>
        <w:t>.</w:t>
      </w:r>
    </w:p>
    <w:p w14:paraId="2DD4DB54" w14:textId="77777777" w:rsidR="00BE6FAC" w:rsidRPr="00714D9D" w:rsidRDefault="00BE6FAC" w:rsidP="00BE6FAC">
      <w:pPr>
        <w:tabs>
          <w:tab w:val="left" w:pos="2205"/>
          <w:tab w:val="left" w:pos="3929"/>
        </w:tabs>
        <w:jc w:val="both"/>
        <w:rPr>
          <w:rFonts w:eastAsia="Times New Roman"/>
          <w:spacing w:val="-2"/>
          <w:lang w:eastAsia="hi-IN" w:bidi="hi-IN"/>
        </w:rPr>
      </w:pPr>
    </w:p>
    <w:p w14:paraId="59EEF89C" w14:textId="77777777" w:rsidR="00BE6FAC" w:rsidRPr="001917B5" w:rsidRDefault="00BE6FAC" w:rsidP="00BE6FAC">
      <w:pPr>
        <w:tabs>
          <w:tab w:val="left" w:pos="2205"/>
          <w:tab w:val="left" w:pos="3929"/>
        </w:tabs>
        <w:ind w:left="708"/>
        <w:jc w:val="both"/>
        <w:rPr>
          <w:rFonts w:eastAsia="Times New Roman"/>
          <w:spacing w:val="-2"/>
          <w:lang w:eastAsia="hi-IN" w:bidi="hi-IN"/>
        </w:rPr>
      </w:pPr>
      <w:r w:rsidRPr="00714D9D">
        <w:rPr>
          <w:rFonts w:eastAsia="Times New Roman"/>
          <w:spacing w:val="-2"/>
          <w:lang w:eastAsia="hi-IN" w:bidi="hi-IN"/>
        </w:rPr>
        <w:t>En consecuencia, los representantes legales de las personas jurídicas contratistas o subcontratistas del Estado, así como el procurador común de los compromisos de asociación o consorcio o de las asociaciones o consorcios constituidos, declararán la identidad de la persona natural que será el beneficiario final de los recursos públicos y/o quien ejerza el control de las cuentas bancarias relacionadas o inmersas en el flujo de los recursos públicos obtenidos como consecuencia del contrato respectivo.</w:t>
      </w:r>
    </w:p>
    <w:p w14:paraId="3FC4635F" w14:textId="77777777" w:rsidR="00BE6FAC" w:rsidRDefault="00BE6FAC" w:rsidP="00BE6FAC">
      <w:pPr>
        <w:pStyle w:val="Prrafodelista"/>
        <w:rPr>
          <w:spacing w:val="-2"/>
        </w:rPr>
      </w:pPr>
    </w:p>
    <w:p w14:paraId="6C250029" w14:textId="77777777" w:rsidR="00BE6FAC" w:rsidRPr="008165D6" w:rsidRDefault="00BE6FAC" w:rsidP="00BE6FAC">
      <w:pPr>
        <w:widowControl/>
        <w:numPr>
          <w:ilvl w:val="0"/>
          <w:numId w:val="53"/>
        </w:numPr>
        <w:tabs>
          <w:tab w:val="left" w:pos="2205"/>
          <w:tab w:val="left" w:pos="3929"/>
        </w:tabs>
        <w:spacing w:line="276" w:lineRule="auto"/>
        <w:jc w:val="both"/>
        <w:rPr>
          <w:rFonts w:eastAsia="Times New Roman"/>
          <w:spacing w:val="-2"/>
          <w:lang w:eastAsia="hi-IN" w:bidi="hi-IN"/>
        </w:rPr>
      </w:pPr>
      <w:r w:rsidRPr="008165D6">
        <w:rPr>
          <w:rFonts w:eastAsia="Times New Roman"/>
          <w:spacing w:val="-2"/>
          <w:lang w:eastAsia="hi-IN" w:bidi="hi-IN"/>
        </w:rPr>
        <w:t>Declaro que, en caso de ser una persona que ejerza una dignidad de elección popular o ejerza un cargo en calidad de servidor público, no utilizaré para el presente procedimiento de contratación pública de forma directa o indirecta fondos o recursos provenientes de bienes o capitales de cualquier naturaleza que se encuentren domiciliados en aquellos territorios considerados por la entidad competente como paraísos fiscales.</w:t>
      </w:r>
    </w:p>
    <w:p w14:paraId="62841E20" w14:textId="77777777" w:rsidR="00BE6FAC" w:rsidRPr="008165D6" w:rsidRDefault="00BE6FAC" w:rsidP="00BE6FAC">
      <w:pPr>
        <w:tabs>
          <w:tab w:val="left" w:pos="709"/>
          <w:tab w:val="left" w:pos="2205"/>
          <w:tab w:val="left" w:pos="3929"/>
        </w:tabs>
        <w:ind w:left="720"/>
        <w:jc w:val="both"/>
        <w:rPr>
          <w:rFonts w:eastAsia="Times New Roman"/>
          <w:spacing w:val="-2"/>
          <w:lang w:eastAsia="hi-IN" w:bidi="hi-IN"/>
        </w:rPr>
      </w:pPr>
    </w:p>
    <w:p w14:paraId="0184ADEF" w14:textId="77777777" w:rsidR="00BE6FAC" w:rsidRPr="008165D6" w:rsidRDefault="00BE6FAC" w:rsidP="00BE6FAC">
      <w:pPr>
        <w:tabs>
          <w:tab w:val="left" w:pos="709"/>
          <w:tab w:val="left" w:pos="2205"/>
          <w:tab w:val="left" w:pos="3929"/>
        </w:tabs>
        <w:ind w:left="720"/>
        <w:jc w:val="both"/>
        <w:rPr>
          <w:rFonts w:eastAsia="Times New Roman"/>
          <w:spacing w:val="-2"/>
          <w:lang w:eastAsia="hi-IN" w:bidi="hi-IN"/>
        </w:rPr>
      </w:pPr>
      <w:r w:rsidRPr="008165D6">
        <w:rPr>
          <w:rFonts w:eastAsia="Times New Roman"/>
          <w:spacing w:val="-2"/>
          <w:lang w:eastAsia="hi-IN" w:bidi="hi-IN"/>
        </w:rPr>
        <w:t xml:space="preserve">En caso de personas jurídicas o que la oferta se presente a través de un compromiso de asociación o consorcio o, de una asociación o  consorcio constituido, declaro que </w:t>
      </w:r>
      <w:r w:rsidRPr="008165D6">
        <w:rPr>
          <w:rFonts w:eastAsia="Times New Roman"/>
          <w:spacing w:val="-2"/>
          <w:lang w:eastAsia="hi-IN" w:bidi="hi-IN"/>
        </w:rPr>
        <w:lastRenderedPageBreak/>
        <w:t>si uno o  más accionistas, partícipes mayoritarios o socios que conforman la misma, así como representantes legales o procuradores comunes, según corresponda, ejerzan una dignidad de elección popular o ejerzan un cargo de servidor público, no utilizarán para el presente procedimiento de contratación pública de forma directa o indirecta fondos o recursos provenientes de bienes o capitales de cualquier naturaleza que se encuentren domiciliados en aquellos territorios considerados por la entidad competente como paraísos fiscales.</w:t>
      </w:r>
    </w:p>
    <w:p w14:paraId="5A116A69" w14:textId="77777777" w:rsidR="00BE6FAC" w:rsidRPr="008165D6" w:rsidRDefault="00BE6FAC" w:rsidP="00BE6FAC">
      <w:pPr>
        <w:pStyle w:val="Prrafodelista"/>
        <w:spacing w:line="276" w:lineRule="auto"/>
        <w:ind w:left="0"/>
        <w:rPr>
          <w:spacing w:val="-2"/>
        </w:rPr>
      </w:pPr>
    </w:p>
    <w:p w14:paraId="692C2E03" w14:textId="77777777" w:rsidR="00BE6FAC" w:rsidRPr="004B7A15" w:rsidRDefault="00BE6FAC" w:rsidP="00BE6FAC">
      <w:pPr>
        <w:pStyle w:val="Prrafodelista"/>
        <w:widowControl/>
        <w:numPr>
          <w:ilvl w:val="0"/>
          <w:numId w:val="53"/>
        </w:numPr>
        <w:spacing w:line="276" w:lineRule="auto"/>
        <w:contextualSpacing w:val="0"/>
        <w:jc w:val="both"/>
        <w:rPr>
          <w:spacing w:val="-2"/>
        </w:rPr>
      </w:pPr>
      <w:r w:rsidRPr="008A1224">
        <w:rPr>
          <w:bCs/>
        </w:rPr>
        <w:t>Declaro libre y voluntariamente que la procedencia de los fondos y recursos utilizados para el presente procedimiento de contratación pública son de origen lícito; para lo cual, proporcionaré a la entidad contratante, al Servicio Nacional de Contratación Pública y a los organismos de control  competentes, la información necesaria referente al representante legal, en el caso de personas jurídicas; o, del procurador común de los compromisos de asociación o consorcio o de las asociaciones o consorcios constituidos; así como de sus socios o partícipes, hasta identificar a la última persona natural. Información que le permitirá a la entidad contratante, al Servicio Nacional de Contratación Pública y a los organismos de control competentes, verificar que el oferente se encuentra debidamente habilitado para participar del presente procedimiento de contratación pública.</w:t>
      </w:r>
    </w:p>
    <w:p w14:paraId="5EEE15A9" w14:textId="77777777" w:rsidR="00BE6FAC" w:rsidRDefault="00BE6FAC" w:rsidP="00BE6FAC">
      <w:pPr>
        <w:pStyle w:val="Prrafodelista"/>
        <w:spacing w:line="276" w:lineRule="auto"/>
        <w:jc w:val="both"/>
        <w:rPr>
          <w:bCs/>
        </w:rPr>
      </w:pPr>
    </w:p>
    <w:p w14:paraId="6EC1D5CC" w14:textId="77777777" w:rsidR="00BE6FAC" w:rsidRPr="004B7A15" w:rsidRDefault="00BE6FAC" w:rsidP="00BE6FAC">
      <w:pPr>
        <w:pStyle w:val="Prrafodelista"/>
        <w:spacing w:line="276" w:lineRule="auto"/>
        <w:jc w:val="both"/>
        <w:rPr>
          <w:bCs/>
        </w:rPr>
      </w:pPr>
      <w:r w:rsidRPr="004B7A15">
        <w:rPr>
          <w:bCs/>
        </w:rPr>
        <w:t>Así también, en la letra D, del numeral 1.3 de la Sección I del presente formulario, declaro la identidad de la persona natural que será el beneficiario final de los recursos públicos y/o quien ejerza el control de las cuentas bancarias relacionadas o inmersas en el flujo de los recursos públicos obtenidos como consecuencia del contrato respectivo, de conformidad con lo dispuesto en la Disposición General Décima de la Ley Orgánica del Sistema Nacional de Contratación Pública, en concordancia con el artículo 61 de la Codificación y Actualización de Resoluciones emitidas por el SERCOP.</w:t>
      </w:r>
    </w:p>
    <w:p w14:paraId="1D33F869" w14:textId="77777777" w:rsidR="00BE6FAC" w:rsidRDefault="00BE6FAC" w:rsidP="00BE6FAC">
      <w:pPr>
        <w:pStyle w:val="Prrafodelista"/>
        <w:rPr>
          <w:spacing w:val="-2"/>
        </w:rPr>
      </w:pPr>
    </w:p>
    <w:p w14:paraId="6DCD8D03" w14:textId="77777777" w:rsidR="00BE6FAC" w:rsidRPr="008165D6" w:rsidRDefault="00BE6FAC" w:rsidP="00BE6FAC">
      <w:pPr>
        <w:pStyle w:val="Prrafodelista"/>
        <w:widowControl/>
        <w:numPr>
          <w:ilvl w:val="0"/>
          <w:numId w:val="53"/>
        </w:numPr>
        <w:spacing w:line="276" w:lineRule="auto"/>
        <w:contextualSpacing w:val="0"/>
        <w:jc w:val="both"/>
        <w:rPr>
          <w:spacing w:val="-2"/>
        </w:rPr>
      </w:pPr>
      <w:r w:rsidRPr="008165D6">
        <w:rPr>
          <w:spacing w:val="-2"/>
        </w:rPr>
        <w:t xml:space="preserve">Para la presentación de la oferta registraré en el Registro Único de Proveedores RUP todos los subcontratistas o </w:t>
      </w:r>
      <w:proofErr w:type="spellStart"/>
      <w:r w:rsidRPr="008165D6">
        <w:rPr>
          <w:spacing w:val="-2"/>
        </w:rPr>
        <w:t>subproveedores</w:t>
      </w:r>
      <w:proofErr w:type="spellEnd"/>
      <w:r w:rsidRPr="008165D6">
        <w:rPr>
          <w:spacing w:val="-2"/>
        </w:rPr>
        <w:t xml:space="preserve"> que emplearé para la ejecución del contrato en caso de resultar adjudicado. Adicionalmente me comprometo a realizar todas las gestiones necesarias </w:t>
      </w:r>
      <w:proofErr w:type="gramStart"/>
      <w:r w:rsidRPr="008165D6">
        <w:rPr>
          <w:spacing w:val="-2"/>
        </w:rPr>
        <w:t>a fin que</w:t>
      </w:r>
      <w:proofErr w:type="gramEnd"/>
      <w:r w:rsidRPr="008165D6">
        <w:rPr>
          <w:spacing w:val="-2"/>
        </w:rPr>
        <w:t xml:space="preserve"> estos subcontratistas o </w:t>
      </w:r>
      <w:proofErr w:type="spellStart"/>
      <w:r w:rsidRPr="008165D6">
        <w:rPr>
          <w:spacing w:val="-2"/>
        </w:rPr>
        <w:t>subproveedores</w:t>
      </w:r>
      <w:proofErr w:type="spellEnd"/>
      <w:r w:rsidRPr="008165D6">
        <w:rPr>
          <w:spacing w:val="-2"/>
        </w:rPr>
        <w:t xml:space="preserve"> obtengan su inscripción en el Registro Único de Proveedores RUP administrado por el Servicio Nacional de Contratación Pública. En caso de no presentar documentación comprobable de las gestiones realizadas, autorizo a la entidad contratante para que descalifique mi oferta.</w:t>
      </w:r>
    </w:p>
    <w:p w14:paraId="01A7A720" w14:textId="77777777" w:rsidR="00BE6FAC" w:rsidRDefault="00BE6FAC" w:rsidP="00BE6FAC">
      <w:pPr>
        <w:pStyle w:val="Prrafodelista"/>
        <w:spacing w:line="276" w:lineRule="auto"/>
        <w:ind w:left="0"/>
        <w:rPr>
          <w:spacing w:val="-2"/>
        </w:rPr>
      </w:pPr>
    </w:p>
    <w:p w14:paraId="17C333FE" w14:textId="77777777" w:rsidR="00BE6FAC" w:rsidRDefault="00BE6FAC" w:rsidP="00BE6FAC">
      <w:pPr>
        <w:pStyle w:val="Prrafodelista"/>
        <w:widowControl/>
        <w:numPr>
          <w:ilvl w:val="0"/>
          <w:numId w:val="53"/>
        </w:numPr>
        <w:spacing w:line="276" w:lineRule="auto"/>
        <w:contextualSpacing w:val="0"/>
        <w:rPr>
          <w:spacing w:val="-2"/>
        </w:rPr>
      </w:pPr>
      <w:r w:rsidRPr="006B0126">
        <w:rPr>
          <w:spacing w:val="-2"/>
        </w:rPr>
        <w:t xml:space="preserve">El oferente, de resultar adjudicado, declara que cumplirá con las obligaciones de pago que se deriven del cumplimiento del contrato a sus subcontratistas o </w:t>
      </w:r>
      <w:proofErr w:type="spellStart"/>
      <w:r w:rsidRPr="006B0126">
        <w:rPr>
          <w:spacing w:val="-2"/>
        </w:rPr>
        <w:t>subproveedores</w:t>
      </w:r>
      <w:proofErr w:type="spellEnd"/>
      <w:r w:rsidRPr="006B0126">
        <w:rPr>
          <w:spacing w:val="-2"/>
        </w:rPr>
        <w:t xml:space="preserve">. En caso de que el Servicio Nacional de Contratación Pública identifique el incumplimiento de dichas obligaciones, aplicará el procedimiento de sanción establecido en los artículos 107 y 108 de la Ley Orgánica del Sistema Nacional de Contratación Pública, por haber incurrido en lo establecido en el </w:t>
      </w:r>
      <w:r w:rsidRPr="006B0126">
        <w:rPr>
          <w:spacing w:val="-2"/>
        </w:rPr>
        <w:lastRenderedPageBreak/>
        <w:t>literal c) del artículo 106 de la referida Ley, al considerarse una declaración errónea por parte del proveedor.</w:t>
      </w:r>
    </w:p>
    <w:p w14:paraId="36AE680C" w14:textId="77777777" w:rsidR="00BE6FAC" w:rsidRPr="008165D6" w:rsidRDefault="00BE6FAC" w:rsidP="00BE6FAC">
      <w:pPr>
        <w:pStyle w:val="Prrafodelista"/>
        <w:spacing w:line="276" w:lineRule="auto"/>
        <w:ind w:left="0"/>
        <w:rPr>
          <w:spacing w:val="-2"/>
        </w:rPr>
      </w:pPr>
    </w:p>
    <w:p w14:paraId="5BDA725B" w14:textId="77777777" w:rsidR="00BE6FAC" w:rsidRPr="008165D6" w:rsidRDefault="00BE6FAC" w:rsidP="00BE6FAC">
      <w:pPr>
        <w:widowControl/>
        <w:numPr>
          <w:ilvl w:val="0"/>
          <w:numId w:val="53"/>
        </w:numPr>
        <w:tabs>
          <w:tab w:val="left" w:pos="0"/>
          <w:tab w:val="left" w:pos="2205"/>
          <w:tab w:val="left" w:pos="3929"/>
        </w:tabs>
        <w:spacing w:line="276" w:lineRule="auto"/>
        <w:jc w:val="both"/>
        <w:rPr>
          <w:rFonts w:eastAsia="Times New Roman"/>
          <w:spacing w:val="-2"/>
          <w:lang w:eastAsia="hi-IN" w:bidi="hi-IN"/>
        </w:rPr>
      </w:pPr>
      <w:r w:rsidRPr="008165D6">
        <w:rPr>
          <w:rFonts w:eastAsia="Times New Roman"/>
          <w:spacing w:val="-2"/>
          <w:lang w:eastAsia="hi-IN" w:bidi="hi-IN"/>
        </w:rPr>
        <w:t>En caso de que sea adjudicatario, conviene en:</w:t>
      </w:r>
    </w:p>
    <w:p w14:paraId="6661F50F" w14:textId="77777777" w:rsidR="00BE6FAC" w:rsidRPr="008165D6" w:rsidRDefault="00BE6FAC" w:rsidP="00BE6FAC">
      <w:pPr>
        <w:ind w:left="15" w:right="45"/>
        <w:rPr>
          <w:rFonts w:eastAsia="Times New Roman"/>
          <w:lang w:eastAsia="hi-IN" w:bidi="hi-IN"/>
        </w:rPr>
      </w:pPr>
    </w:p>
    <w:p w14:paraId="57031EC8" w14:textId="77777777" w:rsidR="00BE6FAC" w:rsidRDefault="00BE6FAC" w:rsidP="00BE6FAC">
      <w:pPr>
        <w:pStyle w:val="Prrafodelista"/>
        <w:widowControl/>
        <w:numPr>
          <w:ilvl w:val="0"/>
          <w:numId w:val="55"/>
        </w:numPr>
        <w:tabs>
          <w:tab w:val="left" w:pos="1418"/>
          <w:tab w:val="left" w:pos="6809"/>
        </w:tabs>
        <w:spacing w:line="276" w:lineRule="auto"/>
        <w:contextualSpacing w:val="0"/>
        <w:jc w:val="both"/>
        <w:rPr>
          <w:spacing w:val="-2"/>
        </w:rPr>
      </w:pPr>
      <w:r w:rsidRPr="008165D6">
        <w:rPr>
          <w:spacing w:val="-2"/>
        </w:rPr>
        <w:t>Firmar el contrato dentro del término de quince (15) días desde la notificación con la resolución de adjudicación. Como requisito indispensable previo a la suscripción del contrato presentará las garantías correspondientes. (</w:t>
      </w:r>
      <w:r w:rsidRPr="008165D6">
        <w:rPr>
          <w:i/>
          <w:spacing w:val="-2"/>
        </w:rPr>
        <w:t>Para el caso de Consorcio se tendrá un término no mayor de treinta días</w:t>
      </w:r>
      <w:r w:rsidRPr="008165D6">
        <w:rPr>
          <w:spacing w:val="-2"/>
        </w:rPr>
        <w:t>)</w:t>
      </w:r>
      <w:r>
        <w:rPr>
          <w:spacing w:val="-2"/>
        </w:rPr>
        <w:t>.</w:t>
      </w:r>
    </w:p>
    <w:p w14:paraId="2DC0D2CC" w14:textId="77777777" w:rsidR="00BE6FAC" w:rsidRDefault="00BE6FAC" w:rsidP="00BE6FAC">
      <w:pPr>
        <w:pStyle w:val="Prrafodelista"/>
        <w:tabs>
          <w:tab w:val="left" w:pos="1418"/>
          <w:tab w:val="left" w:pos="6809"/>
        </w:tabs>
        <w:spacing w:line="276" w:lineRule="auto"/>
        <w:ind w:left="1440"/>
        <w:jc w:val="both"/>
        <w:rPr>
          <w:spacing w:val="-2"/>
        </w:rPr>
      </w:pPr>
    </w:p>
    <w:p w14:paraId="5963A46A" w14:textId="77777777" w:rsidR="00BE6FAC" w:rsidRDefault="00BE6FAC" w:rsidP="00BE6FAC">
      <w:pPr>
        <w:pStyle w:val="Prrafodelista"/>
        <w:widowControl/>
        <w:numPr>
          <w:ilvl w:val="0"/>
          <w:numId w:val="55"/>
        </w:numPr>
        <w:tabs>
          <w:tab w:val="left" w:pos="1418"/>
          <w:tab w:val="left" w:pos="6809"/>
        </w:tabs>
        <w:spacing w:line="276" w:lineRule="auto"/>
        <w:contextualSpacing w:val="0"/>
        <w:jc w:val="both"/>
        <w:rPr>
          <w:spacing w:val="-2"/>
        </w:rPr>
      </w:pPr>
      <w:r w:rsidRPr="008165D6">
        <w:rPr>
          <w:spacing w:val="-2"/>
        </w:rPr>
        <w:t>Aceptar que, en caso de negarse a suscribir el respectivo contrato dentro del término señalado, se aplicará la sanción indicada en los artículos 35 y 69 de la Ley Orgánica del Sistema Nacional de Contratación Pública.</w:t>
      </w:r>
    </w:p>
    <w:p w14:paraId="5EA75B36" w14:textId="77777777" w:rsidR="00BE6FAC" w:rsidRDefault="00BE6FAC" w:rsidP="00BE6FAC">
      <w:pPr>
        <w:pStyle w:val="Prrafodelista"/>
        <w:rPr>
          <w:spacing w:val="-2"/>
        </w:rPr>
      </w:pPr>
    </w:p>
    <w:p w14:paraId="55630540" w14:textId="77777777" w:rsidR="00BE6FAC" w:rsidRDefault="00BE6FAC" w:rsidP="00BE6FAC">
      <w:pPr>
        <w:pStyle w:val="Prrafodelista"/>
        <w:widowControl/>
        <w:numPr>
          <w:ilvl w:val="0"/>
          <w:numId w:val="55"/>
        </w:numPr>
        <w:tabs>
          <w:tab w:val="left" w:pos="1418"/>
          <w:tab w:val="left" w:pos="6809"/>
        </w:tabs>
        <w:spacing w:line="276" w:lineRule="auto"/>
        <w:contextualSpacing w:val="0"/>
        <w:jc w:val="both"/>
        <w:rPr>
          <w:spacing w:val="-2"/>
        </w:rPr>
      </w:pPr>
      <w:r w:rsidRPr="008165D6">
        <w:rPr>
          <w:spacing w:val="-2"/>
        </w:rPr>
        <w:t>Garantizar todo el trabajo que efectuará de conformidad con los documentos del contrato.</w:t>
      </w:r>
    </w:p>
    <w:p w14:paraId="52CD51E6" w14:textId="77777777" w:rsidR="00BE6FAC" w:rsidRDefault="00BE6FAC" w:rsidP="00BE6FAC">
      <w:pPr>
        <w:pStyle w:val="Prrafodelista"/>
        <w:rPr>
          <w:spacing w:val="-2"/>
        </w:rPr>
      </w:pPr>
    </w:p>
    <w:p w14:paraId="29CBC2BE" w14:textId="77777777" w:rsidR="00BE6FAC" w:rsidRDefault="00BE6FAC" w:rsidP="00BE6FAC">
      <w:pPr>
        <w:pStyle w:val="Prrafodelista"/>
        <w:widowControl/>
        <w:numPr>
          <w:ilvl w:val="0"/>
          <w:numId w:val="55"/>
        </w:numPr>
        <w:tabs>
          <w:tab w:val="left" w:pos="1418"/>
          <w:tab w:val="left" w:pos="6809"/>
        </w:tabs>
        <w:spacing w:line="276" w:lineRule="auto"/>
        <w:contextualSpacing w:val="0"/>
        <w:jc w:val="both"/>
        <w:rPr>
          <w:spacing w:val="-2"/>
        </w:rPr>
      </w:pPr>
      <w:r w:rsidRPr="008165D6">
        <w:rPr>
          <w:spacing w:val="-2"/>
        </w:rPr>
        <w:t xml:space="preserve">Presentar, previo a la suscripción del contrato, los requerimientos correspondientes al nivel de transferencia de tecnología que corresponda, conforme al listado de </w:t>
      </w:r>
      <w:proofErr w:type="spellStart"/>
      <w:r w:rsidRPr="008165D6">
        <w:rPr>
          <w:spacing w:val="-2"/>
        </w:rPr>
        <w:t>CPCs</w:t>
      </w:r>
      <w:proofErr w:type="spellEnd"/>
      <w:r w:rsidRPr="008165D6">
        <w:rPr>
          <w:spacing w:val="-2"/>
        </w:rPr>
        <w:t xml:space="preserve"> publicados en el Portal Institucional del Servicio Nacional de Contratación Pública, que constan en el Anexo 20 de la Codificación de las Resoluciones del SERCOP.</w:t>
      </w:r>
    </w:p>
    <w:p w14:paraId="08FAB2DE" w14:textId="77777777" w:rsidR="00BE6FAC" w:rsidRDefault="00BE6FAC" w:rsidP="00BE6FAC">
      <w:pPr>
        <w:pStyle w:val="Prrafodelista"/>
        <w:rPr>
          <w:bCs/>
        </w:rPr>
      </w:pPr>
    </w:p>
    <w:p w14:paraId="14AC98D6" w14:textId="77777777" w:rsidR="00BE6FAC" w:rsidRPr="004B7A15" w:rsidRDefault="00BE6FAC" w:rsidP="00BE6FAC">
      <w:pPr>
        <w:pStyle w:val="Prrafodelista"/>
        <w:widowControl/>
        <w:numPr>
          <w:ilvl w:val="0"/>
          <w:numId w:val="55"/>
        </w:numPr>
        <w:tabs>
          <w:tab w:val="left" w:pos="1418"/>
          <w:tab w:val="left" w:pos="6809"/>
        </w:tabs>
        <w:spacing w:line="276" w:lineRule="auto"/>
        <w:contextualSpacing w:val="0"/>
        <w:jc w:val="both"/>
        <w:rPr>
          <w:spacing w:val="-2"/>
        </w:rPr>
      </w:pPr>
      <w:r w:rsidRPr="004B7A15">
        <w:rPr>
          <w:spacing w:val="-2"/>
        </w:rPr>
        <w:t xml:space="preserve">Autorizar al Servicio Nacional de Contratación Pública o a los organismos de control correspondientes, el levantamiento del sigilo bancario de las cuentas nacionales y extranjeras, que se encuentran a nombre del oferente y a nombre de su representante </w:t>
      </w:r>
      <w:proofErr w:type="gramStart"/>
      <w:r w:rsidRPr="004B7A15">
        <w:rPr>
          <w:spacing w:val="-2"/>
        </w:rPr>
        <w:t>legal,  en</w:t>
      </w:r>
      <w:proofErr w:type="gramEnd"/>
      <w:r w:rsidRPr="004B7A15">
        <w:rPr>
          <w:spacing w:val="-2"/>
        </w:rPr>
        <w:t xml:space="preserve"> el caso de personas jurídicas; o, del procurador común de los compromisos de asociación o consorcio o de las asociaciones o consorcios constituidos; a partir de la etapa contractual del procedimiento en el cual participa con su oferta.</w:t>
      </w:r>
    </w:p>
    <w:p w14:paraId="3C700755" w14:textId="77777777" w:rsidR="00BE6FAC" w:rsidRPr="00313D45" w:rsidRDefault="00BE6FAC" w:rsidP="00BE6FAC">
      <w:pPr>
        <w:pStyle w:val="Prrafodelista"/>
        <w:tabs>
          <w:tab w:val="left" w:pos="1418"/>
          <w:tab w:val="left" w:pos="6809"/>
        </w:tabs>
        <w:ind w:left="1440"/>
        <w:jc w:val="both"/>
        <w:rPr>
          <w:bCs/>
        </w:rPr>
      </w:pPr>
    </w:p>
    <w:p w14:paraId="30D62D8F" w14:textId="77777777" w:rsidR="00BE6FAC" w:rsidRPr="004B7A15" w:rsidRDefault="00BE6FAC" w:rsidP="00BE6FAC">
      <w:pPr>
        <w:pStyle w:val="Prrafodelista"/>
        <w:tabs>
          <w:tab w:val="left" w:pos="1418"/>
          <w:tab w:val="left" w:pos="6809"/>
        </w:tabs>
        <w:ind w:left="1440"/>
        <w:jc w:val="both"/>
        <w:rPr>
          <w:spacing w:val="-2"/>
        </w:rPr>
      </w:pPr>
      <w:r w:rsidRPr="004B7A15">
        <w:rPr>
          <w:spacing w:val="-2"/>
        </w:rPr>
        <w:t xml:space="preserve">Adicionalmente, en virtud de lo dispuesto en la Disposición General Décima de la Ley Orgánica del Sistema Nacional de Contratación Pública, en concordancia con el artículo 61 de la Codificación y Actualización de Resoluciones emitidas por el SERCOP; las cuentas bancarias y sus movimientos, de todas las personas naturales o jurídicas que consten como socios o accionistas, en cualquier nivel de la estructura </w:t>
      </w:r>
      <w:proofErr w:type="spellStart"/>
      <w:r w:rsidRPr="004B7A15">
        <w:rPr>
          <w:spacing w:val="-2"/>
        </w:rPr>
        <w:t>accionaria</w:t>
      </w:r>
      <w:proofErr w:type="spellEnd"/>
      <w:r w:rsidRPr="004B7A15">
        <w:rPr>
          <w:spacing w:val="-2"/>
        </w:rPr>
        <w:t xml:space="preserve"> de una persona jurídica o consorcio oferente, cuando estén relacionadas con el flujo de los recursos públicos, no estarán sujetas a sigilo bancario, tributario, societario ni bursátil. Estarán sujetas a esta disposición, inclusive las personas declaradas como beneficiarios finales, o cualquier persona que se beneficie de transacciones bancarias en el flujo de los recursos públicos. </w:t>
      </w:r>
    </w:p>
    <w:p w14:paraId="239E8D16" w14:textId="77777777" w:rsidR="00BE6FAC" w:rsidRPr="004B7A15" w:rsidRDefault="00BE6FAC" w:rsidP="00BE6FAC">
      <w:pPr>
        <w:pStyle w:val="Prrafodelista"/>
        <w:tabs>
          <w:tab w:val="left" w:pos="1418"/>
          <w:tab w:val="left" w:pos="6809"/>
        </w:tabs>
        <w:ind w:left="1440"/>
        <w:jc w:val="both"/>
        <w:rPr>
          <w:spacing w:val="-2"/>
        </w:rPr>
      </w:pPr>
    </w:p>
    <w:p w14:paraId="14973912" w14:textId="77777777" w:rsidR="00BE6FAC" w:rsidRPr="004B7A15" w:rsidRDefault="00BE6FAC" w:rsidP="00BE6FAC">
      <w:pPr>
        <w:pStyle w:val="Prrafodelista"/>
        <w:tabs>
          <w:tab w:val="left" w:pos="1418"/>
          <w:tab w:val="left" w:pos="6809"/>
        </w:tabs>
        <w:ind w:left="1440"/>
        <w:jc w:val="both"/>
        <w:rPr>
          <w:spacing w:val="-2"/>
        </w:rPr>
      </w:pPr>
      <w:r w:rsidRPr="004B7A15">
        <w:rPr>
          <w:spacing w:val="-2"/>
        </w:rPr>
        <w:t xml:space="preserve">En consecuencia, en la letra D, del numeral 1.3 de la Sección I del presente formulario, declaro la identidad de la persona natural que será el </w:t>
      </w:r>
      <w:r w:rsidRPr="004B7A15">
        <w:rPr>
          <w:spacing w:val="-2"/>
        </w:rPr>
        <w:lastRenderedPageBreak/>
        <w:t>beneficiario final de los recursos públicos y/o quien ejerza el control de las cuentas bancarias relacionadas o inmersas en el flujo de los recursos públicos obtenidos como consecuencia del contrato respectivo.</w:t>
      </w:r>
    </w:p>
    <w:p w14:paraId="0875243C" w14:textId="77777777" w:rsidR="00BE6FAC" w:rsidRPr="00313D45" w:rsidRDefault="00BE6FAC" w:rsidP="00BE6FAC">
      <w:pPr>
        <w:pStyle w:val="Prrafodelista"/>
        <w:tabs>
          <w:tab w:val="left" w:pos="1418"/>
          <w:tab w:val="left" w:pos="6809"/>
        </w:tabs>
        <w:ind w:left="1440"/>
        <w:jc w:val="both"/>
        <w:rPr>
          <w:bCs/>
        </w:rPr>
      </w:pPr>
    </w:p>
    <w:p w14:paraId="10FBCA39" w14:textId="77777777" w:rsidR="00BE6FAC" w:rsidRPr="001F2DC6" w:rsidRDefault="00BE6FAC" w:rsidP="00BE6FAC">
      <w:pPr>
        <w:pStyle w:val="Prrafodelista"/>
        <w:tabs>
          <w:tab w:val="left" w:pos="1418"/>
          <w:tab w:val="left" w:pos="6809"/>
        </w:tabs>
        <w:spacing w:line="276" w:lineRule="auto"/>
        <w:ind w:left="1440"/>
        <w:jc w:val="both"/>
        <w:rPr>
          <w:spacing w:val="-2"/>
        </w:rPr>
      </w:pPr>
      <w:r w:rsidRPr="004B7A15">
        <w:rPr>
          <w:spacing w:val="-2"/>
        </w:rPr>
        <w:t>Así mismo, declaro conocer que toda la información relacionada con los pagos recibidos como contratista o subcontratista del Estado; así como, sus movimientos financieros, tendrán el carácter de públicos y deberán ser difundidos a través de un portal de información o página web destinada para el efecto, que permitan detectar con certeza el flujo de los fondos públicos. No se podrá alegar reserva tributaria, societaria, bursátil ni bancaria sobre este tipo de información.</w:t>
      </w:r>
    </w:p>
    <w:p w14:paraId="26899791" w14:textId="77777777" w:rsidR="00BE6FAC" w:rsidRPr="008165D6" w:rsidRDefault="00BE6FAC" w:rsidP="00BE6FAC">
      <w:pPr>
        <w:ind w:left="15" w:right="45"/>
        <w:jc w:val="both"/>
        <w:rPr>
          <w:rFonts w:eastAsia="Times New Roman"/>
          <w:spacing w:val="-2"/>
          <w:lang w:eastAsia="hi-IN" w:bidi="hi-IN"/>
        </w:rPr>
      </w:pPr>
    </w:p>
    <w:p w14:paraId="07886B9F" w14:textId="77777777" w:rsidR="00BE6FAC" w:rsidRPr="008165D6" w:rsidRDefault="00BE6FAC" w:rsidP="00BE6FAC">
      <w:pPr>
        <w:ind w:left="15" w:right="45"/>
        <w:jc w:val="both"/>
        <w:rPr>
          <w:rFonts w:eastAsia="Times New Roman"/>
          <w:i/>
          <w:iCs/>
          <w:spacing w:val="-2"/>
          <w:lang w:eastAsia="hi-IN" w:bidi="hi-IN"/>
        </w:rPr>
      </w:pPr>
      <w:r w:rsidRPr="008165D6">
        <w:rPr>
          <w:rFonts w:eastAsia="Times New Roman"/>
          <w:i/>
          <w:iCs/>
          <w:spacing w:val="-2"/>
          <w:lang w:eastAsia="hi-IN" w:bidi="hi-IN"/>
        </w:rPr>
        <w:t xml:space="preserve">(Si el oferente fuere extranjero, se añadirá un literal que dirá: d) Previamente a la firma del contrato, el oferente se compromete a domiciliarse en el país conforme lo disponen el artículo 6 y la Sección XIII de la Ley de Compañías; y, a obtener el RUP). </w:t>
      </w:r>
    </w:p>
    <w:p w14:paraId="1795735A" w14:textId="77777777" w:rsidR="00BE6FAC" w:rsidRPr="008165D6" w:rsidRDefault="00BE6FAC" w:rsidP="00BE6FAC">
      <w:pPr>
        <w:tabs>
          <w:tab w:val="left" w:pos="-540"/>
        </w:tabs>
        <w:ind w:left="15" w:right="45"/>
        <w:jc w:val="both"/>
        <w:rPr>
          <w:rFonts w:eastAsia="Times New Roman"/>
          <w:b/>
          <w:spacing w:val="-2"/>
          <w:lang w:eastAsia="hi-IN" w:bidi="hi-IN"/>
        </w:rPr>
      </w:pPr>
    </w:p>
    <w:p w14:paraId="5B770D33" w14:textId="77777777" w:rsidR="00BE6FAC" w:rsidRDefault="00BE6FAC" w:rsidP="00BE6FAC">
      <w:pPr>
        <w:tabs>
          <w:tab w:val="left" w:pos="-540"/>
        </w:tabs>
        <w:ind w:right="45"/>
        <w:jc w:val="both"/>
        <w:rPr>
          <w:rFonts w:eastAsia="Times New Roman"/>
          <w:b/>
          <w:spacing w:val="-2"/>
          <w:lang w:eastAsia="hi-IN" w:bidi="hi-IN"/>
        </w:rPr>
      </w:pPr>
    </w:p>
    <w:p w14:paraId="01423EA3" w14:textId="77777777" w:rsidR="00BE6FAC" w:rsidRDefault="00BE6FAC" w:rsidP="00BE6FAC">
      <w:pPr>
        <w:tabs>
          <w:tab w:val="left" w:pos="-540"/>
        </w:tabs>
        <w:ind w:right="45"/>
        <w:jc w:val="both"/>
        <w:rPr>
          <w:rFonts w:eastAsia="Times New Roman"/>
          <w:b/>
          <w:spacing w:val="-2"/>
          <w:lang w:eastAsia="hi-IN" w:bidi="hi-IN"/>
        </w:rPr>
      </w:pPr>
    </w:p>
    <w:p w14:paraId="6569B646" w14:textId="77777777" w:rsidR="00BE6FAC" w:rsidRDefault="00BE6FAC" w:rsidP="00BE6FAC">
      <w:pPr>
        <w:tabs>
          <w:tab w:val="left" w:pos="-540"/>
        </w:tabs>
        <w:ind w:right="45"/>
        <w:jc w:val="both"/>
        <w:rPr>
          <w:rFonts w:eastAsia="Times New Roman"/>
          <w:b/>
          <w:spacing w:val="-2"/>
          <w:lang w:eastAsia="hi-IN" w:bidi="hi-IN"/>
        </w:rPr>
      </w:pPr>
    </w:p>
    <w:p w14:paraId="23828B13" w14:textId="77777777" w:rsidR="00BE6FAC" w:rsidRDefault="00BE6FAC" w:rsidP="00BE6FAC">
      <w:pPr>
        <w:tabs>
          <w:tab w:val="left" w:pos="-540"/>
        </w:tabs>
        <w:ind w:right="45"/>
        <w:jc w:val="both"/>
        <w:rPr>
          <w:rFonts w:eastAsia="Times New Roman"/>
          <w:b/>
          <w:spacing w:val="-2"/>
          <w:lang w:eastAsia="hi-IN" w:bidi="hi-IN"/>
        </w:rPr>
      </w:pPr>
    </w:p>
    <w:p w14:paraId="621E2F91" w14:textId="77777777" w:rsidR="00BE6FAC" w:rsidRDefault="00BE6FAC" w:rsidP="00BE6FAC">
      <w:pPr>
        <w:tabs>
          <w:tab w:val="left" w:pos="-540"/>
        </w:tabs>
        <w:ind w:right="45"/>
        <w:jc w:val="both"/>
        <w:rPr>
          <w:rFonts w:eastAsia="Times New Roman"/>
          <w:b/>
          <w:spacing w:val="-2"/>
          <w:lang w:eastAsia="hi-IN" w:bidi="hi-IN"/>
        </w:rPr>
      </w:pPr>
    </w:p>
    <w:p w14:paraId="3B13BB72" w14:textId="77777777" w:rsidR="00BE6FAC" w:rsidRDefault="00BE6FAC" w:rsidP="00BE6FAC">
      <w:pPr>
        <w:tabs>
          <w:tab w:val="left" w:pos="-540"/>
        </w:tabs>
        <w:ind w:right="45"/>
        <w:jc w:val="both"/>
        <w:rPr>
          <w:rFonts w:eastAsia="Times New Roman"/>
          <w:b/>
          <w:spacing w:val="-2"/>
          <w:lang w:eastAsia="hi-IN" w:bidi="hi-IN"/>
        </w:rPr>
      </w:pPr>
    </w:p>
    <w:p w14:paraId="7F0AE239" w14:textId="77777777" w:rsidR="00BE6FAC" w:rsidRDefault="00BE6FAC" w:rsidP="00BE6FAC">
      <w:pPr>
        <w:tabs>
          <w:tab w:val="left" w:pos="-540"/>
        </w:tabs>
        <w:ind w:right="45"/>
        <w:jc w:val="both"/>
        <w:rPr>
          <w:rFonts w:eastAsia="Times New Roman"/>
          <w:b/>
          <w:spacing w:val="-2"/>
          <w:lang w:eastAsia="hi-IN" w:bidi="hi-IN"/>
        </w:rPr>
      </w:pPr>
    </w:p>
    <w:p w14:paraId="5F958E6E" w14:textId="77777777" w:rsidR="00BE6FAC" w:rsidRDefault="00BE6FAC" w:rsidP="00BE6FAC">
      <w:pPr>
        <w:tabs>
          <w:tab w:val="left" w:pos="-540"/>
        </w:tabs>
        <w:ind w:right="45"/>
        <w:jc w:val="both"/>
        <w:rPr>
          <w:rFonts w:eastAsia="Times New Roman"/>
          <w:b/>
          <w:spacing w:val="-2"/>
          <w:lang w:eastAsia="hi-IN" w:bidi="hi-IN"/>
        </w:rPr>
      </w:pPr>
    </w:p>
    <w:p w14:paraId="0785F731" w14:textId="77777777" w:rsidR="00BE6FAC" w:rsidRDefault="00BE6FAC" w:rsidP="00BE6FAC">
      <w:pPr>
        <w:tabs>
          <w:tab w:val="left" w:pos="-540"/>
        </w:tabs>
        <w:ind w:right="45"/>
        <w:jc w:val="both"/>
        <w:rPr>
          <w:rFonts w:eastAsia="Times New Roman"/>
          <w:b/>
          <w:spacing w:val="-2"/>
          <w:lang w:eastAsia="hi-IN" w:bidi="hi-IN"/>
        </w:rPr>
      </w:pPr>
    </w:p>
    <w:p w14:paraId="3968D57D" w14:textId="77777777" w:rsidR="00BE6FAC" w:rsidRDefault="00BE6FAC" w:rsidP="00BE6FAC">
      <w:pPr>
        <w:tabs>
          <w:tab w:val="left" w:pos="-540"/>
        </w:tabs>
        <w:ind w:right="45"/>
        <w:jc w:val="both"/>
        <w:rPr>
          <w:rFonts w:eastAsia="Times New Roman"/>
          <w:b/>
          <w:spacing w:val="-2"/>
          <w:lang w:eastAsia="hi-IN" w:bidi="hi-IN"/>
        </w:rPr>
      </w:pPr>
    </w:p>
    <w:p w14:paraId="05D2E937" w14:textId="77777777" w:rsidR="00BE6FAC" w:rsidRDefault="00BE6FAC" w:rsidP="00BE6FAC">
      <w:pPr>
        <w:tabs>
          <w:tab w:val="left" w:pos="-540"/>
        </w:tabs>
        <w:ind w:right="45"/>
        <w:jc w:val="both"/>
        <w:rPr>
          <w:rFonts w:eastAsia="Times New Roman"/>
          <w:b/>
          <w:spacing w:val="-2"/>
          <w:lang w:eastAsia="hi-IN" w:bidi="hi-IN"/>
        </w:rPr>
      </w:pPr>
    </w:p>
    <w:p w14:paraId="07499D6E" w14:textId="77777777" w:rsidR="00BE6FAC" w:rsidRDefault="00BE6FAC" w:rsidP="00BE6FAC">
      <w:pPr>
        <w:tabs>
          <w:tab w:val="left" w:pos="-540"/>
        </w:tabs>
        <w:ind w:right="45"/>
        <w:jc w:val="both"/>
        <w:rPr>
          <w:rFonts w:eastAsia="Times New Roman"/>
          <w:b/>
          <w:spacing w:val="-2"/>
          <w:lang w:eastAsia="hi-IN" w:bidi="hi-IN"/>
        </w:rPr>
      </w:pPr>
    </w:p>
    <w:p w14:paraId="2E292C26" w14:textId="77777777" w:rsidR="00BE6FAC" w:rsidRDefault="00BE6FAC" w:rsidP="00BE6FAC">
      <w:pPr>
        <w:tabs>
          <w:tab w:val="left" w:pos="-540"/>
        </w:tabs>
        <w:ind w:right="45"/>
        <w:jc w:val="both"/>
        <w:rPr>
          <w:rFonts w:eastAsia="Times New Roman"/>
          <w:b/>
          <w:spacing w:val="-2"/>
          <w:lang w:eastAsia="hi-IN" w:bidi="hi-IN"/>
        </w:rPr>
      </w:pPr>
    </w:p>
    <w:p w14:paraId="7C8F8791" w14:textId="77777777" w:rsidR="00BE6FAC" w:rsidRDefault="00BE6FAC" w:rsidP="00BE6FAC">
      <w:pPr>
        <w:tabs>
          <w:tab w:val="left" w:pos="-540"/>
        </w:tabs>
        <w:ind w:right="45"/>
        <w:jc w:val="both"/>
        <w:rPr>
          <w:rFonts w:eastAsia="Times New Roman"/>
          <w:b/>
          <w:spacing w:val="-2"/>
          <w:lang w:eastAsia="hi-IN" w:bidi="hi-IN"/>
        </w:rPr>
      </w:pPr>
    </w:p>
    <w:p w14:paraId="2950B6BF" w14:textId="77777777" w:rsidR="00BE6FAC" w:rsidRDefault="00BE6FAC" w:rsidP="00BE6FAC">
      <w:pPr>
        <w:tabs>
          <w:tab w:val="left" w:pos="-540"/>
        </w:tabs>
        <w:ind w:right="45"/>
        <w:jc w:val="both"/>
        <w:rPr>
          <w:rFonts w:eastAsia="Times New Roman"/>
          <w:b/>
          <w:spacing w:val="-2"/>
          <w:lang w:eastAsia="hi-IN" w:bidi="hi-IN"/>
        </w:rPr>
      </w:pPr>
    </w:p>
    <w:p w14:paraId="32AE214A" w14:textId="77777777" w:rsidR="008A114A" w:rsidRDefault="008A114A" w:rsidP="00BE6FAC">
      <w:pPr>
        <w:tabs>
          <w:tab w:val="left" w:pos="-540"/>
        </w:tabs>
        <w:ind w:right="45"/>
        <w:jc w:val="both"/>
        <w:rPr>
          <w:rFonts w:eastAsia="Times New Roman"/>
          <w:b/>
          <w:spacing w:val="-2"/>
          <w:lang w:eastAsia="hi-IN" w:bidi="hi-IN"/>
        </w:rPr>
      </w:pPr>
    </w:p>
    <w:p w14:paraId="7944BBBA" w14:textId="77777777" w:rsidR="008A114A" w:rsidRDefault="008A114A" w:rsidP="00BE6FAC">
      <w:pPr>
        <w:tabs>
          <w:tab w:val="left" w:pos="-540"/>
        </w:tabs>
        <w:ind w:right="45"/>
        <w:jc w:val="both"/>
        <w:rPr>
          <w:rFonts w:eastAsia="Times New Roman"/>
          <w:b/>
          <w:spacing w:val="-2"/>
          <w:lang w:eastAsia="hi-IN" w:bidi="hi-IN"/>
        </w:rPr>
      </w:pPr>
    </w:p>
    <w:p w14:paraId="056824FE" w14:textId="77777777" w:rsidR="008A114A" w:rsidRDefault="008A114A" w:rsidP="00BE6FAC">
      <w:pPr>
        <w:tabs>
          <w:tab w:val="left" w:pos="-540"/>
        </w:tabs>
        <w:ind w:right="45"/>
        <w:jc w:val="both"/>
        <w:rPr>
          <w:rFonts w:eastAsia="Times New Roman"/>
          <w:b/>
          <w:spacing w:val="-2"/>
          <w:lang w:eastAsia="hi-IN" w:bidi="hi-IN"/>
        </w:rPr>
      </w:pPr>
    </w:p>
    <w:p w14:paraId="02075C62" w14:textId="77777777" w:rsidR="008A114A" w:rsidRDefault="008A114A" w:rsidP="00BE6FAC">
      <w:pPr>
        <w:tabs>
          <w:tab w:val="left" w:pos="-540"/>
        </w:tabs>
        <w:ind w:right="45"/>
        <w:jc w:val="both"/>
        <w:rPr>
          <w:rFonts w:eastAsia="Times New Roman"/>
          <w:b/>
          <w:spacing w:val="-2"/>
          <w:lang w:eastAsia="hi-IN" w:bidi="hi-IN"/>
        </w:rPr>
      </w:pPr>
    </w:p>
    <w:p w14:paraId="30E652BE" w14:textId="77777777" w:rsidR="008A114A" w:rsidRDefault="008A114A" w:rsidP="00BE6FAC">
      <w:pPr>
        <w:tabs>
          <w:tab w:val="left" w:pos="-540"/>
        </w:tabs>
        <w:ind w:right="45"/>
        <w:jc w:val="both"/>
        <w:rPr>
          <w:rFonts w:eastAsia="Times New Roman"/>
          <w:b/>
          <w:spacing w:val="-2"/>
          <w:lang w:eastAsia="hi-IN" w:bidi="hi-IN"/>
        </w:rPr>
      </w:pPr>
    </w:p>
    <w:p w14:paraId="34B80A42" w14:textId="77777777" w:rsidR="008A114A" w:rsidRDefault="008A114A" w:rsidP="00BE6FAC">
      <w:pPr>
        <w:tabs>
          <w:tab w:val="left" w:pos="-540"/>
        </w:tabs>
        <w:ind w:right="45"/>
        <w:jc w:val="both"/>
        <w:rPr>
          <w:rFonts w:eastAsia="Times New Roman"/>
          <w:b/>
          <w:spacing w:val="-2"/>
          <w:lang w:eastAsia="hi-IN" w:bidi="hi-IN"/>
        </w:rPr>
      </w:pPr>
    </w:p>
    <w:p w14:paraId="0DBBCBB0" w14:textId="77777777" w:rsidR="008A114A" w:rsidRDefault="008A114A" w:rsidP="00BE6FAC">
      <w:pPr>
        <w:tabs>
          <w:tab w:val="left" w:pos="-540"/>
        </w:tabs>
        <w:ind w:right="45"/>
        <w:jc w:val="both"/>
        <w:rPr>
          <w:rFonts w:eastAsia="Times New Roman"/>
          <w:b/>
          <w:spacing w:val="-2"/>
          <w:lang w:eastAsia="hi-IN" w:bidi="hi-IN"/>
        </w:rPr>
      </w:pPr>
    </w:p>
    <w:p w14:paraId="187F749D" w14:textId="77777777" w:rsidR="00BE6FAC" w:rsidRDefault="00BE6FAC" w:rsidP="00BE6FAC">
      <w:pPr>
        <w:tabs>
          <w:tab w:val="left" w:pos="-540"/>
        </w:tabs>
        <w:ind w:right="45"/>
        <w:jc w:val="both"/>
        <w:rPr>
          <w:rFonts w:eastAsia="Times New Roman"/>
          <w:b/>
          <w:spacing w:val="-2"/>
          <w:lang w:eastAsia="hi-IN" w:bidi="hi-IN"/>
        </w:rPr>
      </w:pPr>
    </w:p>
    <w:p w14:paraId="6CA9597D" w14:textId="77777777" w:rsidR="00BE6FAC" w:rsidRDefault="00BE6FAC" w:rsidP="00BE6FAC">
      <w:pPr>
        <w:tabs>
          <w:tab w:val="left" w:pos="-540"/>
        </w:tabs>
        <w:ind w:right="45"/>
        <w:jc w:val="both"/>
        <w:rPr>
          <w:rFonts w:eastAsia="Times New Roman"/>
          <w:b/>
          <w:spacing w:val="-2"/>
          <w:lang w:eastAsia="hi-IN" w:bidi="hi-IN"/>
        </w:rPr>
      </w:pPr>
    </w:p>
    <w:p w14:paraId="37DB01ED" w14:textId="77777777" w:rsidR="00BE6FAC" w:rsidRDefault="00BE6FAC" w:rsidP="00BE6FAC">
      <w:pPr>
        <w:tabs>
          <w:tab w:val="left" w:pos="-540"/>
        </w:tabs>
        <w:ind w:right="45"/>
        <w:jc w:val="both"/>
        <w:rPr>
          <w:rFonts w:eastAsia="Times New Roman"/>
          <w:b/>
          <w:spacing w:val="-2"/>
          <w:lang w:eastAsia="hi-IN" w:bidi="hi-IN"/>
        </w:rPr>
      </w:pPr>
    </w:p>
    <w:p w14:paraId="67E5C221" w14:textId="77777777" w:rsidR="00BE6FAC" w:rsidRDefault="00BE6FAC" w:rsidP="00BE6FAC">
      <w:pPr>
        <w:tabs>
          <w:tab w:val="left" w:pos="-540"/>
        </w:tabs>
        <w:ind w:right="45"/>
        <w:jc w:val="both"/>
        <w:rPr>
          <w:rFonts w:eastAsia="Times New Roman"/>
          <w:b/>
          <w:spacing w:val="-2"/>
          <w:lang w:eastAsia="hi-IN" w:bidi="hi-IN"/>
        </w:rPr>
      </w:pPr>
    </w:p>
    <w:p w14:paraId="74554E71" w14:textId="77777777" w:rsidR="00BE6FAC" w:rsidRDefault="00BE6FAC" w:rsidP="00BE6FAC">
      <w:pPr>
        <w:tabs>
          <w:tab w:val="left" w:pos="-540"/>
        </w:tabs>
        <w:ind w:right="45"/>
        <w:jc w:val="both"/>
        <w:rPr>
          <w:rFonts w:eastAsia="Times New Roman"/>
          <w:b/>
          <w:spacing w:val="-2"/>
          <w:lang w:eastAsia="hi-IN" w:bidi="hi-IN"/>
        </w:rPr>
      </w:pPr>
    </w:p>
    <w:p w14:paraId="07AF38D2" w14:textId="77777777" w:rsidR="00BE6FAC" w:rsidRDefault="00BE6FAC" w:rsidP="00BE6FAC">
      <w:pPr>
        <w:tabs>
          <w:tab w:val="left" w:pos="-540"/>
        </w:tabs>
        <w:ind w:right="45"/>
        <w:jc w:val="both"/>
        <w:rPr>
          <w:rFonts w:eastAsia="Times New Roman"/>
          <w:b/>
          <w:spacing w:val="-2"/>
          <w:lang w:eastAsia="hi-IN" w:bidi="hi-IN"/>
        </w:rPr>
      </w:pPr>
    </w:p>
    <w:p w14:paraId="682375D3" w14:textId="77777777" w:rsidR="00BE6FAC" w:rsidRDefault="00BE6FAC" w:rsidP="00BE6FAC">
      <w:pPr>
        <w:tabs>
          <w:tab w:val="left" w:pos="-540"/>
        </w:tabs>
        <w:ind w:right="45"/>
        <w:jc w:val="both"/>
        <w:rPr>
          <w:rFonts w:eastAsia="Times New Roman"/>
          <w:b/>
          <w:spacing w:val="-2"/>
          <w:lang w:eastAsia="hi-IN" w:bidi="hi-IN"/>
        </w:rPr>
      </w:pPr>
    </w:p>
    <w:p w14:paraId="336C1FEE" w14:textId="77777777" w:rsidR="00BE6FAC" w:rsidRDefault="00BE6FAC" w:rsidP="00BE6FAC">
      <w:pPr>
        <w:tabs>
          <w:tab w:val="left" w:pos="-540"/>
        </w:tabs>
        <w:ind w:right="45"/>
        <w:jc w:val="both"/>
        <w:rPr>
          <w:rFonts w:eastAsia="Times New Roman"/>
          <w:b/>
          <w:spacing w:val="-2"/>
          <w:lang w:eastAsia="hi-IN" w:bidi="hi-IN"/>
        </w:rPr>
      </w:pPr>
    </w:p>
    <w:p w14:paraId="5611C61A" w14:textId="77777777" w:rsidR="00BE6FAC" w:rsidRDefault="00BE6FAC" w:rsidP="00BE6FAC">
      <w:pPr>
        <w:tabs>
          <w:tab w:val="left" w:pos="-540"/>
        </w:tabs>
        <w:ind w:right="45"/>
        <w:jc w:val="both"/>
        <w:rPr>
          <w:rFonts w:eastAsia="Times New Roman"/>
          <w:b/>
          <w:spacing w:val="-2"/>
          <w:lang w:eastAsia="hi-IN" w:bidi="hi-IN"/>
        </w:rPr>
      </w:pPr>
    </w:p>
    <w:p w14:paraId="02E9A8B8" w14:textId="77777777" w:rsidR="00BE6FAC" w:rsidRDefault="00BE6FAC" w:rsidP="00BE6FAC">
      <w:pPr>
        <w:tabs>
          <w:tab w:val="left" w:pos="-540"/>
        </w:tabs>
        <w:ind w:right="45"/>
        <w:jc w:val="both"/>
        <w:rPr>
          <w:rFonts w:eastAsia="Times New Roman"/>
          <w:b/>
          <w:spacing w:val="-2"/>
          <w:lang w:eastAsia="hi-IN" w:bidi="hi-IN"/>
        </w:rPr>
      </w:pPr>
    </w:p>
    <w:p w14:paraId="58FA4314" w14:textId="77777777" w:rsidR="00BE6FAC" w:rsidRDefault="00BE6FAC" w:rsidP="00BE6FAC">
      <w:pPr>
        <w:tabs>
          <w:tab w:val="left" w:pos="-540"/>
        </w:tabs>
        <w:ind w:right="45"/>
        <w:jc w:val="both"/>
        <w:rPr>
          <w:rFonts w:eastAsia="Times New Roman"/>
          <w:b/>
          <w:spacing w:val="-2"/>
          <w:lang w:eastAsia="hi-IN" w:bidi="hi-IN"/>
        </w:rPr>
      </w:pPr>
    </w:p>
    <w:p w14:paraId="13EC44DD" w14:textId="77777777" w:rsidR="00BE6FAC" w:rsidRDefault="00BE6FAC" w:rsidP="00BE6FAC">
      <w:pPr>
        <w:tabs>
          <w:tab w:val="left" w:pos="-540"/>
        </w:tabs>
        <w:ind w:right="45"/>
        <w:jc w:val="both"/>
        <w:rPr>
          <w:rFonts w:eastAsia="Times New Roman"/>
          <w:b/>
          <w:spacing w:val="-2"/>
          <w:lang w:eastAsia="hi-IN" w:bidi="hi-IN"/>
        </w:rPr>
      </w:pPr>
    </w:p>
    <w:p w14:paraId="6A1AA0A8" w14:textId="77777777" w:rsidR="00BE6FAC" w:rsidRDefault="00BE6FAC" w:rsidP="00BE6FAC">
      <w:pPr>
        <w:tabs>
          <w:tab w:val="left" w:pos="-540"/>
        </w:tabs>
        <w:ind w:right="45"/>
        <w:jc w:val="both"/>
        <w:rPr>
          <w:rFonts w:eastAsia="Times New Roman"/>
          <w:b/>
          <w:spacing w:val="-2"/>
          <w:lang w:eastAsia="hi-IN" w:bidi="hi-IN"/>
        </w:rPr>
      </w:pPr>
    </w:p>
    <w:p w14:paraId="1A924D16" w14:textId="77777777" w:rsidR="00BE6FAC" w:rsidRPr="008165D6" w:rsidRDefault="00BE6FAC" w:rsidP="00BE6FAC">
      <w:pPr>
        <w:tabs>
          <w:tab w:val="left" w:pos="-540"/>
        </w:tabs>
        <w:ind w:right="45"/>
        <w:jc w:val="both"/>
        <w:rPr>
          <w:rFonts w:eastAsia="Times New Roman"/>
          <w:b/>
          <w:spacing w:val="-2"/>
          <w:lang w:eastAsia="hi-IN" w:bidi="hi-IN"/>
        </w:rPr>
      </w:pPr>
      <w:r>
        <w:rPr>
          <w:rFonts w:eastAsia="Times New Roman"/>
          <w:b/>
          <w:spacing w:val="-2"/>
          <w:lang w:eastAsia="hi-IN" w:bidi="hi-IN"/>
        </w:rPr>
        <w:t>1</w:t>
      </w:r>
      <w:r w:rsidRPr="008165D6">
        <w:rPr>
          <w:rFonts w:eastAsia="Times New Roman"/>
          <w:b/>
          <w:spacing w:val="-2"/>
          <w:lang w:eastAsia="hi-IN" w:bidi="hi-IN"/>
        </w:rPr>
        <w:t>.2</w:t>
      </w:r>
      <w:r w:rsidRPr="008165D6">
        <w:rPr>
          <w:rFonts w:eastAsia="Times New Roman"/>
          <w:b/>
          <w:spacing w:val="-2"/>
          <w:lang w:eastAsia="hi-IN" w:bidi="hi-IN"/>
        </w:rPr>
        <w:tab/>
        <w:t>DATOS GENERALES DEL OFERENTE.</w:t>
      </w:r>
    </w:p>
    <w:p w14:paraId="79A408B9" w14:textId="77777777" w:rsidR="00BE6FAC" w:rsidRPr="008165D6" w:rsidRDefault="00BE6FAC" w:rsidP="00BE6FAC">
      <w:pPr>
        <w:tabs>
          <w:tab w:val="left" w:pos="-540"/>
        </w:tabs>
        <w:ind w:left="15" w:right="45"/>
        <w:jc w:val="both"/>
        <w:rPr>
          <w:rFonts w:eastAsia="Times New Roman"/>
          <w:b/>
          <w:spacing w:val="-2"/>
          <w:lang w:eastAsia="hi-IN" w:bidi="hi-IN"/>
        </w:rPr>
      </w:pPr>
    </w:p>
    <w:p w14:paraId="24EFA934" w14:textId="77777777" w:rsidR="00BE6FAC" w:rsidRPr="008165D6" w:rsidRDefault="00BE6FAC" w:rsidP="00BE6FAC">
      <w:pPr>
        <w:tabs>
          <w:tab w:val="left" w:pos="-540"/>
        </w:tabs>
        <w:ind w:left="15" w:right="45"/>
        <w:jc w:val="both"/>
        <w:rPr>
          <w:rFonts w:eastAsia="Times New Roman"/>
          <w:spacing w:val="-2"/>
          <w:lang w:eastAsia="hi-IN" w:bidi="hi-IN"/>
        </w:rPr>
      </w:pPr>
      <w:r w:rsidRPr="008165D6">
        <w:rPr>
          <w:rFonts w:eastAsia="Times New Roman"/>
          <w:spacing w:val="-2"/>
          <w:lang w:eastAsia="hi-IN" w:bidi="hi-IN"/>
        </w:rPr>
        <w:t>NOMBRE DEL OFERENTE: (</w:t>
      </w:r>
      <w:r w:rsidRPr="008165D6">
        <w:rPr>
          <w:rFonts w:eastAsia="Times New Roman"/>
          <w:i/>
          <w:spacing w:val="-2"/>
          <w:lang w:eastAsia="hi-IN" w:bidi="hi-IN"/>
        </w:rPr>
        <w:t>determinar si es persona natural, jurídica, consorcio o asociación; en este último caso, se identificará a los miembros del consorcio o asociación. Se determinará al representante legal, apoderado o procurador común, de ser el caso</w:t>
      </w:r>
      <w:r w:rsidRPr="008165D6">
        <w:rPr>
          <w:rFonts w:eastAsia="Times New Roman"/>
          <w:spacing w:val="-2"/>
          <w:lang w:eastAsia="hi-IN" w:bidi="hi-IN"/>
        </w:rPr>
        <w:t>).</w:t>
      </w:r>
    </w:p>
    <w:p w14:paraId="193AFD72" w14:textId="77777777" w:rsidR="00BE6FAC" w:rsidRPr="008165D6" w:rsidRDefault="00BE6FAC" w:rsidP="00BE6FAC">
      <w:pPr>
        <w:tabs>
          <w:tab w:val="left" w:pos="-540"/>
        </w:tabs>
        <w:ind w:left="15" w:right="45"/>
        <w:jc w:val="both"/>
        <w:rPr>
          <w:rFonts w:eastAsia="Times New Roman"/>
          <w:spacing w:val="-2"/>
          <w:lang w:eastAsia="hi-IN" w:bidi="hi-IN"/>
        </w:rPr>
      </w:pPr>
      <w:r w:rsidRPr="008165D6">
        <w:rPr>
          <w:rFonts w:eastAsia="Times New Roman"/>
          <w:spacing w:val="-2"/>
          <w:lang w:eastAsia="hi-IN" w:bidi="hi-IN"/>
        </w:rPr>
        <w:tab/>
      </w:r>
    </w:p>
    <w:p w14:paraId="0719B1D2" w14:textId="77777777" w:rsidR="00BE6FAC" w:rsidRPr="008165D6" w:rsidRDefault="00BE6FAC" w:rsidP="00BE6FAC">
      <w:pPr>
        <w:tabs>
          <w:tab w:val="left" w:pos="-540"/>
        </w:tabs>
        <w:ind w:left="15" w:right="45"/>
        <w:jc w:val="both"/>
        <w:rPr>
          <w:rFonts w:eastAsia="Times New Roman"/>
          <w:spacing w:val="-2"/>
          <w:lang w:eastAsia="hi-IN" w:bidi="hi-IN"/>
        </w:rPr>
      </w:pPr>
      <w:r w:rsidRPr="008165D6">
        <w:rPr>
          <w:rFonts w:eastAsia="Times New Roman"/>
          <w:spacing w:val="-2"/>
          <w:lang w:eastAsia="hi-IN" w:bidi="hi-IN"/>
        </w:rPr>
        <w:t xml:space="preserve">Ciudad: </w:t>
      </w:r>
      <w:r w:rsidRPr="008165D6">
        <w:rPr>
          <w:rFonts w:eastAsia="Times New Roman"/>
          <w:spacing w:val="-2"/>
          <w:lang w:eastAsia="hi-IN" w:bidi="hi-IN"/>
        </w:rPr>
        <w:tab/>
      </w:r>
      <w:r w:rsidRPr="008165D6">
        <w:rPr>
          <w:rFonts w:eastAsia="Times New Roman"/>
          <w:spacing w:val="-2"/>
          <w:lang w:eastAsia="hi-IN" w:bidi="hi-IN"/>
        </w:rPr>
        <w:tab/>
      </w:r>
    </w:p>
    <w:p w14:paraId="7FC769A0" w14:textId="77777777" w:rsidR="00BE6FAC" w:rsidRPr="008165D6" w:rsidRDefault="00BE6FAC" w:rsidP="00BE6FAC">
      <w:pPr>
        <w:tabs>
          <w:tab w:val="left" w:pos="-540"/>
        </w:tabs>
        <w:ind w:left="15" w:right="45"/>
        <w:jc w:val="both"/>
        <w:rPr>
          <w:rFonts w:eastAsia="Times New Roman"/>
          <w:spacing w:val="-2"/>
          <w:lang w:eastAsia="hi-IN" w:bidi="hi-IN"/>
        </w:rPr>
      </w:pPr>
      <w:r w:rsidRPr="008165D6">
        <w:rPr>
          <w:rFonts w:eastAsia="Times New Roman"/>
          <w:spacing w:val="-2"/>
          <w:lang w:eastAsia="hi-IN" w:bidi="hi-IN"/>
        </w:rPr>
        <w:t>Calle (principal):</w:t>
      </w:r>
    </w:p>
    <w:p w14:paraId="202C2300" w14:textId="77777777" w:rsidR="00BE6FAC" w:rsidRPr="008165D6" w:rsidRDefault="00BE6FAC" w:rsidP="00BE6FAC">
      <w:pPr>
        <w:tabs>
          <w:tab w:val="left" w:pos="-540"/>
        </w:tabs>
        <w:ind w:left="15" w:right="45"/>
        <w:jc w:val="both"/>
        <w:rPr>
          <w:rFonts w:eastAsia="Times New Roman"/>
          <w:spacing w:val="-2"/>
          <w:lang w:eastAsia="hi-IN" w:bidi="hi-IN"/>
        </w:rPr>
      </w:pPr>
      <w:r w:rsidRPr="008165D6">
        <w:rPr>
          <w:rFonts w:eastAsia="Times New Roman"/>
          <w:spacing w:val="-2"/>
          <w:lang w:eastAsia="hi-IN" w:bidi="hi-IN"/>
        </w:rPr>
        <w:t>No.:</w:t>
      </w:r>
    </w:p>
    <w:p w14:paraId="584784D9" w14:textId="77777777" w:rsidR="00BE6FAC" w:rsidRPr="008165D6" w:rsidRDefault="00BE6FAC" w:rsidP="00BE6FAC">
      <w:pPr>
        <w:tabs>
          <w:tab w:val="left" w:pos="-540"/>
        </w:tabs>
        <w:ind w:left="15" w:right="45"/>
        <w:jc w:val="both"/>
        <w:rPr>
          <w:rFonts w:eastAsia="Times New Roman"/>
          <w:spacing w:val="-2"/>
          <w:lang w:eastAsia="hi-IN" w:bidi="hi-IN"/>
        </w:rPr>
      </w:pPr>
      <w:r w:rsidRPr="008165D6">
        <w:rPr>
          <w:rFonts w:eastAsia="Times New Roman"/>
          <w:spacing w:val="-2"/>
          <w:lang w:eastAsia="hi-IN" w:bidi="hi-IN"/>
        </w:rPr>
        <w:t>Calle (intersección):</w:t>
      </w:r>
    </w:p>
    <w:p w14:paraId="4AC06E78" w14:textId="77777777" w:rsidR="00BE6FAC" w:rsidRPr="008165D6" w:rsidRDefault="00BE6FAC" w:rsidP="00BE6FAC">
      <w:pPr>
        <w:tabs>
          <w:tab w:val="left" w:pos="-540"/>
        </w:tabs>
        <w:ind w:left="15" w:right="45"/>
        <w:jc w:val="both"/>
        <w:rPr>
          <w:rFonts w:eastAsia="Times New Roman"/>
          <w:spacing w:val="-2"/>
          <w:lang w:eastAsia="hi-IN" w:bidi="hi-IN"/>
        </w:rPr>
      </w:pPr>
      <w:r w:rsidRPr="008165D6">
        <w:rPr>
          <w:rFonts w:eastAsia="Times New Roman"/>
          <w:spacing w:val="-2"/>
          <w:lang w:eastAsia="hi-IN" w:bidi="hi-IN"/>
        </w:rPr>
        <w:t>Teléfono(s):</w:t>
      </w:r>
    </w:p>
    <w:p w14:paraId="535AD22D" w14:textId="77777777" w:rsidR="00BE6FAC" w:rsidRPr="008165D6" w:rsidRDefault="00BE6FAC" w:rsidP="00BE6FAC">
      <w:pPr>
        <w:tabs>
          <w:tab w:val="left" w:pos="-540"/>
        </w:tabs>
        <w:ind w:left="15" w:right="45"/>
        <w:jc w:val="both"/>
        <w:rPr>
          <w:rFonts w:eastAsia="Times New Roman"/>
          <w:spacing w:val="-2"/>
          <w:lang w:eastAsia="hi-IN" w:bidi="hi-IN"/>
        </w:rPr>
      </w:pPr>
      <w:r w:rsidRPr="008165D6">
        <w:rPr>
          <w:rFonts w:eastAsia="Times New Roman"/>
          <w:spacing w:val="-2"/>
          <w:lang w:eastAsia="hi-IN" w:bidi="hi-IN"/>
        </w:rPr>
        <w:t>Correo electrónico:</w:t>
      </w:r>
    </w:p>
    <w:p w14:paraId="5E3DE75B" w14:textId="77777777" w:rsidR="00BE6FAC" w:rsidRPr="008165D6" w:rsidRDefault="00BE6FAC" w:rsidP="00BE6FAC">
      <w:pPr>
        <w:tabs>
          <w:tab w:val="left" w:pos="-540"/>
        </w:tabs>
        <w:ind w:left="15" w:right="45"/>
        <w:jc w:val="both"/>
        <w:rPr>
          <w:rFonts w:eastAsia="Times New Roman"/>
          <w:spacing w:val="-2"/>
          <w:lang w:eastAsia="hi-IN" w:bidi="hi-IN"/>
        </w:rPr>
      </w:pPr>
      <w:r w:rsidRPr="008165D6">
        <w:rPr>
          <w:rFonts w:eastAsia="Times New Roman"/>
          <w:spacing w:val="-2"/>
          <w:lang w:eastAsia="hi-IN" w:bidi="hi-IN"/>
        </w:rPr>
        <w:t>Cédula de Ciudadanía (Pasaporte):</w:t>
      </w:r>
    </w:p>
    <w:p w14:paraId="07E17431" w14:textId="77777777" w:rsidR="00BE6FAC" w:rsidRPr="008165D6" w:rsidRDefault="00BE6FAC" w:rsidP="00BE6FAC">
      <w:pPr>
        <w:tabs>
          <w:tab w:val="left" w:pos="-540"/>
        </w:tabs>
        <w:ind w:left="15" w:right="45"/>
        <w:jc w:val="both"/>
        <w:rPr>
          <w:rFonts w:eastAsia="Times New Roman"/>
          <w:spacing w:val="-2"/>
          <w:lang w:eastAsia="hi-IN" w:bidi="hi-IN"/>
        </w:rPr>
      </w:pPr>
      <w:r w:rsidRPr="008165D6">
        <w:rPr>
          <w:rFonts w:eastAsia="Times New Roman"/>
          <w:spacing w:val="-2"/>
          <w:lang w:eastAsia="hi-IN" w:bidi="hi-IN"/>
        </w:rPr>
        <w:t>R.U.C:</w:t>
      </w:r>
    </w:p>
    <w:p w14:paraId="6F331F04" w14:textId="77777777" w:rsidR="00BE6FAC" w:rsidRPr="008165D6" w:rsidRDefault="00BE6FAC" w:rsidP="00BE6FAC">
      <w:pPr>
        <w:tabs>
          <w:tab w:val="left" w:pos="-540"/>
        </w:tabs>
        <w:ind w:right="45"/>
        <w:jc w:val="both"/>
        <w:rPr>
          <w:rFonts w:eastAsia="Times New Roman"/>
          <w:spacing w:val="-2"/>
          <w:lang w:eastAsia="hi-IN" w:bidi="hi-IN"/>
        </w:rPr>
      </w:pPr>
    </w:p>
    <w:p w14:paraId="1739C488" w14:textId="77777777" w:rsidR="00BE6FAC" w:rsidRDefault="00BE6FAC" w:rsidP="00BE6FAC">
      <w:pPr>
        <w:jc w:val="both"/>
        <w:rPr>
          <w:rFonts w:eastAsia="Times New Roman"/>
          <w:b/>
          <w:lang w:eastAsia="hi-IN" w:bidi="hi-IN"/>
        </w:rPr>
      </w:pPr>
    </w:p>
    <w:p w14:paraId="1E35546C" w14:textId="77777777" w:rsidR="00BE6FAC" w:rsidRDefault="00BE6FAC" w:rsidP="00BE6FAC">
      <w:pPr>
        <w:jc w:val="both"/>
        <w:rPr>
          <w:rFonts w:eastAsia="Times New Roman"/>
          <w:b/>
          <w:lang w:eastAsia="hi-IN" w:bidi="hi-IN"/>
        </w:rPr>
      </w:pPr>
    </w:p>
    <w:p w14:paraId="7EF483DB" w14:textId="77777777" w:rsidR="00BE6FAC" w:rsidRDefault="00BE6FAC" w:rsidP="00BE6FAC">
      <w:pPr>
        <w:jc w:val="both"/>
        <w:rPr>
          <w:rFonts w:eastAsia="Times New Roman"/>
          <w:b/>
          <w:lang w:eastAsia="hi-IN" w:bidi="hi-IN"/>
        </w:rPr>
      </w:pPr>
    </w:p>
    <w:p w14:paraId="0573537C" w14:textId="77777777" w:rsidR="00BE6FAC" w:rsidRDefault="00BE6FAC" w:rsidP="00BE6FAC">
      <w:pPr>
        <w:jc w:val="both"/>
        <w:rPr>
          <w:rFonts w:eastAsia="Times New Roman"/>
          <w:b/>
          <w:lang w:eastAsia="hi-IN" w:bidi="hi-IN"/>
        </w:rPr>
      </w:pPr>
    </w:p>
    <w:p w14:paraId="34567751" w14:textId="77777777" w:rsidR="00BE6FAC" w:rsidRDefault="00BE6FAC" w:rsidP="00BE6FAC">
      <w:pPr>
        <w:jc w:val="both"/>
        <w:rPr>
          <w:rFonts w:eastAsia="Times New Roman"/>
          <w:b/>
          <w:lang w:eastAsia="hi-IN" w:bidi="hi-IN"/>
        </w:rPr>
      </w:pPr>
    </w:p>
    <w:p w14:paraId="742C2BE6" w14:textId="77777777" w:rsidR="00BE6FAC" w:rsidRDefault="00BE6FAC" w:rsidP="00BE6FAC">
      <w:pPr>
        <w:jc w:val="both"/>
        <w:rPr>
          <w:rFonts w:eastAsia="Times New Roman"/>
          <w:b/>
          <w:lang w:eastAsia="hi-IN" w:bidi="hi-IN"/>
        </w:rPr>
      </w:pPr>
    </w:p>
    <w:p w14:paraId="5D9D0FB6" w14:textId="77777777" w:rsidR="00BE6FAC" w:rsidRDefault="00BE6FAC" w:rsidP="00BE6FAC">
      <w:pPr>
        <w:jc w:val="both"/>
        <w:rPr>
          <w:rFonts w:eastAsia="Times New Roman"/>
          <w:b/>
          <w:lang w:eastAsia="hi-IN" w:bidi="hi-IN"/>
        </w:rPr>
      </w:pPr>
    </w:p>
    <w:p w14:paraId="6D70AE61" w14:textId="77777777" w:rsidR="00BE6FAC" w:rsidRDefault="00BE6FAC" w:rsidP="00BE6FAC">
      <w:pPr>
        <w:jc w:val="both"/>
        <w:rPr>
          <w:rFonts w:eastAsia="Times New Roman"/>
          <w:b/>
          <w:lang w:eastAsia="hi-IN" w:bidi="hi-IN"/>
        </w:rPr>
      </w:pPr>
    </w:p>
    <w:p w14:paraId="16DEA358" w14:textId="77777777" w:rsidR="00BE6FAC" w:rsidRDefault="00BE6FAC" w:rsidP="00BE6FAC">
      <w:pPr>
        <w:jc w:val="both"/>
        <w:rPr>
          <w:rFonts w:eastAsia="Times New Roman"/>
          <w:b/>
          <w:lang w:eastAsia="hi-IN" w:bidi="hi-IN"/>
        </w:rPr>
      </w:pPr>
    </w:p>
    <w:p w14:paraId="762D3438" w14:textId="77777777" w:rsidR="00BE6FAC" w:rsidRDefault="00BE6FAC" w:rsidP="00BE6FAC">
      <w:pPr>
        <w:jc w:val="both"/>
        <w:rPr>
          <w:rFonts w:eastAsia="Times New Roman"/>
          <w:b/>
          <w:lang w:eastAsia="hi-IN" w:bidi="hi-IN"/>
        </w:rPr>
      </w:pPr>
    </w:p>
    <w:p w14:paraId="3F392C99" w14:textId="77777777" w:rsidR="00BE6FAC" w:rsidRDefault="00BE6FAC" w:rsidP="00BE6FAC">
      <w:pPr>
        <w:jc w:val="both"/>
        <w:rPr>
          <w:rFonts w:eastAsia="Times New Roman"/>
          <w:b/>
          <w:lang w:eastAsia="hi-IN" w:bidi="hi-IN"/>
        </w:rPr>
      </w:pPr>
    </w:p>
    <w:p w14:paraId="0F70C4EC" w14:textId="77777777" w:rsidR="00BE6FAC" w:rsidRDefault="00BE6FAC" w:rsidP="00BE6FAC">
      <w:pPr>
        <w:jc w:val="both"/>
        <w:rPr>
          <w:rFonts w:eastAsia="Times New Roman"/>
          <w:b/>
          <w:lang w:eastAsia="hi-IN" w:bidi="hi-IN"/>
        </w:rPr>
      </w:pPr>
    </w:p>
    <w:p w14:paraId="743F5551" w14:textId="77777777" w:rsidR="00BE6FAC" w:rsidRDefault="00BE6FAC" w:rsidP="00BE6FAC">
      <w:pPr>
        <w:jc w:val="both"/>
        <w:rPr>
          <w:rFonts w:eastAsia="Times New Roman"/>
          <w:b/>
          <w:lang w:eastAsia="hi-IN" w:bidi="hi-IN"/>
        </w:rPr>
      </w:pPr>
    </w:p>
    <w:p w14:paraId="3CB8FE7C" w14:textId="77777777" w:rsidR="00BE6FAC" w:rsidRDefault="00BE6FAC" w:rsidP="00BE6FAC">
      <w:pPr>
        <w:jc w:val="both"/>
        <w:rPr>
          <w:rFonts w:eastAsia="Times New Roman"/>
          <w:b/>
          <w:lang w:eastAsia="hi-IN" w:bidi="hi-IN"/>
        </w:rPr>
      </w:pPr>
    </w:p>
    <w:p w14:paraId="2007B0D8" w14:textId="77777777" w:rsidR="00BE6FAC" w:rsidRDefault="00BE6FAC" w:rsidP="00BE6FAC">
      <w:pPr>
        <w:jc w:val="both"/>
        <w:rPr>
          <w:rFonts w:eastAsia="Times New Roman"/>
          <w:b/>
          <w:lang w:eastAsia="hi-IN" w:bidi="hi-IN"/>
        </w:rPr>
      </w:pPr>
    </w:p>
    <w:p w14:paraId="6218011E" w14:textId="77777777" w:rsidR="00BE6FAC" w:rsidRDefault="00BE6FAC" w:rsidP="00BE6FAC">
      <w:pPr>
        <w:jc w:val="both"/>
        <w:rPr>
          <w:rFonts w:eastAsia="Times New Roman"/>
          <w:b/>
          <w:lang w:eastAsia="hi-IN" w:bidi="hi-IN"/>
        </w:rPr>
      </w:pPr>
    </w:p>
    <w:p w14:paraId="4DEFD402" w14:textId="77777777" w:rsidR="00BE6FAC" w:rsidRDefault="00BE6FAC" w:rsidP="00BE6FAC">
      <w:pPr>
        <w:jc w:val="both"/>
        <w:rPr>
          <w:rFonts w:eastAsia="Times New Roman"/>
          <w:b/>
          <w:lang w:eastAsia="hi-IN" w:bidi="hi-IN"/>
        </w:rPr>
      </w:pPr>
    </w:p>
    <w:p w14:paraId="04A53117" w14:textId="77777777" w:rsidR="00BE6FAC" w:rsidRDefault="00BE6FAC" w:rsidP="00BE6FAC">
      <w:pPr>
        <w:jc w:val="both"/>
        <w:rPr>
          <w:rFonts w:eastAsia="Times New Roman"/>
          <w:b/>
          <w:lang w:eastAsia="hi-IN" w:bidi="hi-IN"/>
        </w:rPr>
      </w:pPr>
    </w:p>
    <w:p w14:paraId="5058E318" w14:textId="77777777" w:rsidR="00BE6FAC" w:rsidRDefault="00BE6FAC" w:rsidP="00BE6FAC">
      <w:pPr>
        <w:jc w:val="both"/>
        <w:rPr>
          <w:rFonts w:eastAsia="Times New Roman"/>
          <w:b/>
          <w:lang w:eastAsia="hi-IN" w:bidi="hi-IN"/>
        </w:rPr>
      </w:pPr>
    </w:p>
    <w:p w14:paraId="7D0D0235" w14:textId="77777777" w:rsidR="00BE6FAC" w:rsidRDefault="00BE6FAC" w:rsidP="00BE6FAC">
      <w:pPr>
        <w:jc w:val="both"/>
        <w:rPr>
          <w:rFonts w:eastAsia="Times New Roman"/>
          <w:b/>
          <w:lang w:eastAsia="hi-IN" w:bidi="hi-IN"/>
        </w:rPr>
      </w:pPr>
    </w:p>
    <w:p w14:paraId="771A9A12" w14:textId="77777777" w:rsidR="00BE6FAC" w:rsidRDefault="00BE6FAC" w:rsidP="00BE6FAC">
      <w:pPr>
        <w:jc w:val="both"/>
        <w:rPr>
          <w:rFonts w:eastAsia="Times New Roman"/>
          <w:b/>
          <w:lang w:eastAsia="hi-IN" w:bidi="hi-IN"/>
        </w:rPr>
      </w:pPr>
    </w:p>
    <w:p w14:paraId="52959741" w14:textId="77777777" w:rsidR="00BE6FAC" w:rsidRDefault="00BE6FAC" w:rsidP="00BE6FAC">
      <w:pPr>
        <w:jc w:val="both"/>
        <w:rPr>
          <w:rFonts w:eastAsia="Times New Roman"/>
          <w:b/>
          <w:lang w:eastAsia="hi-IN" w:bidi="hi-IN"/>
        </w:rPr>
      </w:pPr>
    </w:p>
    <w:p w14:paraId="4FD8760C" w14:textId="77777777" w:rsidR="00BE6FAC" w:rsidRDefault="00BE6FAC" w:rsidP="00BE6FAC">
      <w:pPr>
        <w:jc w:val="both"/>
        <w:rPr>
          <w:rFonts w:eastAsia="Times New Roman"/>
          <w:b/>
          <w:lang w:eastAsia="hi-IN" w:bidi="hi-IN"/>
        </w:rPr>
      </w:pPr>
    </w:p>
    <w:p w14:paraId="3E35979B" w14:textId="77777777" w:rsidR="00BE6FAC" w:rsidRDefault="00BE6FAC" w:rsidP="00BE6FAC">
      <w:pPr>
        <w:jc w:val="both"/>
        <w:rPr>
          <w:rFonts w:eastAsia="Times New Roman"/>
          <w:b/>
          <w:lang w:eastAsia="hi-IN" w:bidi="hi-IN"/>
        </w:rPr>
      </w:pPr>
    </w:p>
    <w:p w14:paraId="2905E8B5" w14:textId="77777777" w:rsidR="00BE6FAC" w:rsidRDefault="00BE6FAC" w:rsidP="00BE6FAC">
      <w:pPr>
        <w:jc w:val="both"/>
        <w:rPr>
          <w:ins w:id="0" w:author="usuario" w:date="2024-09-25T16:03:00Z"/>
          <w:rFonts w:eastAsia="Times New Roman"/>
          <w:b/>
          <w:lang w:eastAsia="hi-IN" w:bidi="hi-IN"/>
        </w:rPr>
      </w:pPr>
    </w:p>
    <w:p w14:paraId="62BD2199" w14:textId="77777777" w:rsidR="00BE6FAC" w:rsidRDefault="00BE6FAC" w:rsidP="00BE6FAC">
      <w:pPr>
        <w:jc w:val="both"/>
        <w:rPr>
          <w:rFonts w:eastAsia="Times New Roman"/>
          <w:b/>
          <w:lang w:eastAsia="hi-IN" w:bidi="hi-IN"/>
        </w:rPr>
      </w:pPr>
    </w:p>
    <w:p w14:paraId="0CBECD1E" w14:textId="77777777" w:rsidR="00BE6FAC" w:rsidRDefault="00BE6FAC" w:rsidP="00BE6FAC">
      <w:pPr>
        <w:jc w:val="both"/>
        <w:rPr>
          <w:rFonts w:eastAsia="Times New Roman"/>
          <w:b/>
          <w:lang w:eastAsia="hi-IN" w:bidi="hi-IN"/>
        </w:rPr>
      </w:pPr>
    </w:p>
    <w:p w14:paraId="0ECFA5E8" w14:textId="77777777" w:rsidR="00BE6FAC" w:rsidRDefault="00BE6FAC" w:rsidP="00BE6FAC">
      <w:pPr>
        <w:jc w:val="both"/>
        <w:rPr>
          <w:rFonts w:eastAsia="Times New Roman"/>
          <w:b/>
          <w:lang w:eastAsia="hi-IN" w:bidi="hi-IN"/>
        </w:rPr>
      </w:pPr>
    </w:p>
    <w:p w14:paraId="4F1C7CFD" w14:textId="77777777" w:rsidR="00BE6FAC" w:rsidRDefault="00BE6FAC" w:rsidP="00BE6FAC">
      <w:pPr>
        <w:jc w:val="both"/>
        <w:rPr>
          <w:rFonts w:eastAsia="Times New Roman"/>
          <w:b/>
          <w:lang w:eastAsia="hi-IN" w:bidi="hi-IN"/>
        </w:rPr>
      </w:pPr>
    </w:p>
    <w:p w14:paraId="2597B385" w14:textId="77777777" w:rsidR="008A114A" w:rsidRDefault="008A114A" w:rsidP="00BE6FAC">
      <w:pPr>
        <w:jc w:val="both"/>
        <w:rPr>
          <w:rFonts w:eastAsia="Times New Roman"/>
          <w:b/>
          <w:lang w:eastAsia="hi-IN" w:bidi="hi-IN"/>
        </w:rPr>
      </w:pPr>
    </w:p>
    <w:p w14:paraId="624A5615" w14:textId="77777777" w:rsidR="008A114A" w:rsidRDefault="008A114A" w:rsidP="00BE6FAC">
      <w:pPr>
        <w:jc w:val="both"/>
        <w:rPr>
          <w:rFonts w:eastAsia="Times New Roman"/>
          <w:b/>
          <w:lang w:eastAsia="hi-IN" w:bidi="hi-IN"/>
        </w:rPr>
      </w:pPr>
    </w:p>
    <w:p w14:paraId="0B80C9C8" w14:textId="77777777" w:rsidR="008A114A" w:rsidRDefault="008A114A" w:rsidP="00BE6FAC">
      <w:pPr>
        <w:jc w:val="both"/>
        <w:rPr>
          <w:rFonts w:eastAsia="Times New Roman"/>
          <w:b/>
          <w:lang w:eastAsia="hi-IN" w:bidi="hi-IN"/>
        </w:rPr>
      </w:pPr>
    </w:p>
    <w:p w14:paraId="12F3C93C" w14:textId="77777777" w:rsidR="00BE6FAC" w:rsidRDefault="00BE6FAC" w:rsidP="00BE6FAC">
      <w:pPr>
        <w:jc w:val="both"/>
        <w:rPr>
          <w:rFonts w:eastAsia="Times New Roman"/>
          <w:b/>
          <w:lang w:eastAsia="hi-IN" w:bidi="hi-IN"/>
        </w:rPr>
      </w:pPr>
    </w:p>
    <w:p w14:paraId="2D7BB5AD" w14:textId="77777777" w:rsidR="00BE6FAC" w:rsidRDefault="00BE6FAC" w:rsidP="00BE6FAC">
      <w:pPr>
        <w:jc w:val="both"/>
        <w:rPr>
          <w:rFonts w:eastAsia="Times New Roman"/>
          <w:b/>
          <w:i/>
        </w:rPr>
      </w:pPr>
      <w:r>
        <w:rPr>
          <w:rFonts w:eastAsia="Times New Roman"/>
          <w:b/>
          <w:lang w:eastAsia="hi-IN" w:bidi="hi-IN"/>
        </w:rPr>
        <w:lastRenderedPageBreak/>
        <w:t>1</w:t>
      </w:r>
      <w:r w:rsidRPr="008165D6">
        <w:rPr>
          <w:rFonts w:eastAsia="Times New Roman"/>
          <w:b/>
          <w:lang w:eastAsia="hi-IN" w:bidi="hi-IN"/>
        </w:rPr>
        <w:t>.3</w:t>
      </w:r>
      <w:r w:rsidRPr="008165D6">
        <w:rPr>
          <w:rFonts w:eastAsia="Times New Roman"/>
          <w:b/>
          <w:lang w:eastAsia="hi-IN" w:bidi="hi-IN"/>
        </w:rPr>
        <w:tab/>
      </w:r>
      <w:r w:rsidRPr="00AA43DC">
        <w:rPr>
          <w:rFonts w:eastAsia="Times New Roman"/>
          <w:b/>
        </w:rPr>
        <w:t>DECLARACIONES DE PERSONAS JURÍDICAS Y PERSONAS NATURALES, OFERENTES.</w:t>
      </w:r>
    </w:p>
    <w:p w14:paraId="7DF56E22" w14:textId="77777777" w:rsidR="00BE6FAC" w:rsidRPr="008165D6" w:rsidRDefault="00BE6FAC" w:rsidP="00BE6FAC">
      <w:pPr>
        <w:tabs>
          <w:tab w:val="left" w:pos="-720"/>
        </w:tabs>
        <w:ind w:right="-119"/>
        <w:jc w:val="both"/>
        <w:rPr>
          <w:rFonts w:eastAsia="Times New Roman"/>
          <w:b/>
          <w:spacing w:val="-3"/>
          <w:lang w:eastAsia="hi-IN" w:bidi="hi-IN"/>
        </w:rPr>
      </w:pPr>
    </w:p>
    <w:p w14:paraId="4B8F08B6" w14:textId="77777777" w:rsidR="00BE6FAC" w:rsidRDefault="00BE6FAC" w:rsidP="00BE6FAC">
      <w:pPr>
        <w:tabs>
          <w:tab w:val="left" w:pos="-720"/>
        </w:tabs>
        <w:ind w:right="-119"/>
        <w:jc w:val="both"/>
        <w:rPr>
          <w:rFonts w:eastAsia="Times New Roman"/>
          <w:i/>
          <w:spacing w:val="-3"/>
          <w:lang w:eastAsia="hi-IN" w:bidi="hi-IN"/>
        </w:rPr>
      </w:pPr>
      <w:r w:rsidRPr="008165D6">
        <w:rPr>
          <w:rFonts w:eastAsia="Times New Roman"/>
          <w:i/>
          <w:spacing w:val="-3"/>
          <w:lang w:eastAsia="hi-IN" w:bidi="hi-IN"/>
        </w:rPr>
        <w:t>(No aplica para</w:t>
      </w:r>
      <w:r>
        <w:rPr>
          <w:rFonts w:eastAsia="Times New Roman"/>
          <w:i/>
          <w:spacing w:val="-3"/>
          <w:lang w:eastAsia="hi-IN" w:bidi="hi-IN"/>
        </w:rPr>
        <w:t xml:space="preserve"> aquellas</w:t>
      </w:r>
      <w:r w:rsidRPr="008165D6">
        <w:rPr>
          <w:rFonts w:eastAsia="Times New Roman"/>
          <w:i/>
          <w:spacing w:val="-3"/>
          <w:lang w:eastAsia="hi-IN" w:bidi="hi-IN"/>
        </w:rPr>
        <w:t xml:space="preserve"> contrataciones</w:t>
      </w:r>
      <w:r>
        <w:rPr>
          <w:rFonts w:eastAsia="Times New Roman"/>
          <w:i/>
          <w:spacing w:val="-3"/>
          <w:lang w:eastAsia="hi-IN" w:bidi="hi-IN"/>
        </w:rPr>
        <w:t xml:space="preserve"> previstas </w:t>
      </w:r>
      <w:r w:rsidRPr="00AA43DC">
        <w:rPr>
          <w:rFonts w:eastAsia="Times New Roman"/>
          <w:i/>
          <w:spacing w:val="-2"/>
          <w:lang w:eastAsia="hi-IN" w:bidi="hi-IN"/>
        </w:rPr>
        <w:t>en el número 8 del artículo 2 de la LOSNCP</w:t>
      </w:r>
      <w:r w:rsidRPr="008165D6">
        <w:rPr>
          <w:rFonts w:eastAsia="Times New Roman"/>
          <w:i/>
          <w:spacing w:val="-3"/>
          <w:lang w:eastAsia="hi-IN" w:bidi="hi-IN"/>
        </w:rPr>
        <w:t>)</w:t>
      </w:r>
      <w:r>
        <w:rPr>
          <w:rFonts w:eastAsia="Times New Roman"/>
          <w:i/>
          <w:spacing w:val="-3"/>
          <w:lang w:eastAsia="hi-IN" w:bidi="hi-IN"/>
        </w:rPr>
        <w:t>.</w:t>
      </w:r>
    </w:p>
    <w:p w14:paraId="494DF96B" w14:textId="77777777" w:rsidR="00BE6FAC" w:rsidRDefault="00BE6FAC" w:rsidP="00BE6FAC">
      <w:pPr>
        <w:tabs>
          <w:tab w:val="left" w:pos="-720"/>
        </w:tabs>
        <w:ind w:right="-119"/>
        <w:jc w:val="both"/>
        <w:rPr>
          <w:rFonts w:eastAsia="Times New Roman"/>
          <w:i/>
          <w:spacing w:val="-3"/>
          <w:lang w:eastAsia="hi-IN" w:bidi="hi-IN"/>
        </w:rPr>
      </w:pPr>
    </w:p>
    <w:p w14:paraId="4F666CC4" w14:textId="77777777" w:rsidR="00BE6FAC" w:rsidRDefault="00BE6FAC" w:rsidP="00BE6FAC">
      <w:pPr>
        <w:tabs>
          <w:tab w:val="left" w:pos="-720"/>
        </w:tabs>
        <w:ind w:right="-119"/>
        <w:jc w:val="both"/>
        <w:rPr>
          <w:rStyle w:val="markedcontent"/>
        </w:rPr>
      </w:pPr>
      <w:r w:rsidRPr="007A7731">
        <w:rPr>
          <w:rStyle w:val="markedcontent"/>
        </w:rPr>
        <w:t xml:space="preserve">En mi calidad de representante legal de (nombre de </w:t>
      </w:r>
      <w:r>
        <w:rPr>
          <w:rStyle w:val="markedcontent"/>
        </w:rPr>
        <w:t>persona jurídica/ razón social</w:t>
      </w:r>
      <w:r>
        <w:rPr>
          <w:rStyle w:val="Refdenotaalpie"/>
        </w:rPr>
        <w:footnoteReference w:id="1"/>
      </w:r>
      <w:r w:rsidRPr="007A7731">
        <w:rPr>
          <w:rStyle w:val="markedcontent"/>
        </w:rPr>
        <w:t>) o,</w:t>
      </w:r>
      <w:r>
        <w:rPr>
          <w:rStyle w:val="markedcontent"/>
        </w:rPr>
        <w:t xml:space="preserve"> (nombre de la persona natural</w:t>
      </w:r>
      <w:r>
        <w:rPr>
          <w:rStyle w:val="Refdenotaalpie"/>
        </w:rPr>
        <w:footnoteReference w:id="2"/>
      </w:r>
      <w:r w:rsidRPr="007A7731">
        <w:rPr>
          <w:rStyle w:val="markedcontent"/>
        </w:rPr>
        <w:t>), declaro bajo juramento en conocimiento de las</w:t>
      </w:r>
      <w:r>
        <w:rPr>
          <w:rStyle w:val="markedcontent"/>
        </w:rPr>
        <w:t xml:space="preserve"> </w:t>
      </w:r>
      <w:r w:rsidRPr="007A7731">
        <w:rPr>
          <w:rStyle w:val="markedcontent"/>
        </w:rPr>
        <w:t>consecuencias legales que se generen por faltar a la verdad, lo siguiente:</w:t>
      </w:r>
    </w:p>
    <w:p w14:paraId="27676E73" w14:textId="77777777" w:rsidR="00BE6FAC" w:rsidRDefault="00BE6FAC" w:rsidP="00BE6FAC">
      <w:pPr>
        <w:tabs>
          <w:tab w:val="left" w:pos="-720"/>
        </w:tabs>
        <w:ind w:right="-119"/>
        <w:jc w:val="both"/>
      </w:pPr>
    </w:p>
    <w:p w14:paraId="4605040C" w14:textId="77777777" w:rsidR="00BE6FAC" w:rsidRPr="007A7731" w:rsidRDefault="00BE6FAC" w:rsidP="00BE6FAC">
      <w:pPr>
        <w:tabs>
          <w:tab w:val="left" w:pos="-720"/>
        </w:tabs>
        <w:ind w:right="-119"/>
        <w:jc w:val="both"/>
        <w:rPr>
          <w:rStyle w:val="markedcontent"/>
          <w:b/>
        </w:rPr>
      </w:pPr>
      <w:r w:rsidRPr="007A7731">
        <w:rPr>
          <w:rStyle w:val="markedcontent"/>
          <w:b/>
        </w:rPr>
        <w:t>A. DECLARACIÓN PARA PERSONAS JURÍDICAS:</w:t>
      </w:r>
    </w:p>
    <w:p w14:paraId="49792B22" w14:textId="77777777" w:rsidR="00BE6FAC" w:rsidRDefault="00BE6FAC" w:rsidP="00BE6FAC">
      <w:pPr>
        <w:tabs>
          <w:tab w:val="left" w:pos="-720"/>
        </w:tabs>
        <w:ind w:right="-119"/>
        <w:jc w:val="both"/>
      </w:pPr>
    </w:p>
    <w:p w14:paraId="48788AF9" w14:textId="77777777" w:rsidR="00BE6FAC" w:rsidRDefault="00BE6FAC" w:rsidP="00BE6FAC">
      <w:pPr>
        <w:tabs>
          <w:tab w:val="left" w:pos="-720"/>
        </w:tabs>
        <w:ind w:right="-119"/>
        <w:jc w:val="both"/>
        <w:rPr>
          <w:rStyle w:val="markedcontent"/>
        </w:rPr>
      </w:pPr>
      <w:r w:rsidRPr="007A7731">
        <w:rPr>
          <w:rStyle w:val="markedcontent"/>
        </w:rPr>
        <w:t>1. Libre y voluntariamente presento la nómina de socios, accionistas o partícipes</w:t>
      </w:r>
      <w:r>
        <w:rPr>
          <w:rStyle w:val="markedcontent"/>
        </w:rPr>
        <w:t xml:space="preserve"> </w:t>
      </w:r>
      <w:r w:rsidRPr="007A7731">
        <w:rPr>
          <w:rStyle w:val="markedcontent"/>
        </w:rPr>
        <w:t>mayoritarios que detallo más adelante, para la verificación de que ninguno de ellos esté</w:t>
      </w:r>
      <w:r w:rsidRPr="007A7731">
        <w:br/>
      </w:r>
      <w:r w:rsidRPr="007A7731">
        <w:rPr>
          <w:rStyle w:val="markedcontent"/>
        </w:rPr>
        <w:t>inhabilitado en el RUP para participar en los procedimientos de contratación pública.</w:t>
      </w:r>
    </w:p>
    <w:p w14:paraId="53784135" w14:textId="77777777" w:rsidR="00BE6FAC" w:rsidRDefault="00BE6FAC" w:rsidP="00BE6FAC">
      <w:pPr>
        <w:tabs>
          <w:tab w:val="left" w:pos="-720"/>
        </w:tabs>
        <w:ind w:right="-119"/>
        <w:jc w:val="both"/>
        <w:rPr>
          <w:rStyle w:val="markedcontent"/>
        </w:rPr>
      </w:pPr>
      <w:r w:rsidRPr="007A7731">
        <w:br/>
      </w:r>
      <w:r w:rsidRPr="007A7731">
        <w:rPr>
          <w:rStyle w:val="markedcontent"/>
        </w:rPr>
        <w:t>2. Que la compañía a la que represento (el oferente deberá agregar la palabra SI, o la</w:t>
      </w:r>
      <w:r>
        <w:rPr>
          <w:rStyle w:val="markedcontent"/>
        </w:rPr>
        <w:t xml:space="preserve"> </w:t>
      </w:r>
      <w:r w:rsidRPr="007A7731">
        <w:rPr>
          <w:rStyle w:val="markedcontent"/>
        </w:rPr>
        <w:t>palabra, NO, según corresponda) está registrada en la BOLSA DE VALORES.</w:t>
      </w:r>
      <w:r>
        <w:rPr>
          <w:rStyle w:val="markedcontent"/>
        </w:rPr>
        <w:t xml:space="preserve"> </w:t>
      </w:r>
    </w:p>
    <w:p w14:paraId="476A646C" w14:textId="77777777" w:rsidR="00BE6FAC" w:rsidRPr="00C952F5" w:rsidRDefault="00BE6FAC" w:rsidP="00BE6FAC">
      <w:pPr>
        <w:tabs>
          <w:tab w:val="left" w:pos="-720"/>
        </w:tabs>
        <w:ind w:right="-119"/>
        <w:jc w:val="both"/>
      </w:pPr>
    </w:p>
    <w:p w14:paraId="579B58BA" w14:textId="77777777" w:rsidR="00BE6FAC" w:rsidRPr="007A7731" w:rsidRDefault="00BE6FAC" w:rsidP="00BE6FAC">
      <w:pPr>
        <w:jc w:val="both"/>
        <w:rPr>
          <w:vanish/>
        </w:rPr>
      </w:pPr>
    </w:p>
    <w:tbl>
      <w:tblPr>
        <w:tblpPr w:leftFromText="141" w:rightFromText="141" w:vertAnchor="text" w:horzAnchor="page" w:tblpX="2818" w:tblpY="-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
      </w:tblGrid>
      <w:tr w:rsidR="00BE6FAC" w:rsidRPr="007A7731" w14:paraId="26C0AA23" w14:textId="77777777" w:rsidTr="00F20237">
        <w:trPr>
          <w:trHeight w:val="269"/>
        </w:trPr>
        <w:tc>
          <w:tcPr>
            <w:tcW w:w="286" w:type="dxa"/>
            <w:shd w:val="clear" w:color="auto" w:fill="auto"/>
          </w:tcPr>
          <w:p w14:paraId="7DA7BB12" w14:textId="77777777" w:rsidR="00BE6FAC" w:rsidRPr="007A7731" w:rsidRDefault="00BE6FAC" w:rsidP="00F20237">
            <w:pPr>
              <w:jc w:val="both"/>
              <w:rPr>
                <w:rFonts w:eastAsia="Times New Roman"/>
                <w:color w:val="000000"/>
              </w:rPr>
            </w:pPr>
          </w:p>
        </w:tc>
      </w:tr>
    </w:tbl>
    <w:p w14:paraId="484BB949" w14:textId="77777777" w:rsidR="00BE6FAC" w:rsidRPr="005361F2" w:rsidRDefault="00BE6FAC" w:rsidP="00BE6FAC">
      <w:pPr>
        <w:rPr>
          <w:vanish/>
        </w:rPr>
      </w:pPr>
    </w:p>
    <w:tbl>
      <w:tblPr>
        <w:tblpPr w:leftFromText="141" w:rightFromText="141" w:vertAnchor="text" w:horzAnchor="margin" w:tblpXSpec="center" w:tblpY="-3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
      </w:tblGrid>
      <w:tr w:rsidR="00BE6FAC" w:rsidRPr="007A7731" w14:paraId="2D9054EA" w14:textId="77777777" w:rsidTr="00F20237">
        <w:trPr>
          <w:trHeight w:val="269"/>
        </w:trPr>
        <w:tc>
          <w:tcPr>
            <w:tcW w:w="286" w:type="dxa"/>
            <w:shd w:val="clear" w:color="auto" w:fill="auto"/>
          </w:tcPr>
          <w:p w14:paraId="1C1004AE" w14:textId="77777777" w:rsidR="00BE6FAC" w:rsidRPr="007A7731" w:rsidRDefault="00BE6FAC" w:rsidP="00F20237">
            <w:pPr>
              <w:jc w:val="both"/>
              <w:rPr>
                <w:rFonts w:eastAsia="Times New Roman"/>
                <w:color w:val="000000"/>
              </w:rPr>
            </w:pPr>
          </w:p>
        </w:tc>
      </w:tr>
    </w:tbl>
    <w:p w14:paraId="15165659" w14:textId="77777777" w:rsidR="00BE6FAC" w:rsidRPr="007A7731" w:rsidRDefault="00BE6FAC" w:rsidP="00BE6FAC">
      <w:pPr>
        <w:jc w:val="both"/>
        <w:rPr>
          <w:rFonts w:eastAsia="Times New Roman"/>
        </w:rPr>
      </w:pPr>
      <w:r w:rsidRPr="007A7731">
        <w:rPr>
          <w:rFonts w:eastAsia="Times New Roman"/>
        </w:rPr>
        <w:t xml:space="preserve">       SI</w:t>
      </w:r>
      <w:r w:rsidRPr="007A7731">
        <w:rPr>
          <w:rFonts w:eastAsia="Times New Roman"/>
        </w:rPr>
        <w:tab/>
      </w:r>
      <w:r w:rsidRPr="007A7731">
        <w:rPr>
          <w:rFonts w:eastAsia="Times New Roman"/>
        </w:rPr>
        <w:tab/>
      </w:r>
      <w:r w:rsidRPr="007A7731">
        <w:rPr>
          <w:rFonts w:eastAsia="Times New Roman"/>
        </w:rPr>
        <w:tab/>
      </w:r>
      <w:r w:rsidRPr="007A7731">
        <w:rPr>
          <w:rFonts w:eastAsia="Times New Roman"/>
        </w:rPr>
        <w:tab/>
        <w:t>NO</w:t>
      </w:r>
    </w:p>
    <w:p w14:paraId="14FB56CC" w14:textId="77777777" w:rsidR="00BE6FAC" w:rsidRDefault="00BE6FAC" w:rsidP="00BE6FAC">
      <w:pPr>
        <w:tabs>
          <w:tab w:val="left" w:pos="-720"/>
        </w:tabs>
        <w:ind w:right="-119"/>
        <w:jc w:val="both"/>
        <w:rPr>
          <w:rStyle w:val="markedcontent"/>
        </w:rPr>
      </w:pPr>
      <w:r w:rsidRPr="007A7731">
        <w:br/>
      </w:r>
    </w:p>
    <w:p w14:paraId="093D8802" w14:textId="77777777" w:rsidR="00BE6FAC" w:rsidRDefault="00BE6FAC" w:rsidP="00BE6FAC">
      <w:pPr>
        <w:tabs>
          <w:tab w:val="left" w:pos="-720"/>
        </w:tabs>
        <w:ind w:right="-119"/>
        <w:jc w:val="both"/>
        <w:rPr>
          <w:rStyle w:val="markedcontent"/>
        </w:rPr>
      </w:pPr>
      <w:r w:rsidRPr="007A7731">
        <w:rPr>
          <w:rStyle w:val="markedcontent"/>
        </w:rPr>
        <w:t>(En caso de que la persona jurídica tenga registro en alguna bolsa de valores, deberá</w:t>
      </w:r>
      <w:r>
        <w:rPr>
          <w:rStyle w:val="markedcontent"/>
        </w:rPr>
        <w:t xml:space="preserve"> </w:t>
      </w:r>
      <w:r w:rsidRPr="007A7731">
        <w:rPr>
          <w:rStyle w:val="markedcontent"/>
        </w:rPr>
        <w:t>incluir un párrafo en el que conste la fecha de tal registro, y declarar que en tal virtud</w:t>
      </w:r>
      <w:r>
        <w:rPr>
          <w:rStyle w:val="markedcontent"/>
        </w:rPr>
        <w:t xml:space="preserve"> </w:t>
      </w:r>
      <w:r w:rsidRPr="007A7731">
        <w:rPr>
          <w:rStyle w:val="markedcontent"/>
        </w:rPr>
        <w:t>sus acciones se cotizan en la mencionada Bolsa de Valores).</w:t>
      </w:r>
    </w:p>
    <w:p w14:paraId="18977B89" w14:textId="77777777" w:rsidR="00BE6FAC" w:rsidRDefault="00BE6FAC" w:rsidP="00BE6FAC">
      <w:pPr>
        <w:tabs>
          <w:tab w:val="left" w:pos="-720"/>
        </w:tabs>
        <w:ind w:right="-119"/>
        <w:jc w:val="both"/>
        <w:rPr>
          <w:rStyle w:val="markedcontent"/>
        </w:rPr>
      </w:pPr>
      <w:r w:rsidRPr="007A7731">
        <w:br/>
      </w:r>
      <w:r w:rsidRPr="007A7731">
        <w:rPr>
          <w:rStyle w:val="markedcontent"/>
        </w:rPr>
        <w:t>3. Acepto que la entidad contratante descalifique a mi representada, en caso de que los</w:t>
      </w:r>
      <w:r w:rsidRPr="007A7731">
        <w:br/>
      </w:r>
      <w:r w:rsidRPr="007A7731">
        <w:rPr>
          <w:rStyle w:val="markedcontent"/>
        </w:rPr>
        <w:t>socios, accionistas, o partícipes mayoritarios se encuentren inhabilitados por alguna de</w:t>
      </w:r>
      <w:r>
        <w:rPr>
          <w:rStyle w:val="markedcontent"/>
        </w:rPr>
        <w:t xml:space="preserve"> </w:t>
      </w:r>
      <w:r w:rsidRPr="007A7731">
        <w:rPr>
          <w:rStyle w:val="markedcontent"/>
        </w:rPr>
        <w:t>las causales previstas en el artículo 153 de la Constitución de la República del Ecuador,</w:t>
      </w:r>
      <w:r>
        <w:rPr>
          <w:rStyle w:val="markedcontent"/>
        </w:rPr>
        <w:t xml:space="preserve"> </w:t>
      </w:r>
      <w:r w:rsidRPr="007A7731">
        <w:rPr>
          <w:rStyle w:val="markedcontent"/>
        </w:rPr>
        <w:t>letra j) del artículo 24 de la Ley Orgánica del Servicio Pública, artículos 62 y 63 de la</w:t>
      </w:r>
      <w:r>
        <w:rPr>
          <w:rStyle w:val="markedcontent"/>
        </w:rPr>
        <w:t xml:space="preserve"> </w:t>
      </w:r>
      <w:r w:rsidRPr="007A7731">
        <w:rPr>
          <w:rStyle w:val="markedcontent"/>
        </w:rPr>
        <w:t>Ley Orgánica del Sistema Nacional de Contratación Pública; y, artículo 252 de su</w:t>
      </w:r>
      <w:r>
        <w:rPr>
          <w:rStyle w:val="markedcontent"/>
        </w:rPr>
        <w:t xml:space="preserve"> </w:t>
      </w:r>
      <w:r w:rsidRPr="007A7731">
        <w:rPr>
          <w:rStyle w:val="markedcontent"/>
        </w:rPr>
        <w:t>Reglamento General.</w:t>
      </w:r>
    </w:p>
    <w:p w14:paraId="066B0333" w14:textId="77777777" w:rsidR="00BE6FAC" w:rsidRPr="007A7731" w:rsidRDefault="00BE6FAC" w:rsidP="00BE6FAC">
      <w:pPr>
        <w:tabs>
          <w:tab w:val="left" w:pos="-720"/>
        </w:tabs>
        <w:ind w:right="-119"/>
        <w:jc w:val="both"/>
        <w:rPr>
          <w:rStyle w:val="markedcontent"/>
        </w:rPr>
      </w:pPr>
    </w:p>
    <w:p w14:paraId="5266797E" w14:textId="77777777" w:rsidR="00BE6FAC" w:rsidRDefault="00BE6FAC" w:rsidP="00BE6FAC">
      <w:pPr>
        <w:jc w:val="both"/>
        <w:rPr>
          <w:rFonts w:eastAsia="Times New Roman"/>
        </w:rPr>
      </w:pPr>
      <w:r w:rsidRPr="007A7731">
        <w:rPr>
          <w:rFonts w:eastAsia="Times New Roman"/>
        </w:rPr>
        <w:t>4. Me comprometo a notificar a la entidad contratante en caso de transferencia, cesión,</w:t>
      </w:r>
      <w:r w:rsidRPr="00BB15DA">
        <w:rPr>
          <w:rFonts w:eastAsia="Times New Roman"/>
        </w:rPr>
        <w:br/>
      </w:r>
      <w:r w:rsidRPr="007A7731">
        <w:rPr>
          <w:rFonts w:eastAsia="Times New Roman"/>
        </w:rPr>
        <w:t>o enajenación, bajo cualquier modalidad de las acciones, participaciones o cualquier</w:t>
      </w:r>
      <w:r w:rsidRPr="00BB15DA">
        <w:rPr>
          <w:rFonts w:eastAsia="Times New Roman"/>
        </w:rPr>
        <w:br/>
      </w:r>
      <w:r w:rsidRPr="007A7731">
        <w:rPr>
          <w:rFonts w:eastAsia="Times New Roman"/>
        </w:rPr>
        <w:t>otra forma de participación, que realice la persona jurídica a la que represento. En caso</w:t>
      </w:r>
      <w:r w:rsidRPr="00BB15DA">
        <w:rPr>
          <w:rFonts w:eastAsia="Times New Roman"/>
        </w:rPr>
        <w:br/>
      </w:r>
      <w:r w:rsidRPr="007A7731">
        <w:rPr>
          <w:rFonts w:eastAsia="Times New Roman"/>
        </w:rPr>
        <w:t>de no hacerlo, acepto la facultad de la entidad contratante para declarar la terminación</w:t>
      </w:r>
      <w:r w:rsidRPr="00BB15DA">
        <w:rPr>
          <w:rFonts w:eastAsia="Times New Roman"/>
        </w:rPr>
        <w:br/>
      </w:r>
      <w:r w:rsidRPr="007A7731">
        <w:rPr>
          <w:rFonts w:eastAsia="Times New Roman"/>
        </w:rPr>
        <w:t>unilateral del contrato respectivo. (Esta declaración del representante legal sólo será</w:t>
      </w:r>
      <w:r w:rsidRPr="00BB15DA">
        <w:rPr>
          <w:rFonts w:eastAsia="Times New Roman"/>
        </w:rPr>
        <w:br/>
      </w:r>
      <w:r w:rsidRPr="007A7731">
        <w:rPr>
          <w:rFonts w:eastAsia="Times New Roman"/>
        </w:rPr>
        <w:t>obligatoria y generará efectos jurídicos si la compañía o persona jurídica NO cotiza en</w:t>
      </w:r>
      <w:r w:rsidRPr="00BB15DA">
        <w:rPr>
          <w:rFonts w:eastAsia="Times New Roman"/>
        </w:rPr>
        <w:br/>
      </w:r>
      <w:r w:rsidRPr="007A7731">
        <w:rPr>
          <w:rFonts w:eastAsia="Times New Roman"/>
        </w:rPr>
        <w:t>bolsa).</w:t>
      </w:r>
    </w:p>
    <w:p w14:paraId="404FB8EE" w14:textId="77777777" w:rsidR="00BE6FAC" w:rsidRDefault="00BE6FAC" w:rsidP="00BE6FAC">
      <w:pPr>
        <w:jc w:val="both"/>
        <w:rPr>
          <w:rFonts w:eastAsia="Times New Roman"/>
        </w:rPr>
      </w:pPr>
      <w:r w:rsidRPr="00BB15DA">
        <w:rPr>
          <w:rFonts w:eastAsia="Times New Roman"/>
        </w:rPr>
        <w:br/>
      </w:r>
      <w:r w:rsidRPr="007A7731">
        <w:rPr>
          <w:rFonts w:eastAsia="Times New Roman"/>
        </w:rPr>
        <w:t>5. Garantizo la veracidad y exactitud de la información presentada; y, autorizo a la</w:t>
      </w:r>
      <w:r w:rsidRPr="00BB15DA">
        <w:rPr>
          <w:rFonts w:eastAsia="Times New Roman"/>
        </w:rPr>
        <w:br/>
      </w:r>
      <w:r w:rsidRPr="007A7731">
        <w:rPr>
          <w:rFonts w:eastAsia="Times New Roman"/>
        </w:rPr>
        <w:t>entidad contratante, al Servicio Nacional de Contratación Pública, o a los órganos de</w:t>
      </w:r>
      <w:r w:rsidRPr="00BB15DA">
        <w:rPr>
          <w:rFonts w:eastAsia="Times New Roman"/>
        </w:rPr>
        <w:br/>
      </w:r>
      <w:r w:rsidRPr="007A7731">
        <w:rPr>
          <w:rFonts w:eastAsia="Times New Roman"/>
        </w:rPr>
        <w:t>control, a efectuar las verificaciones del caso, a fin de constatar la información en</w:t>
      </w:r>
      <w:r w:rsidRPr="00BB15DA">
        <w:rPr>
          <w:rFonts w:eastAsia="Times New Roman"/>
        </w:rPr>
        <w:br/>
      </w:r>
      <w:r w:rsidRPr="007A7731">
        <w:rPr>
          <w:rFonts w:eastAsia="Times New Roman"/>
        </w:rPr>
        <w:t>mención.</w:t>
      </w:r>
      <w:r w:rsidRPr="00BB15DA">
        <w:rPr>
          <w:rFonts w:eastAsia="Times New Roman"/>
        </w:rPr>
        <w:br/>
      </w:r>
    </w:p>
    <w:p w14:paraId="4D765A5A" w14:textId="77777777" w:rsidR="00BE6FAC" w:rsidRPr="00BE4F66" w:rsidRDefault="00BE6FAC" w:rsidP="00BE6FAC">
      <w:pPr>
        <w:jc w:val="both"/>
        <w:rPr>
          <w:rFonts w:eastAsia="Times New Roman"/>
        </w:rPr>
      </w:pPr>
      <w:r w:rsidRPr="007A7731">
        <w:rPr>
          <w:rFonts w:eastAsia="Times New Roman"/>
        </w:rPr>
        <w:t>6. En caso de que la persona jurídica tenga entre sus socios, accionistas, partícipes o sus</w:t>
      </w:r>
      <w:r w:rsidRPr="00BB15DA">
        <w:rPr>
          <w:rFonts w:eastAsia="Times New Roman"/>
        </w:rPr>
        <w:br/>
      </w:r>
      <w:r w:rsidRPr="007A7731">
        <w:rPr>
          <w:rFonts w:eastAsia="Times New Roman"/>
        </w:rPr>
        <w:t>representantes legales a alguien considerada como “Persona Expuesta Políticamente</w:t>
      </w:r>
      <w:r w:rsidRPr="00BB15DA">
        <w:rPr>
          <w:rFonts w:eastAsia="Times New Roman"/>
        </w:rPr>
        <w:br/>
      </w:r>
      <w:r w:rsidRPr="007A7731">
        <w:rPr>
          <w:rFonts w:eastAsia="Times New Roman"/>
        </w:rPr>
        <w:lastRenderedPageBreak/>
        <w:t>(PEP)”, de conformidad a lo previsto en los artículos 42 y 44 del Reglamento General a</w:t>
      </w:r>
      <w:r w:rsidRPr="00BB15DA">
        <w:rPr>
          <w:rFonts w:eastAsia="Times New Roman"/>
        </w:rPr>
        <w:br/>
      </w:r>
      <w:r w:rsidRPr="007A7731">
        <w:rPr>
          <w:rFonts w:eastAsia="Times New Roman"/>
        </w:rPr>
        <w:t>la Ley Orgánica de Prevención, Detección y Erradicación del Delito de Lavado de</w:t>
      </w:r>
      <w:r w:rsidRPr="00BB15DA">
        <w:rPr>
          <w:rFonts w:eastAsia="Times New Roman"/>
        </w:rPr>
        <w:br/>
      </w:r>
      <w:r w:rsidRPr="007A7731">
        <w:rPr>
          <w:rFonts w:eastAsia="Times New Roman"/>
        </w:rPr>
        <w:t>Activos y del Financiamiento de Delitos, deberá detallar la siguiente información:</w:t>
      </w:r>
      <w:r w:rsidRPr="00BB15DA">
        <w:rPr>
          <w:rFonts w:eastAsia="Times New Roman"/>
        </w:rPr>
        <w:br/>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3"/>
        <w:gridCol w:w="1679"/>
        <w:gridCol w:w="2372"/>
        <w:gridCol w:w="2950"/>
      </w:tblGrid>
      <w:tr w:rsidR="00BE6FAC" w:rsidRPr="007A7731" w14:paraId="6EAB28B8" w14:textId="77777777" w:rsidTr="00F20237">
        <w:tc>
          <w:tcPr>
            <w:tcW w:w="1134" w:type="dxa"/>
            <w:shd w:val="clear" w:color="auto" w:fill="auto"/>
          </w:tcPr>
          <w:p w14:paraId="50750B02" w14:textId="77777777" w:rsidR="00BE6FAC" w:rsidRPr="00B92CA4" w:rsidRDefault="00BE6FAC" w:rsidP="00F20237">
            <w:pPr>
              <w:jc w:val="both"/>
              <w:rPr>
                <w:rFonts w:eastAsia="Times New Roman"/>
                <w:b/>
              </w:rPr>
            </w:pPr>
            <w:r w:rsidRPr="00B92CA4">
              <w:rPr>
                <w:rFonts w:eastAsia="Times New Roman"/>
                <w:b/>
              </w:rPr>
              <w:t>Nombres completos</w:t>
            </w:r>
            <w:r w:rsidRPr="00B92CA4">
              <w:rPr>
                <w:rFonts w:eastAsia="Times New Roman"/>
                <w:b/>
              </w:rPr>
              <w:br/>
            </w:r>
            <w:r w:rsidRPr="00B92CA4">
              <w:rPr>
                <w:rFonts w:eastAsia="Times New Roman"/>
                <w:b/>
              </w:rPr>
              <w:br/>
            </w:r>
          </w:p>
        </w:tc>
        <w:tc>
          <w:tcPr>
            <w:tcW w:w="1701" w:type="dxa"/>
            <w:shd w:val="clear" w:color="auto" w:fill="auto"/>
          </w:tcPr>
          <w:p w14:paraId="35341D2D" w14:textId="77777777" w:rsidR="00BE6FAC" w:rsidRPr="00B92CA4" w:rsidRDefault="00BE6FAC" w:rsidP="00F20237">
            <w:pPr>
              <w:jc w:val="both"/>
              <w:rPr>
                <w:rFonts w:eastAsia="Times New Roman"/>
                <w:b/>
              </w:rPr>
            </w:pPr>
            <w:r w:rsidRPr="00B92CA4">
              <w:rPr>
                <w:rFonts w:eastAsia="Times New Roman"/>
                <w:b/>
              </w:rPr>
              <w:t>Cédula o RUC</w:t>
            </w:r>
          </w:p>
        </w:tc>
        <w:tc>
          <w:tcPr>
            <w:tcW w:w="2410" w:type="dxa"/>
            <w:shd w:val="clear" w:color="auto" w:fill="auto"/>
          </w:tcPr>
          <w:p w14:paraId="2B500BD5" w14:textId="77777777" w:rsidR="00BE6FAC" w:rsidRPr="00B92CA4" w:rsidRDefault="00BE6FAC" w:rsidP="00F20237">
            <w:pPr>
              <w:jc w:val="both"/>
              <w:rPr>
                <w:rFonts w:eastAsia="Times New Roman"/>
                <w:b/>
              </w:rPr>
            </w:pPr>
            <w:r w:rsidRPr="00B92CA4">
              <w:rPr>
                <w:rFonts w:eastAsia="Times New Roman"/>
                <w:b/>
              </w:rPr>
              <w:t>Cargo o dignidad</w:t>
            </w:r>
            <w:r w:rsidRPr="00B92CA4">
              <w:rPr>
                <w:rFonts w:eastAsia="Times New Roman"/>
                <w:b/>
              </w:rPr>
              <w:br/>
              <w:t>que ejerce</w:t>
            </w:r>
            <w:r w:rsidRPr="00B92CA4">
              <w:rPr>
                <w:rFonts w:eastAsia="Times New Roman"/>
                <w:b/>
              </w:rPr>
              <w:br/>
            </w:r>
          </w:p>
        </w:tc>
        <w:tc>
          <w:tcPr>
            <w:tcW w:w="2999" w:type="dxa"/>
            <w:shd w:val="clear" w:color="auto" w:fill="auto"/>
          </w:tcPr>
          <w:p w14:paraId="38E2C4F8" w14:textId="77777777" w:rsidR="00BE6FAC" w:rsidRPr="00B92CA4" w:rsidRDefault="00BE6FAC" w:rsidP="00F20237">
            <w:pPr>
              <w:jc w:val="both"/>
              <w:rPr>
                <w:rFonts w:eastAsia="Times New Roman"/>
                <w:b/>
              </w:rPr>
            </w:pPr>
            <w:r w:rsidRPr="00B92CA4">
              <w:rPr>
                <w:rFonts w:eastAsia="Times New Roman"/>
                <w:b/>
              </w:rPr>
              <w:t>Entidad o</w:t>
            </w:r>
            <w:r w:rsidRPr="00B92CA4">
              <w:rPr>
                <w:rFonts w:eastAsia="Times New Roman"/>
                <w:b/>
              </w:rPr>
              <w:br/>
              <w:t>Institución en la que</w:t>
            </w:r>
            <w:r w:rsidRPr="00B92CA4">
              <w:rPr>
                <w:rFonts w:eastAsia="Times New Roman"/>
                <w:b/>
              </w:rPr>
              <w:br/>
              <w:t>ejerce el cargo o</w:t>
            </w:r>
            <w:r w:rsidRPr="00B92CA4">
              <w:rPr>
                <w:rFonts w:eastAsia="Times New Roman"/>
                <w:b/>
              </w:rPr>
              <w:br/>
              <w:t>dignidad</w:t>
            </w:r>
            <w:r w:rsidRPr="00B92CA4">
              <w:rPr>
                <w:rFonts w:eastAsia="Times New Roman"/>
                <w:b/>
              </w:rPr>
              <w:br/>
            </w:r>
          </w:p>
        </w:tc>
      </w:tr>
      <w:tr w:rsidR="00BE6FAC" w:rsidRPr="007A7731" w14:paraId="5C998389" w14:textId="77777777" w:rsidTr="00F20237">
        <w:tc>
          <w:tcPr>
            <w:tcW w:w="1134" w:type="dxa"/>
            <w:shd w:val="clear" w:color="auto" w:fill="auto"/>
          </w:tcPr>
          <w:p w14:paraId="374617C0" w14:textId="77777777" w:rsidR="00BE6FAC" w:rsidRPr="007A7731" w:rsidRDefault="00BE6FAC" w:rsidP="00F20237">
            <w:pPr>
              <w:jc w:val="both"/>
              <w:rPr>
                <w:rFonts w:eastAsia="Times New Roman"/>
                <w:i/>
              </w:rPr>
            </w:pPr>
          </w:p>
        </w:tc>
        <w:tc>
          <w:tcPr>
            <w:tcW w:w="1701" w:type="dxa"/>
            <w:shd w:val="clear" w:color="auto" w:fill="auto"/>
          </w:tcPr>
          <w:p w14:paraId="1709F2CD" w14:textId="77777777" w:rsidR="00BE6FAC" w:rsidRPr="007A7731" w:rsidRDefault="00BE6FAC" w:rsidP="00F20237">
            <w:pPr>
              <w:jc w:val="both"/>
              <w:rPr>
                <w:rFonts w:eastAsia="Times New Roman"/>
                <w:i/>
              </w:rPr>
            </w:pPr>
          </w:p>
        </w:tc>
        <w:tc>
          <w:tcPr>
            <w:tcW w:w="2410" w:type="dxa"/>
            <w:shd w:val="clear" w:color="auto" w:fill="auto"/>
          </w:tcPr>
          <w:p w14:paraId="73B451F9" w14:textId="77777777" w:rsidR="00BE6FAC" w:rsidRPr="007A7731" w:rsidRDefault="00BE6FAC" w:rsidP="00F20237">
            <w:pPr>
              <w:jc w:val="both"/>
              <w:rPr>
                <w:rFonts w:eastAsia="Times New Roman"/>
                <w:i/>
              </w:rPr>
            </w:pPr>
          </w:p>
        </w:tc>
        <w:tc>
          <w:tcPr>
            <w:tcW w:w="2999" w:type="dxa"/>
            <w:shd w:val="clear" w:color="auto" w:fill="auto"/>
          </w:tcPr>
          <w:p w14:paraId="67B9C3CD" w14:textId="77777777" w:rsidR="00BE6FAC" w:rsidRPr="007A7731" w:rsidRDefault="00BE6FAC" w:rsidP="00F20237">
            <w:pPr>
              <w:jc w:val="both"/>
              <w:rPr>
                <w:rFonts w:eastAsia="Times New Roman"/>
                <w:i/>
              </w:rPr>
            </w:pPr>
          </w:p>
        </w:tc>
      </w:tr>
      <w:tr w:rsidR="00BE6FAC" w:rsidRPr="007A7731" w14:paraId="20E8AD53" w14:textId="77777777" w:rsidTr="00F20237">
        <w:tc>
          <w:tcPr>
            <w:tcW w:w="1134" w:type="dxa"/>
            <w:shd w:val="clear" w:color="auto" w:fill="auto"/>
          </w:tcPr>
          <w:p w14:paraId="08580679" w14:textId="77777777" w:rsidR="00BE6FAC" w:rsidRPr="007A7731" w:rsidRDefault="00BE6FAC" w:rsidP="00F20237">
            <w:pPr>
              <w:jc w:val="both"/>
              <w:rPr>
                <w:rFonts w:eastAsia="Times New Roman"/>
                <w:i/>
              </w:rPr>
            </w:pPr>
          </w:p>
        </w:tc>
        <w:tc>
          <w:tcPr>
            <w:tcW w:w="1701" w:type="dxa"/>
            <w:shd w:val="clear" w:color="auto" w:fill="auto"/>
          </w:tcPr>
          <w:p w14:paraId="33FD126B" w14:textId="77777777" w:rsidR="00BE6FAC" w:rsidRPr="007A7731" w:rsidRDefault="00BE6FAC" w:rsidP="00F20237">
            <w:pPr>
              <w:jc w:val="both"/>
              <w:rPr>
                <w:rFonts w:eastAsia="Times New Roman"/>
                <w:i/>
              </w:rPr>
            </w:pPr>
          </w:p>
        </w:tc>
        <w:tc>
          <w:tcPr>
            <w:tcW w:w="2410" w:type="dxa"/>
            <w:shd w:val="clear" w:color="auto" w:fill="auto"/>
          </w:tcPr>
          <w:p w14:paraId="0EB87122" w14:textId="77777777" w:rsidR="00BE6FAC" w:rsidRPr="007A7731" w:rsidRDefault="00BE6FAC" w:rsidP="00F20237">
            <w:pPr>
              <w:jc w:val="both"/>
              <w:rPr>
                <w:rFonts w:eastAsia="Times New Roman"/>
                <w:i/>
              </w:rPr>
            </w:pPr>
          </w:p>
        </w:tc>
        <w:tc>
          <w:tcPr>
            <w:tcW w:w="2999" w:type="dxa"/>
            <w:shd w:val="clear" w:color="auto" w:fill="auto"/>
          </w:tcPr>
          <w:p w14:paraId="54D8EC28" w14:textId="77777777" w:rsidR="00BE6FAC" w:rsidRPr="007A7731" w:rsidRDefault="00BE6FAC" w:rsidP="00F20237">
            <w:pPr>
              <w:jc w:val="both"/>
              <w:rPr>
                <w:rFonts w:eastAsia="Times New Roman"/>
                <w:i/>
              </w:rPr>
            </w:pPr>
          </w:p>
        </w:tc>
      </w:tr>
      <w:tr w:rsidR="00BE6FAC" w:rsidRPr="007A7731" w14:paraId="463A1CCC" w14:textId="77777777" w:rsidTr="00F20237">
        <w:tc>
          <w:tcPr>
            <w:tcW w:w="1134" w:type="dxa"/>
            <w:shd w:val="clear" w:color="auto" w:fill="auto"/>
          </w:tcPr>
          <w:p w14:paraId="194E071F" w14:textId="77777777" w:rsidR="00BE6FAC" w:rsidRPr="007A7731" w:rsidRDefault="00BE6FAC" w:rsidP="00F20237">
            <w:pPr>
              <w:jc w:val="both"/>
              <w:rPr>
                <w:rFonts w:eastAsia="Times New Roman"/>
                <w:i/>
              </w:rPr>
            </w:pPr>
          </w:p>
        </w:tc>
        <w:tc>
          <w:tcPr>
            <w:tcW w:w="1701" w:type="dxa"/>
            <w:shd w:val="clear" w:color="auto" w:fill="auto"/>
          </w:tcPr>
          <w:p w14:paraId="6173EC0E" w14:textId="77777777" w:rsidR="00BE6FAC" w:rsidRPr="007A7731" w:rsidRDefault="00BE6FAC" w:rsidP="00F20237">
            <w:pPr>
              <w:jc w:val="both"/>
              <w:rPr>
                <w:rFonts w:eastAsia="Times New Roman"/>
                <w:i/>
              </w:rPr>
            </w:pPr>
          </w:p>
        </w:tc>
        <w:tc>
          <w:tcPr>
            <w:tcW w:w="2410" w:type="dxa"/>
            <w:shd w:val="clear" w:color="auto" w:fill="auto"/>
          </w:tcPr>
          <w:p w14:paraId="3733ACFA" w14:textId="77777777" w:rsidR="00BE6FAC" w:rsidRPr="007A7731" w:rsidRDefault="00BE6FAC" w:rsidP="00F20237">
            <w:pPr>
              <w:jc w:val="both"/>
              <w:rPr>
                <w:rFonts w:eastAsia="Times New Roman"/>
                <w:i/>
              </w:rPr>
            </w:pPr>
          </w:p>
        </w:tc>
        <w:tc>
          <w:tcPr>
            <w:tcW w:w="2999" w:type="dxa"/>
            <w:shd w:val="clear" w:color="auto" w:fill="auto"/>
          </w:tcPr>
          <w:p w14:paraId="547FCF22" w14:textId="77777777" w:rsidR="00BE6FAC" w:rsidRPr="007A7731" w:rsidRDefault="00BE6FAC" w:rsidP="00F20237">
            <w:pPr>
              <w:jc w:val="both"/>
              <w:rPr>
                <w:rFonts w:eastAsia="Times New Roman"/>
                <w:i/>
              </w:rPr>
            </w:pPr>
          </w:p>
        </w:tc>
      </w:tr>
    </w:tbl>
    <w:p w14:paraId="3E6FA8F5" w14:textId="77777777" w:rsidR="00BE6FAC" w:rsidRDefault="00BE6FAC" w:rsidP="00BE6FAC">
      <w:pPr>
        <w:jc w:val="both"/>
        <w:rPr>
          <w:rFonts w:eastAsia="Times New Roman"/>
        </w:rPr>
      </w:pPr>
      <w:r w:rsidRPr="00BB15DA">
        <w:rPr>
          <w:rFonts w:eastAsia="Times New Roman"/>
        </w:rPr>
        <w:br/>
      </w:r>
      <w:r w:rsidRPr="007A7731">
        <w:rPr>
          <w:rFonts w:eastAsia="Times New Roman"/>
        </w:rPr>
        <w:t xml:space="preserve">7. </w:t>
      </w:r>
      <w:r w:rsidRPr="00BE4F66">
        <w:rPr>
          <w:rFonts w:eastAsia="Times New Roman"/>
        </w:rPr>
        <w:t>Si la oferta es presentada por una persona jurídica, o a través de un compromiso de</w:t>
      </w:r>
      <w:r w:rsidRPr="00BE4F66">
        <w:rPr>
          <w:rFonts w:eastAsia="Times New Roman"/>
        </w:rPr>
        <w:br/>
        <w:t>asociación o consorcio, o de una asociación o consorcio constituido; declaro que uno o</w:t>
      </w:r>
      <w:r w:rsidRPr="00BE4F66">
        <w:rPr>
          <w:rFonts w:eastAsia="Times New Roman"/>
        </w:rPr>
        <w:br/>
        <w:t>más accionistas, partícipes, o socios que conforman la misma, así como los</w:t>
      </w:r>
      <w:r w:rsidRPr="00BE4F66">
        <w:rPr>
          <w:rFonts w:eastAsia="Times New Roman"/>
        </w:rPr>
        <w:br/>
        <w:t>representantes legales o procuradores comunes, según corresponda; ejercen una</w:t>
      </w:r>
      <w:r w:rsidRPr="00BE4F66">
        <w:rPr>
          <w:rFonts w:eastAsia="Times New Roman"/>
        </w:rPr>
        <w:br/>
        <w:t>dignidad de elección popular o un cargo en calidad de servidor público. (El oferente</w:t>
      </w:r>
      <w:r w:rsidRPr="00BE4F66">
        <w:rPr>
          <w:rFonts w:eastAsia="Times New Roman"/>
        </w:rPr>
        <w:br/>
        <w:t>deberá agregar la palabra SI, o la palabra, NO, según corresponda).</w:t>
      </w:r>
    </w:p>
    <w:p w14:paraId="5CB19997" w14:textId="77777777" w:rsidR="00BE6FAC" w:rsidRPr="00BE4F66" w:rsidRDefault="00BE6FAC" w:rsidP="00BE6FAC">
      <w:pPr>
        <w:jc w:val="both"/>
        <w:rPr>
          <w:rFonts w:eastAsia="Times New Roman"/>
        </w:rPr>
      </w:pPr>
    </w:p>
    <w:p w14:paraId="245E26D9" w14:textId="77777777" w:rsidR="00BE6FAC" w:rsidRPr="007A7731" w:rsidRDefault="00BE6FAC" w:rsidP="00BE6FAC">
      <w:pPr>
        <w:jc w:val="both"/>
        <w:rPr>
          <w:vanish/>
        </w:rPr>
      </w:pPr>
    </w:p>
    <w:tbl>
      <w:tblPr>
        <w:tblpPr w:leftFromText="141" w:rightFromText="141" w:vertAnchor="text" w:horzAnchor="page" w:tblpX="2818" w:tblpY="-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
      </w:tblGrid>
      <w:tr w:rsidR="00BE6FAC" w:rsidRPr="007A7731" w14:paraId="201119D9" w14:textId="77777777" w:rsidTr="00F20237">
        <w:trPr>
          <w:trHeight w:val="269"/>
        </w:trPr>
        <w:tc>
          <w:tcPr>
            <w:tcW w:w="286" w:type="dxa"/>
            <w:shd w:val="clear" w:color="auto" w:fill="auto"/>
          </w:tcPr>
          <w:p w14:paraId="4B052960" w14:textId="77777777" w:rsidR="00BE6FAC" w:rsidRPr="007A7731" w:rsidRDefault="00BE6FAC" w:rsidP="00F20237">
            <w:pPr>
              <w:jc w:val="both"/>
              <w:rPr>
                <w:rFonts w:eastAsia="Times New Roman"/>
                <w:color w:val="000000"/>
              </w:rPr>
            </w:pPr>
          </w:p>
        </w:tc>
      </w:tr>
    </w:tbl>
    <w:p w14:paraId="4B1968BB" w14:textId="77777777" w:rsidR="00BE6FAC" w:rsidRPr="005361F2" w:rsidRDefault="00BE6FAC" w:rsidP="00BE6FAC">
      <w:pPr>
        <w:rPr>
          <w:vanish/>
        </w:rPr>
      </w:pPr>
    </w:p>
    <w:tbl>
      <w:tblPr>
        <w:tblpPr w:leftFromText="141" w:rightFromText="141" w:vertAnchor="text" w:horzAnchor="margin" w:tblpXSpec="center" w:tblpYSpec="cen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
      </w:tblGrid>
      <w:tr w:rsidR="00BE6FAC" w:rsidRPr="007A7731" w14:paraId="5C61F6E2" w14:textId="77777777" w:rsidTr="00F20237">
        <w:trPr>
          <w:trHeight w:val="269"/>
        </w:trPr>
        <w:tc>
          <w:tcPr>
            <w:tcW w:w="286" w:type="dxa"/>
            <w:shd w:val="clear" w:color="auto" w:fill="auto"/>
          </w:tcPr>
          <w:p w14:paraId="28D3B20A" w14:textId="77777777" w:rsidR="00BE6FAC" w:rsidRPr="007A7731" w:rsidRDefault="00BE6FAC" w:rsidP="00F20237">
            <w:pPr>
              <w:jc w:val="both"/>
              <w:rPr>
                <w:rFonts w:eastAsia="Times New Roman"/>
                <w:color w:val="000000"/>
              </w:rPr>
            </w:pPr>
          </w:p>
        </w:tc>
      </w:tr>
    </w:tbl>
    <w:p w14:paraId="3549205B" w14:textId="77777777" w:rsidR="00BE6FAC" w:rsidRPr="007A7731" w:rsidRDefault="00BE6FAC" w:rsidP="00BE6FAC">
      <w:pPr>
        <w:jc w:val="both"/>
        <w:rPr>
          <w:rFonts w:eastAsia="Times New Roman"/>
        </w:rPr>
      </w:pPr>
      <w:r w:rsidRPr="007A7731">
        <w:rPr>
          <w:rFonts w:eastAsia="Times New Roman"/>
        </w:rPr>
        <w:t xml:space="preserve">       SI</w:t>
      </w:r>
      <w:r w:rsidRPr="007A7731">
        <w:rPr>
          <w:rFonts w:eastAsia="Times New Roman"/>
        </w:rPr>
        <w:tab/>
      </w:r>
      <w:r w:rsidRPr="007A7731">
        <w:rPr>
          <w:rFonts w:eastAsia="Times New Roman"/>
        </w:rPr>
        <w:tab/>
      </w:r>
      <w:r w:rsidRPr="007A7731">
        <w:rPr>
          <w:rFonts w:eastAsia="Times New Roman"/>
        </w:rPr>
        <w:tab/>
      </w:r>
      <w:r w:rsidRPr="007A7731">
        <w:rPr>
          <w:rFonts w:eastAsia="Times New Roman"/>
        </w:rPr>
        <w:tab/>
        <w:t>NO</w:t>
      </w:r>
    </w:p>
    <w:p w14:paraId="516B1E3F" w14:textId="77777777" w:rsidR="00BE6FAC" w:rsidRDefault="00BE6FAC" w:rsidP="00BE6FAC">
      <w:pPr>
        <w:jc w:val="both"/>
        <w:rPr>
          <w:rFonts w:eastAsia="Times New Roman"/>
        </w:rPr>
      </w:pPr>
    </w:p>
    <w:p w14:paraId="157432E7" w14:textId="77777777" w:rsidR="00BE6FAC" w:rsidRDefault="00BE6FAC" w:rsidP="00BE6FAC">
      <w:pPr>
        <w:jc w:val="both"/>
        <w:rPr>
          <w:rFonts w:eastAsia="Times New Roman"/>
        </w:rPr>
      </w:pPr>
      <w:r w:rsidRPr="007A7731">
        <w:rPr>
          <w:rFonts w:eastAsia="Times New Roman"/>
        </w:rPr>
        <w:t>En caso de que la declaración antes referida sea afirmativa, el oferente deberá</w:t>
      </w:r>
      <w:r w:rsidRPr="00BB15DA">
        <w:rPr>
          <w:rFonts w:eastAsia="Times New Roman"/>
        </w:rPr>
        <w:br/>
      </w:r>
      <w:r w:rsidRPr="007A7731">
        <w:rPr>
          <w:rFonts w:eastAsia="Times New Roman"/>
        </w:rPr>
        <w:t>completar la siguiente información:</w:t>
      </w:r>
    </w:p>
    <w:p w14:paraId="25D17D7E" w14:textId="77777777" w:rsidR="00BE6FAC" w:rsidRPr="00D771A7" w:rsidRDefault="00BE6FAC" w:rsidP="00BE6FAC">
      <w:pPr>
        <w:jc w:val="both"/>
        <w:rPr>
          <w:rStyle w:val="markedcontent"/>
          <w:rFonts w:eastAsia="Times New Roman"/>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701"/>
        <w:gridCol w:w="2410"/>
        <w:gridCol w:w="2999"/>
      </w:tblGrid>
      <w:tr w:rsidR="00BE6FAC" w:rsidRPr="007A7731" w14:paraId="140518C8" w14:textId="77777777" w:rsidTr="00F20237">
        <w:tc>
          <w:tcPr>
            <w:tcW w:w="1276" w:type="dxa"/>
            <w:shd w:val="clear" w:color="auto" w:fill="auto"/>
          </w:tcPr>
          <w:p w14:paraId="70C81FBD" w14:textId="77777777" w:rsidR="00BE6FAC" w:rsidRPr="009F3442" w:rsidRDefault="00BE6FAC" w:rsidP="00F20237">
            <w:pPr>
              <w:jc w:val="both"/>
              <w:rPr>
                <w:rFonts w:eastAsia="Times New Roman"/>
                <w:b/>
              </w:rPr>
            </w:pPr>
            <w:r w:rsidRPr="009F3442">
              <w:rPr>
                <w:rFonts w:eastAsia="Times New Roman"/>
                <w:b/>
              </w:rPr>
              <w:t>Nombres completos</w:t>
            </w:r>
            <w:r w:rsidRPr="009F3442">
              <w:rPr>
                <w:rFonts w:eastAsia="Times New Roman"/>
                <w:b/>
              </w:rPr>
              <w:br/>
            </w:r>
            <w:r w:rsidRPr="009F3442">
              <w:rPr>
                <w:rFonts w:eastAsia="Times New Roman"/>
                <w:b/>
              </w:rPr>
              <w:br/>
            </w:r>
          </w:p>
        </w:tc>
        <w:tc>
          <w:tcPr>
            <w:tcW w:w="1701" w:type="dxa"/>
            <w:shd w:val="clear" w:color="auto" w:fill="auto"/>
          </w:tcPr>
          <w:p w14:paraId="4876951D" w14:textId="77777777" w:rsidR="00BE6FAC" w:rsidRPr="009F3442" w:rsidRDefault="00BE6FAC" w:rsidP="00F20237">
            <w:pPr>
              <w:jc w:val="both"/>
              <w:rPr>
                <w:rFonts w:eastAsia="Times New Roman"/>
                <w:b/>
              </w:rPr>
            </w:pPr>
            <w:r w:rsidRPr="009F3442">
              <w:rPr>
                <w:rFonts w:eastAsia="Times New Roman"/>
                <w:b/>
              </w:rPr>
              <w:t>Cédula o RUC</w:t>
            </w:r>
          </w:p>
        </w:tc>
        <w:tc>
          <w:tcPr>
            <w:tcW w:w="2410" w:type="dxa"/>
            <w:shd w:val="clear" w:color="auto" w:fill="auto"/>
          </w:tcPr>
          <w:p w14:paraId="08435254" w14:textId="77777777" w:rsidR="00BE6FAC" w:rsidRPr="009F3442" w:rsidRDefault="00BE6FAC" w:rsidP="00F20237">
            <w:pPr>
              <w:jc w:val="both"/>
              <w:rPr>
                <w:rFonts w:eastAsia="Times New Roman"/>
                <w:b/>
              </w:rPr>
            </w:pPr>
            <w:r w:rsidRPr="009F3442">
              <w:rPr>
                <w:rFonts w:eastAsia="Times New Roman"/>
                <w:b/>
              </w:rPr>
              <w:t>Cargo o dignidad</w:t>
            </w:r>
            <w:r w:rsidRPr="009F3442">
              <w:rPr>
                <w:rFonts w:eastAsia="Times New Roman"/>
                <w:b/>
              </w:rPr>
              <w:br/>
              <w:t>que ejerce</w:t>
            </w:r>
            <w:r w:rsidRPr="009F3442">
              <w:rPr>
                <w:rFonts w:eastAsia="Times New Roman"/>
                <w:b/>
              </w:rPr>
              <w:br/>
            </w:r>
          </w:p>
        </w:tc>
        <w:tc>
          <w:tcPr>
            <w:tcW w:w="2999" w:type="dxa"/>
            <w:shd w:val="clear" w:color="auto" w:fill="auto"/>
          </w:tcPr>
          <w:p w14:paraId="19BA1D5C" w14:textId="77777777" w:rsidR="00BE6FAC" w:rsidRPr="009F3442" w:rsidRDefault="00BE6FAC" w:rsidP="00F20237">
            <w:pPr>
              <w:jc w:val="both"/>
              <w:rPr>
                <w:rFonts w:eastAsia="Times New Roman"/>
                <w:b/>
              </w:rPr>
            </w:pPr>
            <w:r w:rsidRPr="009F3442">
              <w:rPr>
                <w:rFonts w:eastAsia="Times New Roman"/>
                <w:b/>
              </w:rPr>
              <w:t>Entidad o</w:t>
            </w:r>
            <w:r w:rsidRPr="009F3442">
              <w:rPr>
                <w:rFonts w:eastAsia="Times New Roman"/>
                <w:b/>
              </w:rPr>
              <w:br/>
              <w:t>Institución en la que</w:t>
            </w:r>
            <w:r w:rsidRPr="009F3442">
              <w:rPr>
                <w:rFonts w:eastAsia="Times New Roman"/>
                <w:b/>
              </w:rPr>
              <w:br/>
              <w:t>ejerce el cargo o</w:t>
            </w:r>
            <w:r w:rsidRPr="009F3442">
              <w:rPr>
                <w:rFonts w:eastAsia="Times New Roman"/>
                <w:b/>
              </w:rPr>
              <w:br/>
              <w:t>dignidad</w:t>
            </w:r>
            <w:r w:rsidRPr="009F3442">
              <w:rPr>
                <w:rFonts w:eastAsia="Times New Roman"/>
                <w:b/>
              </w:rPr>
              <w:br/>
            </w:r>
          </w:p>
        </w:tc>
      </w:tr>
      <w:tr w:rsidR="00BE6FAC" w:rsidRPr="007A7731" w14:paraId="43552F5C" w14:textId="77777777" w:rsidTr="00F20237">
        <w:tc>
          <w:tcPr>
            <w:tcW w:w="1276" w:type="dxa"/>
            <w:shd w:val="clear" w:color="auto" w:fill="auto"/>
          </w:tcPr>
          <w:p w14:paraId="229479A3" w14:textId="77777777" w:rsidR="00BE6FAC" w:rsidRPr="007A7731" w:rsidRDefault="00BE6FAC" w:rsidP="00F20237">
            <w:pPr>
              <w:jc w:val="both"/>
              <w:rPr>
                <w:rFonts w:eastAsia="Times New Roman"/>
                <w:i/>
              </w:rPr>
            </w:pPr>
          </w:p>
        </w:tc>
        <w:tc>
          <w:tcPr>
            <w:tcW w:w="1701" w:type="dxa"/>
            <w:shd w:val="clear" w:color="auto" w:fill="auto"/>
          </w:tcPr>
          <w:p w14:paraId="350B38E8" w14:textId="77777777" w:rsidR="00BE6FAC" w:rsidRPr="007A7731" w:rsidRDefault="00BE6FAC" w:rsidP="00F20237">
            <w:pPr>
              <w:jc w:val="both"/>
              <w:rPr>
                <w:rFonts w:eastAsia="Times New Roman"/>
                <w:i/>
              </w:rPr>
            </w:pPr>
          </w:p>
        </w:tc>
        <w:tc>
          <w:tcPr>
            <w:tcW w:w="2410" w:type="dxa"/>
            <w:shd w:val="clear" w:color="auto" w:fill="auto"/>
          </w:tcPr>
          <w:p w14:paraId="0A92FC31" w14:textId="77777777" w:rsidR="00BE6FAC" w:rsidRPr="007A7731" w:rsidRDefault="00BE6FAC" w:rsidP="00F20237">
            <w:pPr>
              <w:jc w:val="both"/>
              <w:rPr>
                <w:rFonts w:eastAsia="Times New Roman"/>
                <w:i/>
              </w:rPr>
            </w:pPr>
          </w:p>
        </w:tc>
        <w:tc>
          <w:tcPr>
            <w:tcW w:w="2999" w:type="dxa"/>
            <w:shd w:val="clear" w:color="auto" w:fill="auto"/>
          </w:tcPr>
          <w:p w14:paraId="43E1AA75" w14:textId="77777777" w:rsidR="00BE6FAC" w:rsidRPr="007A7731" w:rsidRDefault="00BE6FAC" w:rsidP="00F20237">
            <w:pPr>
              <w:jc w:val="both"/>
              <w:rPr>
                <w:rFonts w:eastAsia="Times New Roman"/>
                <w:i/>
              </w:rPr>
            </w:pPr>
          </w:p>
        </w:tc>
      </w:tr>
      <w:tr w:rsidR="00BE6FAC" w:rsidRPr="007A7731" w14:paraId="5867A5B8" w14:textId="77777777" w:rsidTr="00F20237">
        <w:tc>
          <w:tcPr>
            <w:tcW w:w="1276" w:type="dxa"/>
            <w:shd w:val="clear" w:color="auto" w:fill="auto"/>
          </w:tcPr>
          <w:p w14:paraId="3606A2A1" w14:textId="77777777" w:rsidR="00BE6FAC" w:rsidRPr="007A7731" w:rsidRDefault="00BE6FAC" w:rsidP="00F20237">
            <w:pPr>
              <w:jc w:val="both"/>
              <w:rPr>
                <w:rFonts w:eastAsia="Times New Roman"/>
                <w:i/>
              </w:rPr>
            </w:pPr>
          </w:p>
        </w:tc>
        <w:tc>
          <w:tcPr>
            <w:tcW w:w="1701" w:type="dxa"/>
            <w:shd w:val="clear" w:color="auto" w:fill="auto"/>
          </w:tcPr>
          <w:p w14:paraId="3799DBE5" w14:textId="77777777" w:rsidR="00BE6FAC" w:rsidRPr="007A7731" w:rsidRDefault="00BE6FAC" w:rsidP="00F20237">
            <w:pPr>
              <w:jc w:val="both"/>
              <w:rPr>
                <w:rFonts w:eastAsia="Times New Roman"/>
                <w:i/>
              </w:rPr>
            </w:pPr>
          </w:p>
        </w:tc>
        <w:tc>
          <w:tcPr>
            <w:tcW w:w="2410" w:type="dxa"/>
            <w:shd w:val="clear" w:color="auto" w:fill="auto"/>
          </w:tcPr>
          <w:p w14:paraId="2495BF21" w14:textId="77777777" w:rsidR="00BE6FAC" w:rsidRPr="007A7731" w:rsidRDefault="00BE6FAC" w:rsidP="00F20237">
            <w:pPr>
              <w:jc w:val="both"/>
              <w:rPr>
                <w:rFonts w:eastAsia="Times New Roman"/>
                <w:i/>
              </w:rPr>
            </w:pPr>
          </w:p>
        </w:tc>
        <w:tc>
          <w:tcPr>
            <w:tcW w:w="2999" w:type="dxa"/>
            <w:shd w:val="clear" w:color="auto" w:fill="auto"/>
          </w:tcPr>
          <w:p w14:paraId="1FD20DC9" w14:textId="77777777" w:rsidR="00BE6FAC" w:rsidRPr="007A7731" w:rsidRDefault="00BE6FAC" w:rsidP="00F20237">
            <w:pPr>
              <w:jc w:val="both"/>
              <w:rPr>
                <w:rFonts w:eastAsia="Times New Roman"/>
                <w:i/>
              </w:rPr>
            </w:pPr>
          </w:p>
        </w:tc>
      </w:tr>
      <w:tr w:rsidR="00BE6FAC" w:rsidRPr="007A7731" w14:paraId="4ACAD6D5" w14:textId="77777777" w:rsidTr="00F20237">
        <w:tc>
          <w:tcPr>
            <w:tcW w:w="1276" w:type="dxa"/>
            <w:shd w:val="clear" w:color="auto" w:fill="auto"/>
          </w:tcPr>
          <w:p w14:paraId="1B4D6B8C" w14:textId="77777777" w:rsidR="00BE6FAC" w:rsidRPr="007A7731" w:rsidRDefault="00BE6FAC" w:rsidP="00F20237">
            <w:pPr>
              <w:jc w:val="both"/>
              <w:rPr>
                <w:rFonts w:eastAsia="Times New Roman"/>
                <w:i/>
              </w:rPr>
            </w:pPr>
          </w:p>
        </w:tc>
        <w:tc>
          <w:tcPr>
            <w:tcW w:w="1701" w:type="dxa"/>
            <w:shd w:val="clear" w:color="auto" w:fill="auto"/>
          </w:tcPr>
          <w:p w14:paraId="04239C53" w14:textId="77777777" w:rsidR="00BE6FAC" w:rsidRPr="007A7731" w:rsidRDefault="00BE6FAC" w:rsidP="00F20237">
            <w:pPr>
              <w:jc w:val="both"/>
              <w:rPr>
                <w:rFonts w:eastAsia="Times New Roman"/>
                <w:i/>
              </w:rPr>
            </w:pPr>
          </w:p>
        </w:tc>
        <w:tc>
          <w:tcPr>
            <w:tcW w:w="2410" w:type="dxa"/>
            <w:shd w:val="clear" w:color="auto" w:fill="auto"/>
          </w:tcPr>
          <w:p w14:paraId="6530D40C" w14:textId="77777777" w:rsidR="00BE6FAC" w:rsidRPr="007A7731" w:rsidRDefault="00BE6FAC" w:rsidP="00F20237">
            <w:pPr>
              <w:jc w:val="both"/>
              <w:rPr>
                <w:rFonts w:eastAsia="Times New Roman"/>
                <w:i/>
              </w:rPr>
            </w:pPr>
          </w:p>
        </w:tc>
        <w:tc>
          <w:tcPr>
            <w:tcW w:w="2999" w:type="dxa"/>
            <w:shd w:val="clear" w:color="auto" w:fill="auto"/>
          </w:tcPr>
          <w:p w14:paraId="1D43BD88" w14:textId="77777777" w:rsidR="00BE6FAC" w:rsidRPr="007A7731" w:rsidRDefault="00BE6FAC" w:rsidP="00F20237">
            <w:pPr>
              <w:jc w:val="both"/>
              <w:rPr>
                <w:rFonts w:eastAsia="Times New Roman"/>
                <w:i/>
              </w:rPr>
            </w:pPr>
          </w:p>
        </w:tc>
      </w:tr>
    </w:tbl>
    <w:p w14:paraId="62A08DB5" w14:textId="77777777" w:rsidR="00BE6FAC" w:rsidRPr="007A7731" w:rsidRDefault="00BE6FAC" w:rsidP="00BE6FAC">
      <w:pPr>
        <w:tabs>
          <w:tab w:val="left" w:pos="-720"/>
        </w:tabs>
        <w:ind w:right="-119"/>
        <w:jc w:val="both"/>
        <w:rPr>
          <w:rStyle w:val="markedcontent"/>
        </w:rPr>
      </w:pPr>
    </w:p>
    <w:p w14:paraId="44693AE9" w14:textId="77777777" w:rsidR="00BE6FAC" w:rsidRDefault="00BE6FAC" w:rsidP="00BE6FAC">
      <w:pPr>
        <w:tabs>
          <w:tab w:val="left" w:pos="-720"/>
        </w:tabs>
        <w:ind w:right="-119"/>
        <w:jc w:val="both"/>
        <w:rPr>
          <w:rStyle w:val="markedcontent"/>
        </w:rPr>
      </w:pPr>
      <w:r w:rsidRPr="007A7731">
        <w:rPr>
          <w:rStyle w:val="markedcontent"/>
        </w:rPr>
        <w:t>8. Acepto que en caso de que el contenido de la presente declaración no corresponda a</w:t>
      </w:r>
      <w:r>
        <w:rPr>
          <w:rStyle w:val="markedcontent"/>
        </w:rPr>
        <w:t xml:space="preserve"> </w:t>
      </w:r>
      <w:r w:rsidRPr="007A7731">
        <w:rPr>
          <w:rStyle w:val="markedcontent"/>
        </w:rPr>
        <w:t>la verdad, la entidad contratante actuará de la siguiente manera:</w:t>
      </w:r>
    </w:p>
    <w:p w14:paraId="1405D48A" w14:textId="77777777" w:rsidR="00BE6FAC" w:rsidRDefault="00BE6FAC" w:rsidP="00BE6FAC">
      <w:pPr>
        <w:tabs>
          <w:tab w:val="left" w:pos="-720"/>
        </w:tabs>
        <w:ind w:right="-119"/>
        <w:jc w:val="both"/>
        <w:rPr>
          <w:rStyle w:val="markedcontent"/>
        </w:rPr>
      </w:pPr>
      <w:r w:rsidRPr="007A7731">
        <w:br/>
      </w:r>
      <w:r w:rsidRPr="007A7731">
        <w:rPr>
          <w:rStyle w:val="markedcontent"/>
        </w:rPr>
        <w:t>a) Notificará al Servicio Nacional de Contratación Pública y remitirá la información</w:t>
      </w:r>
      <w:r>
        <w:rPr>
          <w:rStyle w:val="markedcontent"/>
        </w:rPr>
        <w:t xml:space="preserve"> </w:t>
      </w:r>
      <w:r w:rsidRPr="007A7731">
        <w:rPr>
          <w:rStyle w:val="markedcontent"/>
        </w:rPr>
        <w:t>respectiva, a fin de que analice la aplicación de las sanciones que correspondan.</w:t>
      </w:r>
    </w:p>
    <w:p w14:paraId="3EB76815" w14:textId="77777777" w:rsidR="00BE6FAC" w:rsidRDefault="00BE6FAC" w:rsidP="00BE6FAC">
      <w:pPr>
        <w:tabs>
          <w:tab w:val="left" w:pos="-720"/>
        </w:tabs>
        <w:ind w:right="-119"/>
        <w:jc w:val="both"/>
        <w:rPr>
          <w:rStyle w:val="markedcontent"/>
        </w:rPr>
      </w:pPr>
      <w:r w:rsidRPr="007A7731">
        <w:br/>
      </w:r>
      <w:r w:rsidRPr="007A7731">
        <w:rPr>
          <w:rStyle w:val="markedcontent"/>
        </w:rPr>
        <w:t>b) Descalifique a mi representada como oferente; o,</w:t>
      </w:r>
    </w:p>
    <w:p w14:paraId="1D20BF14" w14:textId="77777777" w:rsidR="00BE6FAC" w:rsidRDefault="00BE6FAC" w:rsidP="00BE6FAC">
      <w:pPr>
        <w:tabs>
          <w:tab w:val="left" w:pos="-720"/>
        </w:tabs>
        <w:ind w:right="-119"/>
        <w:jc w:val="both"/>
      </w:pPr>
    </w:p>
    <w:p w14:paraId="0C4F26C1" w14:textId="77777777" w:rsidR="00BE6FAC" w:rsidRDefault="00BE6FAC" w:rsidP="00BE6FAC">
      <w:pPr>
        <w:tabs>
          <w:tab w:val="left" w:pos="-720"/>
        </w:tabs>
        <w:ind w:right="-119"/>
        <w:jc w:val="both"/>
        <w:rPr>
          <w:rStyle w:val="markedcontent"/>
        </w:rPr>
      </w:pPr>
      <w:r w:rsidRPr="007A7731">
        <w:rPr>
          <w:rStyle w:val="markedcontent"/>
        </w:rPr>
        <w:t>c) Proceda a la terminación unilateral del contrato respectivo, en cumplimiento al</w:t>
      </w:r>
      <w:r>
        <w:rPr>
          <w:rStyle w:val="markedcontent"/>
        </w:rPr>
        <w:t xml:space="preserve"> </w:t>
      </w:r>
      <w:r w:rsidRPr="007A7731">
        <w:rPr>
          <w:rStyle w:val="markedcontent"/>
        </w:rPr>
        <w:t>artículo 64 de la Ley Orgánica del Sistema Nacional de Contratación Pública, si tal</w:t>
      </w:r>
      <w:r>
        <w:rPr>
          <w:rStyle w:val="markedcontent"/>
        </w:rPr>
        <w:t xml:space="preserve"> </w:t>
      </w:r>
      <w:r w:rsidRPr="007A7731">
        <w:rPr>
          <w:rStyle w:val="markedcontent"/>
        </w:rPr>
        <w:t>comprobación ocurriere durante la vigencia de la relación contractual.</w:t>
      </w:r>
    </w:p>
    <w:p w14:paraId="538E6E56" w14:textId="77777777" w:rsidR="00BE6FAC" w:rsidRDefault="00BE6FAC" w:rsidP="00BE6FAC">
      <w:pPr>
        <w:tabs>
          <w:tab w:val="left" w:pos="-720"/>
        </w:tabs>
        <w:ind w:right="-119"/>
        <w:jc w:val="both"/>
        <w:rPr>
          <w:rStyle w:val="markedcontent"/>
        </w:rPr>
      </w:pPr>
      <w:r w:rsidRPr="007A7731">
        <w:br/>
      </w:r>
      <w:r w:rsidRPr="007A7731">
        <w:rPr>
          <w:rStyle w:val="markedcontent"/>
        </w:rPr>
        <w:t>Además, acepto responder por los daños y perjuicios que estos actos ocasionen.</w:t>
      </w:r>
    </w:p>
    <w:p w14:paraId="1A2BCA3D" w14:textId="77777777" w:rsidR="00BE6FAC" w:rsidRPr="00C171A8" w:rsidRDefault="00BE6FAC" w:rsidP="00BE6FAC">
      <w:pPr>
        <w:tabs>
          <w:tab w:val="left" w:pos="-720"/>
        </w:tabs>
        <w:ind w:right="-119"/>
        <w:jc w:val="both"/>
        <w:rPr>
          <w:rStyle w:val="markedcontent"/>
          <w:b/>
        </w:rPr>
      </w:pPr>
      <w:r w:rsidRPr="007A7731">
        <w:br/>
      </w:r>
      <w:r w:rsidRPr="00C171A8">
        <w:rPr>
          <w:rStyle w:val="markedcontent"/>
          <w:b/>
        </w:rPr>
        <w:t>B. NÓMINA DE SOCIOS, ACCIONISTAS O PARTÍCIPES MAYORITARIOS DE</w:t>
      </w:r>
      <w:r w:rsidRPr="00C171A8">
        <w:rPr>
          <w:b/>
        </w:rPr>
        <w:br/>
      </w:r>
      <w:r w:rsidRPr="00C171A8">
        <w:rPr>
          <w:rStyle w:val="markedcontent"/>
          <w:b/>
        </w:rPr>
        <w:t>LAS PERSONAS JURÍDICAS:</w:t>
      </w:r>
    </w:p>
    <w:p w14:paraId="1CFA3657" w14:textId="77777777" w:rsidR="00BE6FAC" w:rsidRPr="00C171A8" w:rsidRDefault="00BE6FAC" w:rsidP="00BE6FAC">
      <w:pPr>
        <w:tabs>
          <w:tab w:val="left" w:pos="-720"/>
        </w:tabs>
        <w:ind w:right="-119"/>
        <w:jc w:val="both"/>
        <w:rPr>
          <w:rStyle w:val="markedcontent"/>
          <w:b/>
        </w:rPr>
      </w:pPr>
    </w:p>
    <w:p w14:paraId="46037994" w14:textId="77777777" w:rsidR="00BE6FAC" w:rsidRPr="00C171A8" w:rsidRDefault="00BE6FAC" w:rsidP="00BE6FAC">
      <w:pPr>
        <w:tabs>
          <w:tab w:val="left" w:pos="-720"/>
        </w:tabs>
        <w:ind w:right="-119"/>
        <w:jc w:val="both"/>
        <w:rPr>
          <w:rStyle w:val="markedcontent"/>
          <w:b/>
        </w:rPr>
      </w:pPr>
      <w:r w:rsidRPr="00C171A8">
        <w:rPr>
          <w:rStyle w:val="markedcontent"/>
          <w:b/>
        </w:rPr>
        <w:t>TIPO DE PERSONA JURÍDICA:</w:t>
      </w:r>
    </w:p>
    <w:p w14:paraId="0E5BF1AB" w14:textId="77777777" w:rsidR="00BE6FAC" w:rsidRPr="007A7731" w:rsidRDefault="00BE6FAC" w:rsidP="00BE6FAC">
      <w:pPr>
        <w:jc w:val="both"/>
        <w:rPr>
          <w:rFonts w:eastAsia="Times New Roman"/>
          <w:i/>
        </w:rPr>
      </w:pPr>
    </w:p>
    <w:tbl>
      <w:tblPr>
        <w:tblW w:w="6663" w:type="dxa"/>
        <w:tblInd w:w="70" w:type="dxa"/>
        <w:tblCellMar>
          <w:left w:w="70" w:type="dxa"/>
          <w:right w:w="70" w:type="dxa"/>
        </w:tblCellMar>
        <w:tblLook w:val="04A0" w:firstRow="1" w:lastRow="0" w:firstColumn="1" w:lastColumn="0" w:noHBand="0" w:noVBand="1"/>
      </w:tblPr>
      <w:tblGrid>
        <w:gridCol w:w="6180"/>
        <w:gridCol w:w="483"/>
      </w:tblGrid>
      <w:tr w:rsidR="00BE6FAC" w:rsidRPr="007A7731" w14:paraId="118D851A" w14:textId="77777777" w:rsidTr="00F20237">
        <w:trPr>
          <w:trHeight w:val="315"/>
        </w:trPr>
        <w:tc>
          <w:tcPr>
            <w:tcW w:w="61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52EADC" w14:textId="77777777" w:rsidR="00BE6FAC" w:rsidRPr="009F3442" w:rsidRDefault="00BE6FAC" w:rsidP="00F20237">
            <w:pPr>
              <w:jc w:val="both"/>
              <w:rPr>
                <w:rFonts w:eastAsia="Times New Roman"/>
                <w:iCs/>
                <w:color w:val="000000"/>
              </w:rPr>
            </w:pPr>
            <w:r w:rsidRPr="009F3442">
              <w:rPr>
                <w:rFonts w:eastAsia="Times New Roman"/>
                <w:iCs/>
                <w:color w:val="000000"/>
              </w:rPr>
              <w:t>Compañía Anónima.</w:t>
            </w:r>
          </w:p>
        </w:tc>
        <w:tc>
          <w:tcPr>
            <w:tcW w:w="483" w:type="dxa"/>
            <w:tcBorders>
              <w:top w:val="single" w:sz="4" w:space="0" w:color="auto"/>
              <w:left w:val="nil"/>
              <w:bottom w:val="single" w:sz="4" w:space="0" w:color="auto"/>
              <w:right w:val="single" w:sz="4" w:space="0" w:color="auto"/>
            </w:tcBorders>
            <w:shd w:val="clear" w:color="auto" w:fill="auto"/>
            <w:noWrap/>
            <w:vAlign w:val="bottom"/>
            <w:hideMark/>
          </w:tcPr>
          <w:p w14:paraId="2008ED8A" w14:textId="77777777" w:rsidR="00BE6FAC" w:rsidRPr="007A7731" w:rsidRDefault="00BE6FAC" w:rsidP="00F20237">
            <w:pPr>
              <w:jc w:val="both"/>
              <w:rPr>
                <w:rFonts w:eastAsia="Times New Roman"/>
                <w:color w:val="000000"/>
              </w:rPr>
            </w:pPr>
            <w:r w:rsidRPr="007A7731">
              <w:rPr>
                <w:rFonts w:eastAsia="Times New Roman"/>
                <w:color w:val="000000"/>
              </w:rPr>
              <w:t> </w:t>
            </w:r>
          </w:p>
        </w:tc>
      </w:tr>
      <w:tr w:rsidR="00BE6FAC" w:rsidRPr="007A7731" w14:paraId="620A5D1C" w14:textId="77777777" w:rsidTr="00F20237">
        <w:trPr>
          <w:trHeight w:val="315"/>
        </w:trPr>
        <w:tc>
          <w:tcPr>
            <w:tcW w:w="6180"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D37F23C" w14:textId="77777777" w:rsidR="00BE6FAC" w:rsidRPr="009F3442" w:rsidRDefault="00BE6FAC" w:rsidP="00F20237">
            <w:pPr>
              <w:jc w:val="both"/>
              <w:rPr>
                <w:rFonts w:eastAsia="Times New Roman"/>
                <w:iCs/>
                <w:color w:val="000000"/>
              </w:rPr>
            </w:pPr>
            <w:r w:rsidRPr="009F3442">
              <w:rPr>
                <w:rFonts w:eastAsia="Times New Roman"/>
                <w:iCs/>
                <w:color w:val="000000"/>
              </w:rPr>
              <w:t>Compañía de Responsabilidad Limitada.</w:t>
            </w:r>
          </w:p>
        </w:tc>
        <w:tc>
          <w:tcPr>
            <w:tcW w:w="483" w:type="dxa"/>
            <w:tcBorders>
              <w:top w:val="single" w:sz="4" w:space="0" w:color="auto"/>
              <w:left w:val="nil"/>
              <w:bottom w:val="single" w:sz="4" w:space="0" w:color="auto"/>
              <w:right w:val="single" w:sz="4" w:space="0" w:color="auto"/>
            </w:tcBorders>
            <w:shd w:val="clear" w:color="auto" w:fill="auto"/>
            <w:noWrap/>
            <w:vAlign w:val="center"/>
            <w:hideMark/>
          </w:tcPr>
          <w:p w14:paraId="6654E60D" w14:textId="77777777" w:rsidR="00BE6FAC" w:rsidRPr="007A7731" w:rsidRDefault="00BE6FAC" w:rsidP="00F20237">
            <w:pPr>
              <w:jc w:val="both"/>
              <w:rPr>
                <w:rFonts w:eastAsia="Times New Roman"/>
                <w:i/>
                <w:iCs/>
                <w:color w:val="000000"/>
              </w:rPr>
            </w:pPr>
            <w:r w:rsidRPr="007A7731">
              <w:rPr>
                <w:rFonts w:eastAsia="Times New Roman"/>
                <w:i/>
                <w:iCs/>
                <w:color w:val="000000"/>
              </w:rPr>
              <w:t> </w:t>
            </w:r>
          </w:p>
        </w:tc>
      </w:tr>
      <w:tr w:rsidR="00BE6FAC" w:rsidRPr="007A7731" w14:paraId="2BF4274F" w14:textId="77777777" w:rsidTr="00F20237">
        <w:trPr>
          <w:trHeight w:val="300"/>
        </w:trPr>
        <w:tc>
          <w:tcPr>
            <w:tcW w:w="61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A2D396" w14:textId="77777777" w:rsidR="00BE6FAC" w:rsidRPr="009F3442" w:rsidRDefault="00BE6FAC" w:rsidP="00F20237">
            <w:pPr>
              <w:jc w:val="both"/>
              <w:rPr>
                <w:rFonts w:eastAsia="Times New Roman"/>
                <w:iCs/>
                <w:color w:val="000000"/>
              </w:rPr>
            </w:pPr>
            <w:r w:rsidRPr="009F3442">
              <w:rPr>
                <w:rFonts w:eastAsia="Times New Roman"/>
                <w:iCs/>
                <w:color w:val="000000"/>
              </w:rPr>
              <w:t>Compañía Mixta.</w:t>
            </w:r>
          </w:p>
        </w:tc>
        <w:tc>
          <w:tcPr>
            <w:tcW w:w="483" w:type="dxa"/>
            <w:tcBorders>
              <w:top w:val="single" w:sz="4" w:space="0" w:color="auto"/>
              <w:left w:val="nil"/>
              <w:bottom w:val="single" w:sz="4" w:space="0" w:color="auto"/>
              <w:right w:val="single" w:sz="4" w:space="0" w:color="auto"/>
            </w:tcBorders>
            <w:shd w:val="clear" w:color="auto" w:fill="auto"/>
            <w:noWrap/>
            <w:vAlign w:val="bottom"/>
            <w:hideMark/>
          </w:tcPr>
          <w:p w14:paraId="7B9C0837" w14:textId="77777777" w:rsidR="00BE6FAC" w:rsidRPr="007A7731" w:rsidRDefault="00BE6FAC" w:rsidP="00F20237">
            <w:pPr>
              <w:jc w:val="both"/>
              <w:rPr>
                <w:rFonts w:eastAsia="Times New Roman"/>
                <w:color w:val="000000"/>
              </w:rPr>
            </w:pPr>
            <w:r w:rsidRPr="007A7731">
              <w:rPr>
                <w:rFonts w:eastAsia="Times New Roman"/>
                <w:color w:val="000000"/>
              </w:rPr>
              <w:t> </w:t>
            </w:r>
          </w:p>
        </w:tc>
      </w:tr>
      <w:tr w:rsidR="00BE6FAC" w:rsidRPr="007A7731" w14:paraId="2A893958" w14:textId="77777777" w:rsidTr="00F20237">
        <w:trPr>
          <w:trHeight w:val="315"/>
        </w:trPr>
        <w:tc>
          <w:tcPr>
            <w:tcW w:w="61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94C8F5" w14:textId="77777777" w:rsidR="00BE6FAC" w:rsidRPr="009F3442" w:rsidRDefault="00BE6FAC" w:rsidP="00F20237">
            <w:pPr>
              <w:jc w:val="both"/>
              <w:rPr>
                <w:rFonts w:eastAsia="Times New Roman"/>
                <w:iCs/>
                <w:color w:val="000000"/>
              </w:rPr>
            </w:pPr>
            <w:r w:rsidRPr="009F3442">
              <w:rPr>
                <w:rFonts w:eastAsia="Times New Roman"/>
                <w:iCs/>
                <w:color w:val="000000"/>
              </w:rPr>
              <w:t xml:space="preserve">Compañía en Nombre Colectivo.            </w:t>
            </w:r>
          </w:p>
        </w:tc>
        <w:tc>
          <w:tcPr>
            <w:tcW w:w="483" w:type="dxa"/>
            <w:tcBorders>
              <w:top w:val="single" w:sz="4" w:space="0" w:color="auto"/>
              <w:left w:val="nil"/>
              <w:bottom w:val="single" w:sz="4" w:space="0" w:color="auto"/>
              <w:right w:val="single" w:sz="4" w:space="0" w:color="auto"/>
            </w:tcBorders>
            <w:shd w:val="clear" w:color="auto" w:fill="auto"/>
            <w:noWrap/>
            <w:vAlign w:val="center"/>
            <w:hideMark/>
          </w:tcPr>
          <w:p w14:paraId="76EE2EE0" w14:textId="77777777" w:rsidR="00BE6FAC" w:rsidRPr="007A7731" w:rsidRDefault="00BE6FAC" w:rsidP="00F20237">
            <w:pPr>
              <w:jc w:val="both"/>
              <w:rPr>
                <w:rFonts w:eastAsia="Times New Roman"/>
                <w:i/>
                <w:iCs/>
                <w:color w:val="000000"/>
              </w:rPr>
            </w:pPr>
            <w:r w:rsidRPr="007A7731">
              <w:rPr>
                <w:rFonts w:eastAsia="Times New Roman"/>
                <w:i/>
                <w:iCs/>
                <w:color w:val="000000"/>
              </w:rPr>
              <w:t> </w:t>
            </w:r>
          </w:p>
        </w:tc>
      </w:tr>
      <w:tr w:rsidR="00BE6FAC" w:rsidRPr="007A7731" w14:paraId="556624DB" w14:textId="77777777" w:rsidTr="00F20237">
        <w:trPr>
          <w:trHeight w:val="289"/>
        </w:trPr>
        <w:tc>
          <w:tcPr>
            <w:tcW w:w="61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69A315" w14:textId="77777777" w:rsidR="00BE6FAC" w:rsidRPr="009F3442" w:rsidRDefault="00BE6FAC" w:rsidP="00F20237">
            <w:pPr>
              <w:jc w:val="both"/>
              <w:rPr>
                <w:rFonts w:eastAsia="Times New Roman"/>
                <w:iCs/>
                <w:color w:val="000000"/>
              </w:rPr>
            </w:pPr>
            <w:r w:rsidRPr="009F3442">
              <w:rPr>
                <w:rFonts w:eastAsia="Times New Roman"/>
                <w:iCs/>
                <w:color w:val="000000"/>
              </w:rPr>
              <w:t>Compañía en Comandita Simple y Dividida por Acciones.</w:t>
            </w:r>
          </w:p>
        </w:tc>
        <w:tc>
          <w:tcPr>
            <w:tcW w:w="483" w:type="dxa"/>
            <w:tcBorders>
              <w:top w:val="single" w:sz="4" w:space="0" w:color="auto"/>
              <w:left w:val="nil"/>
              <w:bottom w:val="single" w:sz="4" w:space="0" w:color="auto"/>
              <w:right w:val="single" w:sz="4" w:space="0" w:color="auto"/>
            </w:tcBorders>
            <w:shd w:val="clear" w:color="auto" w:fill="auto"/>
            <w:noWrap/>
            <w:vAlign w:val="bottom"/>
            <w:hideMark/>
          </w:tcPr>
          <w:p w14:paraId="08A24CBA" w14:textId="77777777" w:rsidR="00BE6FAC" w:rsidRPr="007A7731" w:rsidRDefault="00BE6FAC" w:rsidP="00F20237">
            <w:pPr>
              <w:jc w:val="both"/>
              <w:rPr>
                <w:rFonts w:eastAsia="Times New Roman"/>
                <w:color w:val="000000"/>
              </w:rPr>
            </w:pPr>
            <w:r w:rsidRPr="007A7731">
              <w:rPr>
                <w:rFonts w:eastAsia="Times New Roman"/>
                <w:color w:val="000000"/>
              </w:rPr>
              <w:t> </w:t>
            </w:r>
          </w:p>
        </w:tc>
      </w:tr>
      <w:tr w:rsidR="00BE6FAC" w:rsidRPr="007A7731" w14:paraId="6C46EB42" w14:textId="77777777" w:rsidTr="00F20237">
        <w:trPr>
          <w:trHeight w:val="315"/>
        </w:trPr>
        <w:tc>
          <w:tcPr>
            <w:tcW w:w="61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A0C29F" w14:textId="77777777" w:rsidR="00BE6FAC" w:rsidRPr="009F3442" w:rsidRDefault="00BE6FAC" w:rsidP="00F20237">
            <w:pPr>
              <w:jc w:val="both"/>
              <w:rPr>
                <w:rFonts w:eastAsia="Times New Roman"/>
                <w:iCs/>
                <w:color w:val="000000"/>
              </w:rPr>
            </w:pPr>
            <w:r w:rsidRPr="009F3442">
              <w:rPr>
                <w:rFonts w:eastAsia="Times New Roman"/>
                <w:iCs/>
                <w:color w:val="000000"/>
              </w:rPr>
              <w:t>Sociedad Civil.</w:t>
            </w:r>
          </w:p>
        </w:tc>
        <w:tc>
          <w:tcPr>
            <w:tcW w:w="483" w:type="dxa"/>
            <w:tcBorders>
              <w:top w:val="single" w:sz="4" w:space="0" w:color="auto"/>
              <w:left w:val="nil"/>
              <w:bottom w:val="single" w:sz="4" w:space="0" w:color="auto"/>
              <w:right w:val="single" w:sz="4" w:space="0" w:color="auto"/>
            </w:tcBorders>
            <w:shd w:val="clear" w:color="auto" w:fill="auto"/>
            <w:noWrap/>
            <w:vAlign w:val="bottom"/>
            <w:hideMark/>
          </w:tcPr>
          <w:p w14:paraId="1457182B" w14:textId="77777777" w:rsidR="00BE6FAC" w:rsidRPr="007A7731" w:rsidRDefault="00BE6FAC" w:rsidP="00F20237">
            <w:pPr>
              <w:jc w:val="both"/>
              <w:rPr>
                <w:rFonts w:eastAsia="Times New Roman"/>
                <w:color w:val="000000"/>
              </w:rPr>
            </w:pPr>
            <w:r w:rsidRPr="007A7731">
              <w:rPr>
                <w:rFonts w:eastAsia="Times New Roman"/>
                <w:color w:val="000000"/>
              </w:rPr>
              <w:t> </w:t>
            </w:r>
          </w:p>
        </w:tc>
      </w:tr>
      <w:tr w:rsidR="00BE6FAC" w:rsidRPr="007A7731" w14:paraId="27402B5C" w14:textId="77777777" w:rsidTr="00F20237">
        <w:trPr>
          <w:trHeight w:val="300"/>
        </w:trPr>
        <w:tc>
          <w:tcPr>
            <w:tcW w:w="61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BC214F" w14:textId="77777777" w:rsidR="00BE6FAC" w:rsidRPr="009F3442" w:rsidRDefault="00BE6FAC" w:rsidP="00F20237">
            <w:pPr>
              <w:jc w:val="both"/>
              <w:rPr>
                <w:rFonts w:eastAsia="Times New Roman"/>
                <w:iCs/>
                <w:color w:val="000000"/>
              </w:rPr>
            </w:pPr>
            <w:r w:rsidRPr="009F3442">
              <w:rPr>
                <w:rFonts w:eastAsia="Times New Roman"/>
                <w:iCs/>
                <w:color w:val="000000"/>
              </w:rPr>
              <w:t>Corporación.</w:t>
            </w:r>
          </w:p>
        </w:tc>
        <w:tc>
          <w:tcPr>
            <w:tcW w:w="483" w:type="dxa"/>
            <w:tcBorders>
              <w:top w:val="single" w:sz="4" w:space="0" w:color="auto"/>
              <w:left w:val="nil"/>
              <w:bottom w:val="single" w:sz="4" w:space="0" w:color="auto"/>
              <w:right w:val="single" w:sz="4" w:space="0" w:color="auto"/>
            </w:tcBorders>
            <w:shd w:val="clear" w:color="auto" w:fill="auto"/>
            <w:noWrap/>
            <w:vAlign w:val="bottom"/>
            <w:hideMark/>
          </w:tcPr>
          <w:p w14:paraId="0756C7EB" w14:textId="77777777" w:rsidR="00BE6FAC" w:rsidRPr="007A7731" w:rsidRDefault="00BE6FAC" w:rsidP="00F20237">
            <w:pPr>
              <w:jc w:val="both"/>
              <w:rPr>
                <w:rFonts w:eastAsia="Times New Roman"/>
                <w:color w:val="000000"/>
              </w:rPr>
            </w:pPr>
            <w:r w:rsidRPr="007A7731">
              <w:rPr>
                <w:rFonts w:eastAsia="Times New Roman"/>
                <w:color w:val="000000"/>
              </w:rPr>
              <w:t> </w:t>
            </w:r>
          </w:p>
        </w:tc>
      </w:tr>
      <w:tr w:rsidR="00BE6FAC" w:rsidRPr="007A7731" w14:paraId="049EF474" w14:textId="77777777" w:rsidTr="00F20237">
        <w:trPr>
          <w:trHeight w:val="315"/>
        </w:trPr>
        <w:tc>
          <w:tcPr>
            <w:tcW w:w="61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CC299C" w14:textId="77777777" w:rsidR="00BE6FAC" w:rsidRPr="009F3442" w:rsidRDefault="00BE6FAC" w:rsidP="00F20237">
            <w:pPr>
              <w:jc w:val="both"/>
              <w:rPr>
                <w:rFonts w:eastAsia="Times New Roman"/>
                <w:iCs/>
                <w:color w:val="000000"/>
              </w:rPr>
            </w:pPr>
            <w:r w:rsidRPr="009F3442">
              <w:rPr>
                <w:rFonts w:eastAsia="Times New Roman"/>
                <w:iCs/>
                <w:color w:val="000000"/>
              </w:rPr>
              <w:t>Fundación.</w:t>
            </w:r>
          </w:p>
        </w:tc>
        <w:tc>
          <w:tcPr>
            <w:tcW w:w="483" w:type="dxa"/>
            <w:tcBorders>
              <w:top w:val="single" w:sz="4" w:space="0" w:color="auto"/>
              <w:left w:val="nil"/>
              <w:bottom w:val="single" w:sz="4" w:space="0" w:color="auto"/>
              <w:right w:val="single" w:sz="4" w:space="0" w:color="auto"/>
            </w:tcBorders>
            <w:shd w:val="clear" w:color="auto" w:fill="auto"/>
            <w:noWrap/>
            <w:vAlign w:val="bottom"/>
            <w:hideMark/>
          </w:tcPr>
          <w:p w14:paraId="2A652090" w14:textId="77777777" w:rsidR="00BE6FAC" w:rsidRPr="007A7731" w:rsidRDefault="00BE6FAC" w:rsidP="00F20237">
            <w:pPr>
              <w:jc w:val="both"/>
              <w:rPr>
                <w:rFonts w:eastAsia="Times New Roman"/>
                <w:color w:val="000000"/>
              </w:rPr>
            </w:pPr>
            <w:r w:rsidRPr="007A7731">
              <w:rPr>
                <w:rFonts w:eastAsia="Times New Roman"/>
                <w:color w:val="000000"/>
              </w:rPr>
              <w:t> </w:t>
            </w:r>
          </w:p>
        </w:tc>
      </w:tr>
      <w:tr w:rsidR="00BE6FAC" w:rsidRPr="007A7731" w14:paraId="433C84D0" w14:textId="77777777" w:rsidTr="00F20237">
        <w:trPr>
          <w:trHeight w:val="300"/>
        </w:trPr>
        <w:tc>
          <w:tcPr>
            <w:tcW w:w="61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14CC32" w14:textId="77777777" w:rsidR="00BE6FAC" w:rsidRPr="009F3442" w:rsidRDefault="00BE6FAC" w:rsidP="00F20237">
            <w:pPr>
              <w:jc w:val="both"/>
              <w:rPr>
                <w:rFonts w:eastAsia="Times New Roman"/>
                <w:iCs/>
                <w:color w:val="000000"/>
              </w:rPr>
            </w:pPr>
            <w:r w:rsidRPr="009F3442">
              <w:rPr>
                <w:rFonts w:eastAsia="Times New Roman"/>
                <w:iCs/>
                <w:color w:val="000000"/>
              </w:rPr>
              <w:t>La Sociedad por Acciones Simplificada.</w:t>
            </w:r>
          </w:p>
        </w:tc>
        <w:tc>
          <w:tcPr>
            <w:tcW w:w="483" w:type="dxa"/>
            <w:tcBorders>
              <w:top w:val="single" w:sz="4" w:space="0" w:color="auto"/>
              <w:left w:val="nil"/>
              <w:bottom w:val="single" w:sz="4" w:space="0" w:color="auto"/>
              <w:right w:val="single" w:sz="4" w:space="0" w:color="auto"/>
            </w:tcBorders>
            <w:shd w:val="clear" w:color="auto" w:fill="auto"/>
            <w:noWrap/>
            <w:vAlign w:val="bottom"/>
            <w:hideMark/>
          </w:tcPr>
          <w:p w14:paraId="75EA93FF" w14:textId="77777777" w:rsidR="00BE6FAC" w:rsidRPr="007A7731" w:rsidRDefault="00BE6FAC" w:rsidP="00F20237">
            <w:pPr>
              <w:jc w:val="both"/>
              <w:rPr>
                <w:rFonts w:eastAsia="Times New Roman"/>
                <w:color w:val="000000"/>
              </w:rPr>
            </w:pPr>
            <w:r w:rsidRPr="007A7731">
              <w:rPr>
                <w:rFonts w:eastAsia="Times New Roman"/>
                <w:color w:val="000000"/>
              </w:rPr>
              <w:t> </w:t>
            </w:r>
          </w:p>
        </w:tc>
      </w:tr>
      <w:tr w:rsidR="00BE6FAC" w:rsidRPr="007A7731" w14:paraId="4E970EF7" w14:textId="77777777" w:rsidTr="00F20237">
        <w:trPr>
          <w:trHeight w:val="315"/>
        </w:trPr>
        <w:tc>
          <w:tcPr>
            <w:tcW w:w="61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BFFE0D" w14:textId="77777777" w:rsidR="00BE6FAC" w:rsidRPr="009F3442" w:rsidRDefault="00BE6FAC" w:rsidP="00F20237">
            <w:pPr>
              <w:jc w:val="both"/>
              <w:rPr>
                <w:rFonts w:eastAsia="Times New Roman"/>
                <w:iCs/>
                <w:color w:val="000000"/>
              </w:rPr>
            </w:pPr>
            <w:r w:rsidRPr="009F3442">
              <w:rPr>
                <w:rFonts w:eastAsia="Times New Roman"/>
                <w:iCs/>
                <w:color w:val="000000"/>
              </w:rPr>
              <w:t>Otra.</w:t>
            </w:r>
          </w:p>
        </w:tc>
        <w:tc>
          <w:tcPr>
            <w:tcW w:w="483" w:type="dxa"/>
            <w:tcBorders>
              <w:top w:val="single" w:sz="4" w:space="0" w:color="auto"/>
              <w:left w:val="nil"/>
              <w:bottom w:val="single" w:sz="4" w:space="0" w:color="auto"/>
              <w:right w:val="single" w:sz="4" w:space="0" w:color="auto"/>
            </w:tcBorders>
            <w:shd w:val="clear" w:color="auto" w:fill="auto"/>
            <w:noWrap/>
            <w:vAlign w:val="bottom"/>
            <w:hideMark/>
          </w:tcPr>
          <w:p w14:paraId="7781EE12" w14:textId="77777777" w:rsidR="00BE6FAC" w:rsidRPr="007A7731" w:rsidRDefault="00BE6FAC" w:rsidP="00F20237">
            <w:pPr>
              <w:jc w:val="both"/>
              <w:rPr>
                <w:rFonts w:eastAsia="Times New Roman"/>
                <w:color w:val="000000"/>
              </w:rPr>
            </w:pPr>
            <w:r w:rsidRPr="007A7731">
              <w:rPr>
                <w:rFonts w:eastAsia="Times New Roman"/>
                <w:color w:val="000000"/>
              </w:rPr>
              <w:t> </w:t>
            </w:r>
          </w:p>
        </w:tc>
      </w:tr>
    </w:tbl>
    <w:p w14:paraId="1425FF43" w14:textId="77777777" w:rsidR="00BE6FAC" w:rsidRPr="007A7731" w:rsidRDefault="00BE6FAC" w:rsidP="00BE6FAC">
      <w:pPr>
        <w:tabs>
          <w:tab w:val="left" w:pos="-720"/>
        </w:tabs>
        <w:ind w:right="-119"/>
        <w:jc w:val="both"/>
        <w:rPr>
          <w:b/>
          <w:color w:val="000000"/>
          <w:lang w:val="es-ES"/>
        </w:rPr>
      </w:pPr>
    </w:p>
    <w:p w14:paraId="10BE658A" w14:textId="77777777" w:rsidR="00BE6FAC" w:rsidRPr="00D771A7" w:rsidRDefault="00BE6FAC" w:rsidP="00BE6FAC">
      <w:pPr>
        <w:tabs>
          <w:tab w:val="left" w:pos="-720"/>
        </w:tabs>
        <w:ind w:right="-119"/>
        <w:jc w:val="both"/>
      </w:pPr>
      <w:r w:rsidRPr="007A7731">
        <w:rPr>
          <w:rStyle w:val="markedcontent"/>
        </w:rPr>
        <w:t>1. Declaro la identificación, nombres completos y demás información de todos los</w:t>
      </w:r>
      <w:r w:rsidRPr="007A7731">
        <w:t xml:space="preserve"> </w:t>
      </w:r>
      <w:r w:rsidRPr="007A7731">
        <w:rPr>
          <w:rStyle w:val="markedcontent"/>
        </w:rPr>
        <w:t>socios, accionistas o socios mayoritarios, hasta llegar al nivel de personas naturales,</w:t>
      </w:r>
      <w:r w:rsidRPr="007A7731">
        <w:t xml:space="preserve"> </w:t>
      </w:r>
      <w:r>
        <w:rPr>
          <w:rStyle w:val="markedcontent"/>
        </w:rPr>
        <w:t>conforme el siguiente detalle:</w:t>
      </w:r>
    </w:p>
    <w:tbl>
      <w:tblPr>
        <w:tblpPr w:leftFromText="141" w:rightFromText="141" w:vertAnchor="text" w:horzAnchor="margin" w:tblpY="76"/>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2277"/>
        <w:gridCol w:w="1956"/>
        <w:gridCol w:w="2268"/>
      </w:tblGrid>
      <w:tr w:rsidR="00BE6FAC" w:rsidRPr="007A7731" w14:paraId="5CF06978" w14:textId="77777777" w:rsidTr="00F20237">
        <w:tc>
          <w:tcPr>
            <w:tcW w:w="2254" w:type="dxa"/>
            <w:shd w:val="clear" w:color="auto" w:fill="auto"/>
          </w:tcPr>
          <w:p w14:paraId="734A1B73" w14:textId="77777777" w:rsidR="00BE6FAC" w:rsidRPr="009F3442" w:rsidRDefault="00BE6FAC" w:rsidP="00F20237">
            <w:pPr>
              <w:jc w:val="both"/>
              <w:rPr>
                <w:rFonts w:eastAsia="Times New Roman"/>
                <w:b/>
              </w:rPr>
            </w:pPr>
            <w:r w:rsidRPr="009F3442">
              <w:rPr>
                <w:rFonts w:eastAsia="Times New Roman"/>
                <w:b/>
              </w:rPr>
              <w:t>Nombres completos del socio,</w:t>
            </w:r>
            <w:r w:rsidRPr="009F3442">
              <w:rPr>
                <w:rFonts w:eastAsia="Times New Roman"/>
                <w:b/>
              </w:rPr>
              <w:br/>
              <w:t>accionista o partícipe</w:t>
            </w:r>
            <w:r w:rsidRPr="009F3442">
              <w:rPr>
                <w:rFonts w:eastAsia="Times New Roman"/>
                <w:b/>
              </w:rPr>
              <w:br/>
              <w:t>mayoritario de la persona</w:t>
            </w:r>
            <w:r w:rsidRPr="009F3442">
              <w:rPr>
                <w:rFonts w:eastAsia="Times New Roman"/>
                <w:b/>
              </w:rPr>
              <w:br/>
              <w:t>jurídica</w:t>
            </w:r>
            <w:r w:rsidRPr="009F3442">
              <w:rPr>
                <w:rFonts w:eastAsia="Times New Roman"/>
                <w:b/>
              </w:rPr>
              <w:br/>
            </w:r>
          </w:p>
        </w:tc>
        <w:tc>
          <w:tcPr>
            <w:tcW w:w="2277" w:type="dxa"/>
            <w:shd w:val="clear" w:color="auto" w:fill="auto"/>
          </w:tcPr>
          <w:p w14:paraId="7D0BED14" w14:textId="77777777" w:rsidR="00BE6FAC" w:rsidRPr="009F3442" w:rsidRDefault="00BE6FAC" w:rsidP="00F20237">
            <w:pPr>
              <w:jc w:val="both"/>
              <w:rPr>
                <w:rFonts w:eastAsia="Times New Roman"/>
                <w:b/>
              </w:rPr>
            </w:pPr>
            <w:r w:rsidRPr="009F3442">
              <w:rPr>
                <w:rFonts w:eastAsia="Times New Roman"/>
                <w:b/>
              </w:rPr>
              <w:t>Número de cédula de</w:t>
            </w:r>
            <w:r w:rsidRPr="009F3442">
              <w:rPr>
                <w:rFonts w:eastAsia="Times New Roman"/>
                <w:b/>
              </w:rPr>
              <w:br/>
              <w:t>identidad, ruc o</w:t>
            </w:r>
            <w:r w:rsidRPr="009F3442">
              <w:rPr>
                <w:rFonts w:eastAsia="Times New Roman"/>
                <w:b/>
              </w:rPr>
              <w:br/>
              <w:t>identificación similar</w:t>
            </w:r>
            <w:r w:rsidRPr="009F3442">
              <w:rPr>
                <w:rFonts w:eastAsia="Times New Roman"/>
                <w:b/>
              </w:rPr>
              <w:br/>
              <w:t>emitida por país extranjero,</w:t>
            </w:r>
            <w:r w:rsidRPr="009F3442">
              <w:rPr>
                <w:rFonts w:eastAsia="Times New Roman"/>
                <w:b/>
              </w:rPr>
              <w:br/>
              <w:t>de ser el caso</w:t>
            </w:r>
            <w:r w:rsidRPr="009F3442">
              <w:rPr>
                <w:rFonts w:eastAsia="Times New Roman"/>
                <w:b/>
              </w:rPr>
              <w:br/>
            </w:r>
          </w:p>
        </w:tc>
        <w:tc>
          <w:tcPr>
            <w:tcW w:w="1956" w:type="dxa"/>
            <w:shd w:val="clear" w:color="auto" w:fill="auto"/>
          </w:tcPr>
          <w:p w14:paraId="4D932475" w14:textId="77777777" w:rsidR="00BE6FAC" w:rsidRPr="009F3442" w:rsidRDefault="00BE6FAC" w:rsidP="00F20237">
            <w:pPr>
              <w:jc w:val="both"/>
              <w:rPr>
                <w:rFonts w:eastAsia="Times New Roman"/>
                <w:b/>
              </w:rPr>
            </w:pPr>
            <w:r w:rsidRPr="009F3442">
              <w:rPr>
                <w:rFonts w:eastAsia="Times New Roman"/>
                <w:b/>
              </w:rPr>
              <w:t>Porcentaje de</w:t>
            </w:r>
            <w:r w:rsidRPr="009F3442">
              <w:rPr>
                <w:rFonts w:eastAsia="Times New Roman"/>
                <w:b/>
              </w:rPr>
              <w:br/>
              <w:t>participación en la</w:t>
            </w:r>
            <w:r w:rsidRPr="009F3442">
              <w:rPr>
                <w:rFonts w:eastAsia="Times New Roman"/>
                <w:b/>
              </w:rPr>
              <w:br/>
              <w:t>estructura de propiedad</w:t>
            </w:r>
            <w:r w:rsidRPr="009F3442">
              <w:rPr>
                <w:rFonts w:eastAsia="Times New Roman"/>
                <w:b/>
              </w:rPr>
              <w:br/>
              <w:t>de la persona jurídica</w:t>
            </w:r>
            <w:r w:rsidRPr="009F3442">
              <w:rPr>
                <w:rFonts w:eastAsia="Times New Roman"/>
                <w:b/>
              </w:rPr>
              <w:br/>
            </w:r>
          </w:p>
        </w:tc>
        <w:tc>
          <w:tcPr>
            <w:tcW w:w="2268" w:type="dxa"/>
            <w:shd w:val="clear" w:color="auto" w:fill="auto"/>
          </w:tcPr>
          <w:p w14:paraId="20EA70A7" w14:textId="77777777" w:rsidR="00BE6FAC" w:rsidRPr="009F3442" w:rsidRDefault="00BE6FAC" w:rsidP="00F20237">
            <w:pPr>
              <w:jc w:val="both"/>
              <w:rPr>
                <w:rFonts w:eastAsia="Times New Roman"/>
                <w:b/>
              </w:rPr>
            </w:pPr>
            <w:r w:rsidRPr="009F3442">
              <w:rPr>
                <w:rFonts w:eastAsia="Times New Roman"/>
                <w:b/>
              </w:rPr>
              <w:t>Domicilio</w:t>
            </w:r>
            <w:r w:rsidRPr="009F3442">
              <w:rPr>
                <w:rFonts w:eastAsia="Times New Roman"/>
                <w:b/>
              </w:rPr>
              <w:br/>
              <w:t>Fiscal</w:t>
            </w:r>
            <w:r w:rsidRPr="009F3442">
              <w:rPr>
                <w:rFonts w:eastAsia="Times New Roman"/>
                <w:b/>
              </w:rPr>
              <w:br/>
            </w:r>
          </w:p>
        </w:tc>
      </w:tr>
      <w:tr w:rsidR="00BE6FAC" w:rsidRPr="007A7731" w14:paraId="746F0B19" w14:textId="77777777" w:rsidTr="00F20237">
        <w:tc>
          <w:tcPr>
            <w:tcW w:w="2254" w:type="dxa"/>
            <w:shd w:val="clear" w:color="auto" w:fill="auto"/>
          </w:tcPr>
          <w:p w14:paraId="0E0B0048" w14:textId="77777777" w:rsidR="00BE6FAC" w:rsidRPr="007A7731" w:rsidRDefault="00BE6FAC" w:rsidP="00F20237">
            <w:pPr>
              <w:jc w:val="both"/>
              <w:rPr>
                <w:rFonts w:eastAsia="Times New Roman"/>
                <w:i/>
              </w:rPr>
            </w:pPr>
          </w:p>
        </w:tc>
        <w:tc>
          <w:tcPr>
            <w:tcW w:w="2277" w:type="dxa"/>
            <w:shd w:val="clear" w:color="auto" w:fill="auto"/>
          </w:tcPr>
          <w:p w14:paraId="57167BE8" w14:textId="77777777" w:rsidR="00BE6FAC" w:rsidRPr="007A7731" w:rsidRDefault="00BE6FAC" w:rsidP="00F20237">
            <w:pPr>
              <w:jc w:val="both"/>
              <w:rPr>
                <w:rFonts w:eastAsia="Times New Roman"/>
                <w:i/>
              </w:rPr>
            </w:pPr>
          </w:p>
        </w:tc>
        <w:tc>
          <w:tcPr>
            <w:tcW w:w="1956" w:type="dxa"/>
            <w:shd w:val="clear" w:color="auto" w:fill="auto"/>
          </w:tcPr>
          <w:p w14:paraId="149C6480" w14:textId="77777777" w:rsidR="00BE6FAC" w:rsidRPr="007A7731" w:rsidRDefault="00BE6FAC" w:rsidP="00F20237">
            <w:pPr>
              <w:jc w:val="both"/>
              <w:rPr>
                <w:rFonts w:eastAsia="Times New Roman"/>
                <w:i/>
              </w:rPr>
            </w:pPr>
          </w:p>
        </w:tc>
        <w:tc>
          <w:tcPr>
            <w:tcW w:w="2268" w:type="dxa"/>
            <w:shd w:val="clear" w:color="auto" w:fill="auto"/>
          </w:tcPr>
          <w:p w14:paraId="4EC84795" w14:textId="77777777" w:rsidR="00BE6FAC" w:rsidRPr="007A7731" w:rsidRDefault="00BE6FAC" w:rsidP="00F20237">
            <w:pPr>
              <w:jc w:val="both"/>
              <w:rPr>
                <w:rFonts w:eastAsia="Times New Roman"/>
                <w:i/>
              </w:rPr>
            </w:pPr>
          </w:p>
        </w:tc>
      </w:tr>
      <w:tr w:rsidR="00BE6FAC" w:rsidRPr="007A7731" w14:paraId="4829D1F5" w14:textId="77777777" w:rsidTr="00F20237">
        <w:tc>
          <w:tcPr>
            <w:tcW w:w="2254" w:type="dxa"/>
            <w:shd w:val="clear" w:color="auto" w:fill="auto"/>
          </w:tcPr>
          <w:p w14:paraId="6309B478" w14:textId="77777777" w:rsidR="00BE6FAC" w:rsidRPr="007A7731" w:rsidRDefault="00BE6FAC" w:rsidP="00F20237">
            <w:pPr>
              <w:jc w:val="both"/>
              <w:rPr>
                <w:rFonts w:eastAsia="Times New Roman"/>
                <w:i/>
              </w:rPr>
            </w:pPr>
          </w:p>
        </w:tc>
        <w:tc>
          <w:tcPr>
            <w:tcW w:w="2277" w:type="dxa"/>
            <w:shd w:val="clear" w:color="auto" w:fill="auto"/>
          </w:tcPr>
          <w:p w14:paraId="065D3923" w14:textId="77777777" w:rsidR="00BE6FAC" w:rsidRPr="007A7731" w:rsidRDefault="00BE6FAC" w:rsidP="00F20237">
            <w:pPr>
              <w:jc w:val="both"/>
              <w:rPr>
                <w:rFonts w:eastAsia="Times New Roman"/>
                <w:i/>
              </w:rPr>
            </w:pPr>
          </w:p>
        </w:tc>
        <w:tc>
          <w:tcPr>
            <w:tcW w:w="1956" w:type="dxa"/>
            <w:shd w:val="clear" w:color="auto" w:fill="auto"/>
          </w:tcPr>
          <w:p w14:paraId="4165A983" w14:textId="77777777" w:rsidR="00BE6FAC" w:rsidRPr="007A7731" w:rsidRDefault="00BE6FAC" w:rsidP="00F20237">
            <w:pPr>
              <w:jc w:val="both"/>
              <w:rPr>
                <w:rFonts w:eastAsia="Times New Roman"/>
                <w:i/>
              </w:rPr>
            </w:pPr>
          </w:p>
        </w:tc>
        <w:tc>
          <w:tcPr>
            <w:tcW w:w="2268" w:type="dxa"/>
            <w:shd w:val="clear" w:color="auto" w:fill="auto"/>
          </w:tcPr>
          <w:p w14:paraId="7424F076" w14:textId="77777777" w:rsidR="00BE6FAC" w:rsidRPr="007A7731" w:rsidRDefault="00BE6FAC" w:rsidP="00F20237">
            <w:pPr>
              <w:jc w:val="both"/>
              <w:rPr>
                <w:rFonts w:eastAsia="Times New Roman"/>
                <w:i/>
              </w:rPr>
            </w:pPr>
          </w:p>
        </w:tc>
      </w:tr>
      <w:tr w:rsidR="00BE6FAC" w:rsidRPr="007A7731" w14:paraId="1E44F40B" w14:textId="77777777" w:rsidTr="00F20237">
        <w:tc>
          <w:tcPr>
            <w:tcW w:w="2254" w:type="dxa"/>
            <w:shd w:val="clear" w:color="auto" w:fill="auto"/>
          </w:tcPr>
          <w:p w14:paraId="07687DD9" w14:textId="77777777" w:rsidR="00BE6FAC" w:rsidRPr="007A7731" w:rsidRDefault="00BE6FAC" w:rsidP="00F20237">
            <w:pPr>
              <w:jc w:val="both"/>
              <w:rPr>
                <w:rFonts w:eastAsia="Times New Roman"/>
                <w:i/>
              </w:rPr>
            </w:pPr>
          </w:p>
        </w:tc>
        <w:tc>
          <w:tcPr>
            <w:tcW w:w="2277" w:type="dxa"/>
            <w:shd w:val="clear" w:color="auto" w:fill="auto"/>
          </w:tcPr>
          <w:p w14:paraId="4EB09924" w14:textId="77777777" w:rsidR="00BE6FAC" w:rsidRPr="007A7731" w:rsidRDefault="00BE6FAC" w:rsidP="00F20237">
            <w:pPr>
              <w:jc w:val="both"/>
              <w:rPr>
                <w:rFonts w:eastAsia="Times New Roman"/>
                <w:i/>
              </w:rPr>
            </w:pPr>
          </w:p>
        </w:tc>
        <w:tc>
          <w:tcPr>
            <w:tcW w:w="1956" w:type="dxa"/>
            <w:shd w:val="clear" w:color="auto" w:fill="auto"/>
          </w:tcPr>
          <w:p w14:paraId="67EFD377" w14:textId="77777777" w:rsidR="00BE6FAC" w:rsidRPr="007A7731" w:rsidRDefault="00BE6FAC" w:rsidP="00F20237">
            <w:pPr>
              <w:jc w:val="both"/>
              <w:rPr>
                <w:rFonts w:eastAsia="Times New Roman"/>
                <w:i/>
              </w:rPr>
            </w:pPr>
          </w:p>
        </w:tc>
        <w:tc>
          <w:tcPr>
            <w:tcW w:w="2268" w:type="dxa"/>
            <w:shd w:val="clear" w:color="auto" w:fill="auto"/>
          </w:tcPr>
          <w:p w14:paraId="769070D1" w14:textId="77777777" w:rsidR="00BE6FAC" w:rsidRPr="007A7731" w:rsidRDefault="00BE6FAC" w:rsidP="00F20237">
            <w:pPr>
              <w:jc w:val="both"/>
              <w:rPr>
                <w:rFonts w:eastAsia="Times New Roman"/>
                <w:i/>
              </w:rPr>
            </w:pPr>
          </w:p>
        </w:tc>
      </w:tr>
      <w:tr w:rsidR="00BE6FAC" w:rsidRPr="007A7731" w14:paraId="3FC4DE84" w14:textId="77777777" w:rsidTr="00F20237">
        <w:tc>
          <w:tcPr>
            <w:tcW w:w="2254" w:type="dxa"/>
            <w:shd w:val="clear" w:color="auto" w:fill="auto"/>
          </w:tcPr>
          <w:p w14:paraId="5653160C" w14:textId="77777777" w:rsidR="00BE6FAC" w:rsidRPr="007A7731" w:rsidRDefault="00BE6FAC" w:rsidP="00F20237">
            <w:pPr>
              <w:jc w:val="both"/>
              <w:rPr>
                <w:rFonts w:eastAsia="Times New Roman"/>
                <w:i/>
              </w:rPr>
            </w:pPr>
          </w:p>
        </w:tc>
        <w:tc>
          <w:tcPr>
            <w:tcW w:w="2277" w:type="dxa"/>
            <w:shd w:val="clear" w:color="auto" w:fill="auto"/>
          </w:tcPr>
          <w:p w14:paraId="4C81B236" w14:textId="77777777" w:rsidR="00BE6FAC" w:rsidRPr="007A7731" w:rsidRDefault="00BE6FAC" w:rsidP="00F20237">
            <w:pPr>
              <w:jc w:val="both"/>
              <w:rPr>
                <w:rFonts w:eastAsia="Times New Roman"/>
                <w:i/>
              </w:rPr>
            </w:pPr>
          </w:p>
        </w:tc>
        <w:tc>
          <w:tcPr>
            <w:tcW w:w="1956" w:type="dxa"/>
            <w:shd w:val="clear" w:color="auto" w:fill="auto"/>
          </w:tcPr>
          <w:p w14:paraId="269E9204" w14:textId="77777777" w:rsidR="00BE6FAC" w:rsidRPr="007A7731" w:rsidRDefault="00BE6FAC" w:rsidP="00F20237">
            <w:pPr>
              <w:jc w:val="both"/>
              <w:rPr>
                <w:rFonts w:eastAsia="Times New Roman"/>
                <w:i/>
              </w:rPr>
            </w:pPr>
          </w:p>
        </w:tc>
        <w:tc>
          <w:tcPr>
            <w:tcW w:w="2268" w:type="dxa"/>
            <w:shd w:val="clear" w:color="auto" w:fill="auto"/>
          </w:tcPr>
          <w:p w14:paraId="2C547979" w14:textId="77777777" w:rsidR="00BE6FAC" w:rsidRPr="007A7731" w:rsidRDefault="00BE6FAC" w:rsidP="00F20237">
            <w:pPr>
              <w:jc w:val="both"/>
              <w:rPr>
                <w:rFonts w:eastAsia="Times New Roman"/>
                <w:i/>
              </w:rPr>
            </w:pPr>
          </w:p>
        </w:tc>
      </w:tr>
      <w:tr w:rsidR="00BE6FAC" w:rsidRPr="007A7731" w14:paraId="6AFB5695" w14:textId="77777777" w:rsidTr="00F20237">
        <w:tc>
          <w:tcPr>
            <w:tcW w:w="2254" w:type="dxa"/>
            <w:shd w:val="clear" w:color="auto" w:fill="auto"/>
          </w:tcPr>
          <w:p w14:paraId="7E993355" w14:textId="77777777" w:rsidR="00BE6FAC" w:rsidRPr="007A7731" w:rsidRDefault="00BE6FAC" w:rsidP="00F20237">
            <w:pPr>
              <w:jc w:val="both"/>
              <w:rPr>
                <w:rFonts w:eastAsia="Times New Roman"/>
                <w:i/>
              </w:rPr>
            </w:pPr>
          </w:p>
        </w:tc>
        <w:tc>
          <w:tcPr>
            <w:tcW w:w="2277" w:type="dxa"/>
            <w:shd w:val="clear" w:color="auto" w:fill="auto"/>
          </w:tcPr>
          <w:p w14:paraId="56534BB9" w14:textId="77777777" w:rsidR="00BE6FAC" w:rsidRPr="007A7731" w:rsidRDefault="00BE6FAC" w:rsidP="00F20237">
            <w:pPr>
              <w:jc w:val="both"/>
              <w:rPr>
                <w:rFonts w:eastAsia="Times New Roman"/>
                <w:i/>
              </w:rPr>
            </w:pPr>
          </w:p>
        </w:tc>
        <w:tc>
          <w:tcPr>
            <w:tcW w:w="1956" w:type="dxa"/>
            <w:shd w:val="clear" w:color="auto" w:fill="auto"/>
          </w:tcPr>
          <w:p w14:paraId="548CDE2F" w14:textId="77777777" w:rsidR="00BE6FAC" w:rsidRPr="007A7731" w:rsidRDefault="00BE6FAC" w:rsidP="00F20237">
            <w:pPr>
              <w:jc w:val="both"/>
              <w:rPr>
                <w:rFonts w:eastAsia="Times New Roman"/>
                <w:i/>
              </w:rPr>
            </w:pPr>
          </w:p>
        </w:tc>
        <w:tc>
          <w:tcPr>
            <w:tcW w:w="2268" w:type="dxa"/>
            <w:shd w:val="clear" w:color="auto" w:fill="auto"/>
          </w:tcPr>
          <w:p w14:paraId="3B349315" w14:textId="77777777" w:rsidR="00BE6FAC" w:rsidRPr="007A7731" w:rsidRDefault="00BE6FAC" w:rsidP="00F20237">
            <w:pPr>
              <w:jc w:val="both"/>
              <w:rPr>
                <w:rFonts w:eastAsia="Times New Roman"/>
                <w:i/>
              </w:rPr>
            </w:pPr>
          </w:p>
        </w:tc>
      </w:tr>
    </w:tbl>
    <w:p w14:paraId="473576AF" w14:textId="77777777" w:rsidR="00BE6FAC" w:rsidRPr="007A7731" w:rsidRDefault="00BE6FAC" w:rsidP="00BE6FAC">
      <w:pPr>
        <w:tabs>
          <w:tab w:val="left" w:pos="-720"/>
        </w:tabs>
        <w:ind w:right="-119"/>
        <w:jc w:val="both"/>
        <w:rPr>
          <w:b/>
          <w:color w:val="000000"/>
          <w:lang w:val="es-ES"/>
        </w:rPr>
      </w:pPr>
    </w:p>
    <w:p w14:paraId="6916E86B" w14:textId="77777777" w:rsidR="00BE6FAC" w:rsidRDefault="00BE6FAC" w:rsidP="00BE6FAC">
      <w:pPr>
        <w:tabs>
          <w:tab w:val="left" w:pos="-720"/>
        </w:tabs>
        <w:ind w:right="-119"/>
        <w:jc w:val="both"/>
        <w:rPr>
          <w:rStyle w:val="markedcontent"/>
          <w:b/>
        </w:rPr>
      </w:pPr>
    </w:p>
    <w:p w14:paraId="2EDF50B3" w14:textId="77777777" w:rsidR="00BE6FAC" w:rsidRDefault="00BE6FAC" w:rsidP="00BE6FAC">
      <w:pPr>
        <w:tabs>
          <w:tab w:val="left" w:pos="-720"/>
        </w:tabs>
        <w:ind w:right="-119"/>
        <w:jc w:val="both"/>
        <w:rPr>
          <w:rStyle w:val="markedcontent"/>
          <w:b/>
        </w:rPr>
      </w:pPr>
    </w:p>
    <w:p w14:paraId="4827B838" w14:textId="77777777" w:rsidR="00BE6FAC" w:rsidRDefault="00BE6FAC" w:rsidP="00BE6FAC">
      <w:pPr>
        <w:tabs>
          <w:tab w:val="left" w:pos="-720"/>
        </w:tabs>
        <w:ind w:right="-119"/>
        <w:jc w:val="both"/>
        <w:rPr>
          <w:rStyle w:val="markedcontent"/>
          <w:b/>
        </w:rPr>
      </w:pPr>
    </w:p>
    <w:p w14:paraId="36D32A57" w14:textId="77777777" w:rsidR="00BE6FAC" w:rsidRDefault="00BE6FAC" w:rsidP="00BE6FAC">
      <w:pPr>
        <w:tabs>
          <w:tab w:val="left" w:pos="-720"/>
        </w:tabs>
        <w:ind w:right="-119"/>
        <w:jc w:val="both"/>
        <w:rPr>
          <w:rStyle w:val="markedcontent"/>
          <w:b/>
        </w:rPr>
      </w:pPr>
    </w:p>
    <w:p w14:paraId="5E0C17F5" w14:textId="77777777" w:rsidR="00BE6FAC" w:rsidRDefault="00BE6FAC" w:rsidP="00BE6FAC">
      <w:pPr>
        <w:tabs>
          <w:tab w:val="left" w:pos="-720"/>
        </w:tabs>
        <w:ind w:right="-119"/>
        <w:jc w:val="both"/>
        <w:rPr>
          <w:rStyle w:val="markedcontent"/>
          <w:b/>
        </w:rPr>
      </w:pPr>
    </w:p>
    <w:p w14:paraId="10FFEF5E" w14:textId="77777777" w:rsidR="00BE6FAC" w:rsidRDefault="00BE6FAC" w:rsidP="00BE6FAC">
      <w:pPr>
        <w:tabs>
          <w:tab w:val="left" w:pos="-720"/>
        </w:tabs>
        <w:ind w:right="-119"/>
        <w:jc w:val="both"/>
        <w:rPr>
          <w:rStyle w:val="markedcontent"/>
          <w:b/>
        </w:rPr>
      </w:pPr>
    </w:p>
    <w:p w14:paraId="458EA910" w14:textId="77777777" w:rsidR="00BE6FAC" w:rsidRDefault="00BE6FAC" w:rsidP="00BE6FAC">
      <w:pPr>
        <w:tabs>
          <w:tab w:val="left" w:pos="-720"/>
        </w:tabs>
        <w:ind w:right="-119"/>
        <w:jc w:val="both"/>
        <w:rPr>
          <w:rStyle w:val="markedcontent"/>
          <w:b/>
        </w:rPr>
      </w:pPr>
    </w:p>
    <w:p w14:paraId="0CF8A255" w14:textId="77777777" w:rsidR="00BE6FAC" w:rsidRDefault="00BE6FAC" w:rsidP="00BE6FAC">
      <w:pPr>
        <w:tabs>
          <w:tab w:val="left" w:pos="-720"/>
        </w:tabs>
        <w:ind w:right="-119"/>
        <w:jc w:val="both"/>
        <w:rPr>
          <w:rStyle w:val="markedcontent"/>
          <w:b/>
        </w:rPr>
      </w:pPr>
    </w:p>
    <w:p w14:paraId="3978505A" w14:textId="77777777" w:rsidR="00BE6FAC" w:rsidRDefault="00BE6FAC" w:rsidP="00BE6FAC">
      <w:pPr>
        <w:tabs>
          <w:tab w:val="left" w:pos="-720"/>
        </w:tabs>
        <w:ind w:right="-119"/>
        <w:jc w:val="both"/>
        <w:rPr>
          <w:rStyle w:val="markedcontent"/>
          <w:b/>
        </w:rPr>
      </w:pPr>
    </w:p>
    <w:p w14:paraId="57AF4C62" w14:textId="77777777" w:rsidR="00BE6FAC" w:rsidRDefault="00BE6FAC" w:rsidP="00BE6FAC">
      <w:pPr>
        <w:tabs>
          <w:tab w:val="left" w:pos="-720"/>
        </w:tabs>
        <w:ind w:right="-119"/>
        <w:jc w:val="both"/>
        <w:rPr>
          <w:rStyle w:val="markedcontent"/>
          <w:b/>
        </w:rPr>
      </w:pPr>
    </w:p>
    <w:p w14:paraId="7B123493" w14:textId="77777777" w:rsidR="00BE6FAC" w:rsidRDefault="00BE6FAC" w:rsidP="00BE6FAC">
      <w:pPr>
        <w:tabs>
          <w:tab w:val="left" w:pos="-720"/>
        </w:tabs>
        <w:ind w:right="-119"/>
        <w:jc w:val="both"/>
        <w:rPr>
          <w:rStyle w:val="markedcontent"/>
          <w:b/>
        </w:rPr>
      </w:pPr>
    </w:p>
    <w:p w14:paraId="0477D79A" w14:textId="77777777" w:rsidR="00BE6FAC" w:rsidRDefault="00BE6FAC" w:rsidP="00BE6FAC">
      <w:pPr>
        <w:tabs>
          <w:tab w:val="left" w:pos="-720"/>
        </w:tabs>
        <w:ind w:right="-119"/>
        <w:jc w:val="both"/>
        <w:rPr>
          <w:rStyle w:val="markedcontent"/>
          <w:b/>
        </w:rPr>
      </w:pPr>
    </w:p>
    <w:p w14:paraId="0496ED84" w14:textId="77777777" w:rsidR="00BE6FAC" w:rsidRDefault="00BE6FAC" w:rsidP="00BE6FAC">
      <w:pPr>
        <w:tabs>
          <w:tab w:val="left" w:pos="-720"/>
        </w:tabs>
        <w:ind w:right="-119"/>
        <w:jc w:val="both"/>
        <w:rPr>
          <w:rStyle w:val="markedcontent"/>
          <w:b/>
        </w:rPr>
      </w:pPr>
    </w:p>
    <w:p w14:paraId="2D2287C4" w14:textId="77777777" w:rsidR="00BE6FAC" w:rsidRDefault="00BE6FAC" w:rsidP="00BE6FAC">
      <w:pPr>
        <w:tabs>
          <w:tab w:val="left" w:pos="-720"/>
        </w:tabs>
        <w:ind w:right="-119"/>
        <w:jc w:val="both"/>
        <w:rPr>
          <w:rStyle w:val="markedcontent"/>
          <w:b/>
        </w:rPr>
      </w:pPr>
    </w:p>
    <w:p w14:paraId="20BF477E" w14:textId="77777777" w:rsidR="00BE6FAC" w:rsidRDefault="00BE6FAC" w:rsidP="00BE6FAC">
      <w:pPr>
        <w:tabs>
          <w:tab w:val="left" w:pos="-720"/>
        </w:tabs>
        <w:ind w:right="-119"/>
        <w:jc w:val="both"/>
        <w:rPr>
          <w:rStyle w:val="markedcontent"/>
          <w:b/>
        </w:rPr>
      </w:pPr>
    </w:p>
    <w:p w14:paraId="652665B8" w14:textId="77777777" w:rsidR="00BE6FAC" w:rsidRDefault="00BE6FAC" w:rsidP="00BE6FAC">
      <w:pPr>
        <w:tabs>
          <w:tab w:val="left" w:pos="-720"/>
        </w:tabs>
        <w:ind w:right="-119"/>
        <w:jc w:val="both"/>
        <w:rPr>
          <w:rStyle w:val="markedcontent"/>
          <w:b/>
        </w:rPr>
      </w:pPr>
    </w:p>
    <w:p w14:paraId="0D191F7C" w14:textId="77777777" w:rsidR="00BE6FAC" w:rsidRPr="001A4E3B" w:rsidRDefault="00BE6FAC" w:rsidP="00BE6FAC">
      <w:pPr>
        <w:tabs>
          <w:tab w:val="left" w:pos="-720"/>
        </w:tabs>
        <w:ind w:right="-119"/>
        <w:jc w:val="both"/>
        <w:rPr>
          <w:rStyle w:val="markedcontent"/>
          <w:b/>
        </w:rPr>
      </w:pPr>
      <w:r w:rsidRPr="001A4E3B">
        <w:rPr>
          <w:rStyle w:val="markedcontent"/>
          <w:b/>
        </w:rPr>
        <w:lastRenderedPageBreak/>
        <w:t>Notas correspondientes a las letras A y B:</w:t>
      </w:r>
    </w:p>
    <w:p w14:paraId="17D99125" w14:textId="77777777" w:rsidR="00BE6FAC" w:rsidRPr="001A4E3B" w:rsidRDefault="00BE6FAC" w:rsidP="00BE6FAC">
      <w:pPr>
        <w:tabs>
          <w:tab w:val="left" w:pos="-720"/>
        </w:tabs>
        <w:ind w:left="708" w:right="-119"/>
        <w:jc w:val="both"/>
        <w:rPr>
          <w:rStyle w:val="markedcontent"/>
        </w:rPr>
      </w:pPr>
      <w:r w:rsidRPr="001A4E3B">
        <w:br/>
      </w:r>
      <w:r w:rsidRPr="001A4E3B">
        <w:rPr>
          <w:rStyle w:val="markedcontent"/>
        </w:rPr>
        <w:t>1. La información contenida en las letras A y B, del apartado 1.3, de la Sección I,</w:t>
      </w:r>
      <w:r w:rsidRPr="001A4E3B">
        <w:br/>
      </w:r>
      <w:r w:rsidRPr="001A4E3B">
        <w:rPr>
          <w:rStyle w:val="markedcontent"/>
        </w:rPr>
        <w:t>del Formulario Único de la Oferta, será completada exclusivamente por personas jurídicas.</w:t>
      </w:r>
    </w:p>
    <w:p w14:paraId="10A1FBA8" w14:textId="77777777" w:rsidR="00BE6FAC" w:rsidRPr="001A4E3B" w:rsidRDefault="00BE6FAC" w:rsidP="00BE6FAC">
      <w:pPr>
        <w:tabs>
          <w:tab w:val="left" w:pos="-720"/>
        </w:tabs>
        <w:ind w:left="708" w:right="-119"/>
        <w:jc w:val="both"/>
        <w:rPr>
          <w:rStyle w:val="markedcontent"/>
        </w:rPr>
      </w:pPr>
      <w:r w:rsidRPr="001A4E3B">
        <w:br/>
      </w:r>
      <w:r w:rsidRPr="001A4E3B">
        <w:rPr>
          <w:rStyle w:val="markedcontent"/>
        </w:rPr>
        <w:t>2. Esta sección deberá completarse por las personas jurídicas de los compromisos de asociación o consorcio, y el procurador común de las asociaciones o consorcios constituidos, de acuerdo con lo establecido en el artículo 26 de la Ley Orgánica del Sistema Nacional de Contratación Pública. La información deberá ser declarada y suscrita de manera individualizada.</w:t>
      </w:r>
    </w:p>
    <w:p w14:paraId="31400CE3" w14:textId="77777777" w:rsidR="00BE6FAC" w:rsidRPr="001A4E3B" w:rsidRDefault="00BE6FAC" w:rsidP="00BE6FAC">
      <w:pPr>
        <w:tabs>
          <w:tab w:val="left" w:pos="-720"/>
        </w:tabs>
        <w:ind w:left="708" w:right="-119"/>
        <w:jc w:val="both"/>
        <w:rPr>
          <w:rStyle w:val="markedcontent"/>
        </w:rPr>
      </w:pPr>
      <w:r w:rsidRPr="001A4E3B">
        <w:br/>
      </w:r>
      <w:r w:rsidRPr="001A4E3B">
        <w:rPr>
          <w:rStyle w:val="markedcontent"/>
        </w:rPr>
        <w:t xml:space="preserve">3. Si los socios, accionistas o partícipes de la persona jurídica, o de la persona jurídica a consorciarse o asociarse, o de </w:t>
      </w:r>
      <w:proofErr w:type="gramStart"/>
      <w:r w:rsidRPr="001A4E3B">
        <w:rPr>
          <w:rStyle w:val="markedcontent"/>
        </w:rPr>
        <w:t>éste</w:t>
      </w:r>
      <w:proofErr w:type="gramEnd"/>
      <w:r w:rsidRPr="001A4E3B">
        <w:rPr>
          <w:rStyle w:val="markedcontent"/>
        </w:rPr>
        <w:t xml:space="preserve"> último legalmente constituido; poseen un porcentaje de acciones o participaciones inferiores al 51%, no deberán completar los cuadros contenidos en la letra B, del apartado 1.3, de la Sección I, del Formulario Único de la Oferta.</w:t>
      </w:r>
    </w:p>
    <w:p w14:paraId="013B246E" w14:textId="77777777" w:rsidR="00BE6FAC" w:rsidRPr="001A4E3B" w:rsidRDefault="00BE6FAC" w:rsidP="00BE6FAC">
      <w:pPr>
        <w:tabs>
          <w:tab w:val="left" w:pos="-720"/>
        </w:tabs>
        <w:ind w:left="708" w:right="-119"/>
        <w:jc w:val="both"/>
      </w:pPr>
      <w:r w:rsidRPr="001A4E3B">
        <w:br/>
      </w:r>
      <w:r w:rsidRPr="001A4E3B">
        <w:rPr>
          <w:rStyle w:val="markedcontent"/>
        </w:rPr>
        <w:t>4. La falta de presentación de la información contenida en las letras A y B será</w:t>
      </w:r>
      <w:r w:rsidRPr="001A4E3B">
        <w:br/>
      </w:r>
      <w:r w:rsidRPr="001A4E3B">
        <w:rPr>
          <w:rStyle w:val="markedcontent"/>
        </w:rPr>
        <w:t>causal de descalificación de la oferta.</w:t>
      </w:r>
    </w:p>
    <w:p w14:paraId="54F139C5" w14:textId="77777777" w:rsidR="00BE6FAC" w:rsidRPr="001A4E3B" w:rsidRDefault="00BE6FAC" w:rsidP="00BE6FAC">
      <w:pPr>
        <w:pStyle w:val="Standard"/>
        <w:spacing w:line="276" w:lineRule="auto"/>
        <w:jc w:val="both"/>
        <w:rPr>
          <w:b/>
          <w:color w:val="000000"/>
          <w:sz w:val="24"/>
          <w:szCs w:val="24"/>
        </w:rPr>
      </w:pPr>
    </w:p>
    <w:p w14:paraId="4542220B" w14:textId="77777777" w:rsidR="00BE6FAC" w:rsidRPr="001A4E3B" w:rsidRDefault="00BE6FAC" w:rsidP="00BE6FAC">
      <w:pPr>
        <w:pStyle w:val="Standard"/>
        <w:spacing w:line="276" w:lineRule="auto"/>
        <w:jc w:val="both"/>
        <w:rPr>
          <w:rStyle w:val="markedcontent"/>
          <w:b/>
          <w:sz w:val="24"/>
          <w:szCs w:val="24"/>
        </w:rPr>
      </w:pPr>
      <w:r w:rsidRPr="001A4E3B">
        <w:rPr>
          <w:rStyle w:val="markedcontent"/>
          <w:b/>
          <w:sz w:val="24"/>
          <w:szCs w:val="24"/>
        </w:rPr>
        <w:t>C. DECLARACIÓN PARA PERSONAS NATURALES:</w:t>
      </w:r>
    </w:p>
    <w:p w14:paraId="1520DF62" w14:textId="77777777" w:rsidR="00BE6FAC" w:rsidRPr="001A4E3B" w:rsidRDefault="00BE6FAC" w:rsidP="00BE6FAC">
      <w:pPr>
        <w:pStyle w:val="Standard"/>
        <w:spacing w:line="276" w:lineRule="auto"/>
        <w:jc w:val="both"/>
        <w:rPr>
          <w:rStyle w:val="markedcontent"/>
          <w:sz w:val="24"/>
          <w:szCs w:val="24"/>
        </w:rPr>
      </w:pPr>
      <w:r w:rsidRPr="001A4E3B">
        <w:rPr>
          <w:sz w:val="24"/>
          <w:szCs w:val="24"/>
        </w:rPr>
        <w:br/>
      </w:r>
      <w:r w:rsidRPr="001A4E3B">
        <w:rPr>
          <w:rStyle w:val="markedcontent"/>
          <w:sz w:val="24"/>
          <w:szCs w:val="24"/>
        </w:rPr>
        <w:t>1. Libre y voluntariamente, declaro no estar inhabilitado en el RUP para participar en</w:t>
      </w:r>
      <w:r w:rsidRPr="001A4E3B">
        <w:rPr>
          <w:sz w:val="24"/>
          <w:szCs w:val="24"/>
        </w:rPr>
        <w:br/>
      </w:r>
      <w:r w:rsidRPr="001A4E3B">
        <w:rPr>
          <w:rStyle w:val="markedcontent"/>
          <w:sz w:val="24"/>
          <w:szCs w:val="24"/>
        </w:rPr>
        <w:t>los procedimientos de contratación pública. Por tanto, acepto que la entidad contratante me descalifique, en caso de encontrarme inhabilitado por alguna de las causales previstas en el artículo 153 de la Constitución de la República del Ecuador, letra j) del</w:t>
      </w:r>
      <w:r w:rsidRPr="001A4E3B">
        <w:rPr>
          <w:sz w:val="24"/>
          <w:szCs w:val="24"/>
        </w:rPr>
        <w:br/>
      </w:r>
      <w:r w:rsidRPr="001A4E3B">
        <w:rPr>
          <w:rStyle w:val="markedcontent"/>
          <w:sz w:val="24"/>
          <w:szCs w:val="24"/>
        </w:rPr>
        <w:t>artículo 24 de la Ley Orgánica del Servicio Público, artículos 62 y 63 de la Ley Orgánica del Sistema Nacional de Contratación Pública; y, artículo 252 de su Reglamento General.</w:t>
      </w:r>
    </w:p>
    <w:p w14:paraId="29266ED8" w14:textId="77777777" w:rsidR="00BE6FAC" w:rsidRPr="001A4E3B" w:rsidRDefault="00BE6FAC" w:rsidP="00BE6FAC">
      <w:pPr>
        <w:pStyle w:val="Standard"/>
        <w:spacing w:line="276" w:lineRule="auto"/>
        <w:jc w:val="both"/>
        <w:rPr>
          <w:rStyle w:val="markedcontent"/>
          <w:sz w:val="24"/>
          <w:szCs w:val="24"/>
        </w:rPr>
      </w:pPr>
      <w:r w:rsidRPr="001A4E3B">
        <w:rPr>
          <w:sz w:val="24"/>
          <w:szCs w:val="24"/>
        </w:rPr>
        <w:br/>
      </w:r>
      <w:r w:rsidRPr="001A4E3B">
        <w:rPr>
          <w:rStyle w:val="markedcontent"/>
          <w:sz w:val="24"/>
          <w:szCs w:val="24"/>
        </w:rPr>
        <w:t xml:space="preserve">2. Garantizo la veracidad y exactitud de la información presentada; y, autorizo a la entidad contratante, al Servicio Nacional de Contratación Pública, o a los órganos de control, </w:t>
      </w:r>
      <w:proofErr w:type="gramStart"/>
      <w:r w:rsidRPr="001A4E3B">
        <w:rPr>
          <w:rStyle w:val="markedcontent"/>
          <w:sz w:val="24"/>
          <w:szCs w:val="24"/>
        </w:rPr>
        <w:t>a  efectuar</w:t>
      </w:r>
      <w:proofErr w:type="gramEnd"/>
      <w:r w:rsidRPr="001A4E3B">
        <w:rPr>
          <w:rStyle w:val="markedcontent"/>
          <w:sz w:val="24"/>
          <w:szCs w:val="24"/>
        </w:rPr>
        <w:t xml:space="preserve"> las verificaciones del caso, a fin de constatar la información en mención.</w:t>
      </w:r>
    </w:p>
    <w:p w14:paraId="42772FCE" w14:textId="77777777" w:rsidR="00BE6FAC" w:rsidRPr="001A4E3B" w:rsidRDefault="00BE6FAC" w:rsidP="00BE6FAC">
      <w:pPr>
        <w:pStyle w:val="Standard"/>
        <w:spacing w:line="276" w:lineRule="auto"/>
        <w:jc w:val="both"/>
        <w:rPr>
          <w:rStyle w:val="markedcontent"/>
          <w:sz w:val="24"/>
          <w:szCs w:val="24"/>
        </w:rPr>
      </w:pPr>
      <w:r w:rsidRPr="001A4E3B">
        <w:rPr>
          <w:sz w:val="24"/>
          <w:szCs w:val="24"/>
        </w:rPr>
        <w:br/>
      </w:r>
      <w:r w:rsidRPr="001A4E3B">
        <w:rPr>
          <w:rStyle w:val="markedcontent"/>
          <w:sz w:val="24"/>
          <w:szCs w:val="24"/>
        </w:rPr>
        <w:t>3. Declaro que SI/ NO soy una “Persona Expuesta Políticamente (PEP)”, de conformidad a lo previsto en los artículos 42 y 44 del Reglamento General a la Ley Orgánica de Prevención, Detección y Erradicación del Delito de Lavado de Activos y del Financiamiento de Delitos.</w:t>
      </w:r>
    </w:p>
    <w:p w14:paraId="7171DBC8" w14:textId="77777777" w:rsidR="00BE6FAC" w:rsidRPr="001A4E3B" w:rsidRDefault="00BE6FAC" w:rsidP="00BE6FAC">
      <w:pPr>
        <w:pStyle w:val="Standard"/>
        <w:spacing w:line="276" w:lineRule="auto"/>
        <w:jc w:val="both"/>
        <w:rPr>
          <w:sz w:val="24"/>
          <w:szCs w:val="24"/>
        </w:rPr>
      </w:pPr>
    </w:p>
    <w:p w14:paraId="380981B7" w14:textId="77777777" w:rsidR="00BE6FAC" w:rsidRPr="001A4E3B" w:rsidRDefault="00BE6FAC" w:rsidP="00BE6FAC">
      <w:pPr>
        <w:jc w:val="both"/>
        <w:rPr>
          <w:vanish/>
        </w:rPr>
      </w:pPr>
    </w:p>
    <w:tbl>
      <w:tblPr>
        <w:tblpPr w:leftFromText="141" w:rightFromText="141" w:vertAnchor="text" w:horzAnchor="page" w:tblpX="2818" w:tblpY="-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
      </w:tblGrid>
      <w:tr w:rsidR="00BE6FAC" w:rsidRPr="001A4E3B" w14:paraId="35369972" w14:textId="77777777" w:rsidTr="00F20237">
        <w:trPr>
          <w:trHeight w:val="269"/>
        </w:trPr>
        <w:tc>
          <w:tcPr>
            <w:tcW w:w="286" w:type="dxa"/>
            <w:shd w:val="clear" w:color="auto" w:fill="auto"/>
          </w:tcPr>
          <w:p w14:paraId="5FC21F46" w14:textId="77777777" w:rsidR="00BE6FAC" w:rsidRPr="001A4E3B" w:rsidRDefault="00BE6FAC" w:rsidP="00F20237">
            <w:pPr>
              <w:jc w:val="both"/>
              <w:rPr>
                <w:rFonts w:eastAsia="Times New Roman"/>
                <w:color w:val="000000"/>
              </w:rPr>
            </w:pPr>
          </w:p>
        </w:tc>
      </w:tr>
    </w:tbl>
    <w:p w14:paraId="0AA97C2A" w14:textId="77777777" w:rsidR="00BE6FAC" w:rsidRPr="001A4E3B" w:rsidRDefault="00BE6FAC" w:rsidP="00BE6FAC">
      <w:pPr>
        <w:rPr>
          <w:vanish/>
        </w:rPr>
      </w:pPr>
    </w:p>
    <w:tbl>
      <w:tblPr>
        <w:tblpPr w:leftFromText="141" w:rightFromText="141" w:vertAnchor="text" w:horzAnchor="margin" w:tblpXSpec="center" w:tblpY="-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
      </w:tblGrid>
      <w:tr w:rsidR="00BE6FAC" w:rsidRPr="001A4E3B" w14:paraId="475BB4B8" w14:textId="77777777" w:rsidTr="00F20237">
        <w:trPr>
          <w:trHeight w:val="269"/>
        </w:trPr>
        <w:tc>
          <w:tcPr>
            <w:tcW w:w="286" w:type="dxa"/>
            <w:shd w:val="clear" w:color="auto" w:fill="auto"/>
          </w:tcPr>
          <w:p w14:paraId="230D1141" w14:textId="77777777" w:rsidR="00BE6FAC" w:rsidRPr="001A4E3B" w:rsidRDefault="00BE6FAC" w:rsidP="00F20237">
            <w:pPr>
              <w:jc w:val="both"/>
              <w:rPr>
                <w:rFonts w:eastAsia="Times New Roman"/>
                <w:color w:val="000000"/>
              </w:rPr>
            </w:pPr>
          </w:p>
        </w:tc>
      </w:tr>
    </w:tbl>
    <w:p w14:paraId="2430C2F9" w14:textId="77777777" w:rsidR="00BE6FAC" w:rsidRPr="001A4E3B" w:rsidRDefault="00BE6FAC" w:rsidP="00BE6FAC">
      <w:pPr>
        <w:jc w:val="both"/>
        <w:rPr>
          <w:rFonts w:eastAsia="Times New Roman"/>
        </w:rPr>
      </w:pPr>
      <w:r w:rsidRPr="001A4E3B">
        <w:rPr>
          <w:rFonts w:eastAsia="Times New Roman"/>
        </w:rPr>
        <w:t xml:space="preserve">       SI</w:t>
      </w:r>
      <w:r w:rsidRPr="001A4E3B">
        <w:rPr>
          <w:rFonts w:eastAsia="Times New Roman"/>
        </w:rPr>
        <w:tab/>
      </w:r>
      <w:r w:rsidRPr="001A4E3B">
        <w:rPr>
          <w:rFonts w:eastAsia="Times New Roman"/>
        </w:rPr>
        <w:tab/>
      </w:r>
      <w:r w:rsidRPr="001A4E3B">
        <w:rPr>
          <w:rFonts w:eastAsia="Times New Roman"/>
        </w:rPr>
        <w:tab/>
      </w:r>
      <w:r w:rsidRPr="001A4E3B">
        <w:rPr>
          <w:rFonts w:eastAsia="Times New Roman"/>
        </w:rPr>
        <w:tab/>
        <w:t>NO</w:t>
      </w:r>
    </w:p>
    <w:p w14:paraId="7DB492E9" w14:textId="77777777" w:rsidR="00BE6FAC" w:rsidRPr="001A4E3B" w:rsidRDefault="00BE6FAC" w:rsidP="00BE6FAC">
      <w:pPr>
        <w:jc w:val="both"/>
        <w:rPr>
          <w:rFonts w:eastAsia="Times New Roman"/>
          <w:i/>
        </w:rPr>
      </w:pPr>
    </w:p>
    <w:p w14:paraId="1374E74A" w14:textId="77777777" w:rsidR="00BE6FAC" w:rsidRPr="001A4E3B" w:rsidRDefault="00BE6FAC" w:rsidP="00BE6FAC">
      <w:pPr>
        <w:pStyle w:val="Standard"/>
        <w:spacing w:line="276" w:lineRule="auto"/>
        <w:jc w:val="both"/>
        <w:rPr>
          <w:b/>
          <w:color w:val="000000"/>
          <w:sz w:val="24"/>
          <w:szCs w:val="24"/>
        </w:rPr>
      </w:pPr>
      <w:r w:rsidRPr="001A4E3B">
        <w:rPr>
          <w:rStyle w:val="markedcontent"/>
          <w:sz w:val="24"/>
          <w:szCs w:val="24"/>
        </w:rPr>
        <w:t>En caso de que la declaración sea afirmativa, el oferente deberá completar la siguiente</w:t>
      </w:r>
      <w:r w:rsidRPr="001A4E3B">
        <w:rPr>
          <w:sz w:val="24"/>
          <w:szCs w:val="24"/>
        </w:rPr>
        <w:br/>
      </w:r>
      <w:r w:rsidRPr="001A4E3B">
        <w:rPr>
          <w:rStyle w:val="markedcontent"/>
          <w:sz w:val="24"/>
          <w:szCs w:val="24"/>
        </w:rPr>
        <w:t>información:</w:t>
      </w:r>
    </w:p>
    <w:p w14:paraId="06D9B211" w14:textId="77777777" w:rsidR="00BE6FAC" w:rsidRPr="001A4E3B" w:rsidRDefault="00BE6FAC" w:rsidP="00BE6FAC">
      <w:pPr>
        <w:jc w:val="both"/>
        <w:rPr>
          <w:rFonts w:eastAsia="Times New Roman"/>
          <w: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701"/>
        <w:gridCol w:w="2410"/>
        <w:gridCol w:w="2999"/>
      </w:tblGrid>
      <w:tr w:rsidR="00BE6FAC" w:rsidRPr="001A4E3B" w14:paraId="450CEB4B" w14:textId="77777777" w:rsidTr="00F20237">
        <w:tc>
          <w:tcPr>
            <w:tcW w:w="1384" w:type="dxa"/>
            <w:shd w:val="clear" w:color="auto" w:fill="auto"/>
          </w:tcPr>
          <w:p w14:paraId="6890E1C8" w14:textId="77777777" w:rsidR="00BE6FAC" w:rsidRPr="001A4E3B" w:rsidRDefault="00BE6FAC" w:rsidP="00F20237">
            <w:pPr>
              <w:jc w:val="both"/>
              <w:rPr>
                <w:rFonts w:eastAsia="Times New Roman"/>
                <w:b/>
              </w:rPr>
            </w:pPr>
            <w:r w:rsidRPr="001A4E3B">
              <w:rPr>
                <w:rFonts w:eastAsia="Times New Roman"/>
                <w:b/>
              </w:rPr>
              <w:t>Nombres completos</w:t>
            </w:r>
            <w:r w:rsidRPr="001A4E3B">
              <w:rPr>
                <w:rFonts w:eastAsia="Times New Roman"/>
                <w:b/>
              </w:rPr>
              <w:br/>
            </w:r>
            <w:r w:rsidRPr="001A4E3B">
              <w:rPr>
                <w:rFonts w:eastAsia="Times New Roman"/>
                <w:b/>
              </w:rPr>
              <w:br/>
            </w:r>
          </w:p>
        </w:tc>
        <w:tc>
          <w:tcPr>
            <w:tcW w:w="1701" w:type="dxa"/>
            <w:shd w:val="clear" w:color="auto" w:fill="auto"/>
          </w:tcPr>
          <w:p w14:paraId="1932AAEC" w14:textId="77777777" w:rsidR="00BE6FAC" w:rsidRPr="001A4E3B" w:rsidRDefault="00BE6FAC" w:rsidP="00F20237">
            <w:pPr>
              <w:jc w:val="both"/>
              <w:rPr>
                <w:rFonts w:eastAsia="Times New Roman"/>
                <w:b/>
              </w:rPr>
            </w:pPr>
            <w:r w:rsidRPr="001A4E3B">
              <w:rPr>
                <w:rFonts w:eastAsia="Times New Roman"/>
                <w:b/>
              </w:rPr>
              <w:lastRenderedPageBreak/>
              <w:t>Cédula o RUC</w:t>
            </w:r>
          </w:p>
        </w:tc>
        <w:tc>
          <w:tcPr>
            <w:tcW w:w="2410" w:type="dxa"/>
            <w:shd w:val="clear" w:color="auto" w:fill="auto"/>
          </w:tcPr>
          <w:p w14:paraId="47D3DD7A" w14:textId="77777777" w:rsidR="00BE6FAC" w:rsidRPr="001A4E3B" w:rsidRDefault="00BE6FAC" w:rsidP="00F20237">
            <w:pPr>
              <w:jc w:val="both"/>
              <w:rPr>
                <w:rFonts w:eastAsia="Times New Roman"/>
                <w:b/>
              </w:rPr>
            </w:pPr>
            <w:r w:rsidRPr="001A4E3B">
              <w:rPr>
                <w:rFonts w:eastAsia="Times New Roman"/>
                <w:b/>
              </w:rPr>
              <w:t>Cargo o dignidad</w:t>
            </w:r>
            <w:r w:rsidRPr="001A4E3B">
              <w:rPr>
                <w:rFonts w:eastAsia="Times New Roman"/>
                <w:b/>
              </w:rPr>
              <w:br/>
              <w:t>que ejerce</w:t>
            </w:r>
            <w:r w:rsidRPr="001A4E3B">
              <w:rPr>
                <w:rFonts w:eastAsia="Times New Roman"/>
                <w:b/>
              </w:rPr>
              <w:br/>
            </w:r>
          </w:p>
        </w:tc>
        <w:tc>
          <w:tcPr>
            <w:tcW w:w="2999" w:type="dxa"/>
            <w:shd w:val="clear" w:color="auto" w:fill="auto"/>
          </w:tcPr>
          <w:p w14:paraId="25E45E93" w14:textId="77777777" w:rsidR="00BE6FAC" w:rsidRPr="001A4E3B" w:rsidRDefault="00BE6FAC" w:rsidP="00F20237">
            <w:pPr>
              <w:jc w:val="both"/>
              <w:rPr>
                <w:rFonts w:eastAsia="Times New Roman"/>
                <w:b/>
              </w:rPr>
            </w:pPr>
            <w:r w:rsidRPr="001A4E3B">
              <w:rPr>
                <w:rFonts w:eastAsia="Times New Roman"/>
                <w:b/>
              </w:rPr>
              <w:t>Entidad o</w:t>
            </w:r>
            <w:r w:rsidRPr="001A4E3B">
              <w:rPr>
                <w:rFonts w:eastAsia="Times New Roman"/>
                <w:b/>
              </w:rPr>
              <w:br/>
              <w:t>Institución en la que</w:t>
            </w:r>
            <w:r w:rsidRPr="001A4E3B">
              <w:rPr>
                <w:rFonts w:eastAsia="Times New Roman"/>
                <w:b/>
              </w:rPr>
              <w:br/>
              <w:t>ejerce el cargo o</w:t>
            </w:r>
            <w:r w:rsidRPr="001A4E3B">
              <w:rPr>
                <w:rFonts w:eastAsia="Times New Roman"/>
                <w:b/>
              </w:rPr>
              <w:br/>
            </w:r>
            <w:r w:rsidRPr="001A4E3B">
              <w:rPr>
                <w:rFonts w:eastAsia="Times New Roman"/>
                <w:b/>
              </w:rPr>
              <w:lastRenderedPageBreak/>
              <w:t>dignidad</w:t>
            </w:r>
            <w:r w:rsidRPr="001A4E3B">
              <w:rPr>
                <w:rFonts w:eastAsia="Times New Roman"/>
                <w:b/>
              </w:rPr>
              <w:br/>
            </w:r>
          </w:p>
        </w:tc>
      </w:tr>
      <w:tr w:rsidR="00BE6FAC" w:rsidRPr="001A4E3B" w14:paraId="08E1B574" w14:textId="77777777" w:rsidTr="00F20237">
        <w:tc>
          <w:tcPr>
            <w:tcW w:w="1384" w:type="dxa"/>
            <w:shd w:val="clear" w:color="auto" w:fill="auto"/>
          </w:tcPr>
          <w:p w14:paraId="1BAB7770" w14:textId="77777777" w:rsidR="00BE6FAC" w:rsidRPr="001A4E3B" w:rsidRDefault="00BE6FAC" w:rsidP="00F20237">
            <w:pPr>
              <w:jc w:val="both"/>
              <w:rPr>
                <w:rFonts w:eastAsia="Times New Roman"/>
                <w:i/>
              </w:rPr>
            </w:pPr>
          </w:p>
        </w:tc>
        <w:tc>
          <w:tcPr>
            <w:tcW w:w="1701" w:type="dxa"/>
            <w:shd w:val="clear" w:color="auto" w:fill="auto"/>
          </w:tcPr>
          <w:p w14:paraId="1C11B957" w14:textId="77777777" w:rsidR="00BE6FAC" w:rsidRPr="001A4E3B" w:rsidRDefault="00BE6FAC" w:rsidP="00F20237">
            <w:pPr>
              <w:jc w:val="both"/>
              <w:rPr>
                <w:rFonts w:eastAsia="Times New Roman"/>
                <w:i/>
              </w:rPr>
            </w:pPr>
          </w:p>
        </w:tc>
        <w:tc>
          <w:tcPr>
            <w:tcW w:w="2410" w:type="dxa"/>
            <w:shd w:val="clear" w:color="auto" w:fill="auto"/>
          </w:tcPr>
          <w:p w14:paraId="6EFFF42D" w14:textId="77777777" w:rsidR="00BE6FAC" w:rsidRPr="001A4E3B" w:rsidRDefault="00BE6FAC" w:rsidP="00F20237">
            <w:pPr>
              <w:jc w:val="both"/>
              <w:rPr>
                <w:rFonts w:eastAsia="Times New Roman"/>
                <w:i/>
              </w:rPr>
            </w:pPr>
          </w:p>
        </w:tc>
        <w:tc>
          <w:tcPr>
            <w:tcW w:w="2999" w:type="dxa"/>
            <w:shd w:val="clear" w:color="auto" w:fill="auto"/>
          </w:tcPr>
          <w:p w14:paraId="6C475DAD" w14:textId="77777777" w:rsidR="00BE6FAC" w:rsidRPr="001A4E3B" w:rsidRDefault="00BE6FAC" w:rsidP="00F20237">
            <w:pPr>
              <w:jc w:val="both"/>
              <w:rPr>
                <w:rFonts w:eastAsia="Times New Roman"/>
                <w:i/>
              </w:rPr>
            </w:pPr>
          </w:p>
        </w:tc>
      </w:tr>
      <w:tr w:rsidR="00BE6FAC" w:rsidRPr="001A4E3B" w14:paraId="2547CB29" w14:textId="77777777" w:rsidTr="00F20237">
        <w:tc>
          <w:tcPr>
            <w:tcW w:w="1384" w:type="dxa"/>
            <w:shd w:val="clear" w:color="auto" w:fill="auto"/>
          </w:tcPr>
          <w:p w14:paraId="55FAE381" w14:textId="77777777" w:rsidR="00BE6FAC" w:rsidRPr="001A4E3B" w:rsidRDefault="00BE6FAC" w:rsidP="00F20237">
            <w:pPr>
              <w:jc w:val="both"/>
              <w:rPr>
                <w:rFonts w:eastAsia="Times New Roman"/>
                <w:i/>
              </w:rPr>
            </w:pPr>
          </w:p>
        </w:tc>
        <w:tc>
          <w:tcPr>
            <w:tcW w:w="1701" w:type="dxa"/>
            <w:shd w:val="clear" w:color="auto" w:fill="auto"/>
          </w:tcPr>
          <w:p w14:paraId="14F6A6D4" w14:textId="77777777" w:rsidR="00BE6FAC" w:rsidRPr="001A4E3B" w:rsidRDefault="00BE6FAC" w:rsidP="00F20237">
            <w:pPr>
              <w:jc w:val="both"/>
              <w:rPr>
                <w:rFonts w:eastAsia="Times New Roman"/>
                <w:i/>
              </w:rPr>
            </w:pPr>
          </w:p>
        </w:tc>
        <w:tc>
          <w:tcPr>
            <w:tcW w:w="2410" w:type="dxa"/>
            <w:shd w:val="clear" w:color="auto" w:fill="auto"/>
          </w:tcPr>
          <w:p w14:paraId="556ADA1F" w14:textId="77777777" w:rsidR="00BE6FAC" w:rsidRPr="001A4E3B" w:rsidRDefault="00BE6FAC" w:rsidP="00F20237">
            <w:pPr>
              <w:jc w:val="both"/>
              <w:rPr>
                <w:rFonts w:eastAsia="Times New Roman"/>
                <w:i/>
              </w:rPr>
            </w:pPr>
          </w:p>
        </w:tc>
        <w:tc>
          <w:tcPr>
            <w:tcW w:w="2999" w:type="dxa"/>
            <w:shd w:val="clear" w:color="auto" w:fill="auto"/>
          </w:tcPr>
          <w:p w14:paraId="7F3EBF8F" w14:textId="77777777" w:rsidR="00BE6FAC" w:rsidRPr="001A4E3B" w:rsidRDefault="00BE6FAC" w:rsidP="00F20237">
            <w:pPr>
              <w:jc w:val="both"/>
              <w:rPr>
                <w:rFonts w:eastAsia="Times New Roman"/>
                <w:i/>
              </w:rPr>
            </w:pPr>
          </w:p>
        </w:tc>
      </w:tr>
      <w:tr w:rsidR="00BE6FAC" w:rsidRPr="001A4E3B" w14:paraId="14A208D6" w14:textId="77777777" w:rsidTr="00F20237">
        <w:tc>
          <w:tcPr>
            <w:tcW w:w="1384" w:type="dxa"/>
            <w:shd w:val="clear" w:color="auto" w:fill="auto"/>
          </w:tcPr>
          <w:p w14:paraId="4E49A143" w14:textId="77777777" w:rsidR="00BE6FAC" w:rsidRPr="001A4E3B" w:rsidRDefault="00BE6FAC" w:rsidP="00F20237">
            <w:pPr>
              <w:jc w:val="both"/>
              <w:rPr>
                <w:rFonts w:eastAsia="Times New Roman"/>
                <w:i/>
              </w:rPr>
            </w:pPr>
          </w:p>
        </w:tc>
        <w:tc>
          <w:tcPr>
            <w:tcW w:w="1701" w:type="dxa"/>
            <w:shd w:val="clear" w:color="auto" w:fill="auto"/>
          </w:tcPr>
          <w:p w14:paraId="79BC581C" w14:textId="77777777" w:rsidR="00BE6FAC" w:rsidRPr="001A4E3B" w:rsidRDefault="00BE6FAC" w:rsidP="00F20237">
            <w:pPr>
              <w:jc w:val="both"/>
              <w:rPr>
                <w:rFonts w:eastAsia="Times New Roman"/>
                <w:i/>
              </w:rPr>
            </w:pPr>
          </w:p>
        </w:tc>
        <w:tc>
          <w:tcPr>
            <w:tcW w:w="2410" w:type="dxa"/>
            <w:shd w:val="clear" w:color="auto" w:fill="auto"/>
          </w:tcPr>
          <w:p w14:paraId="498D2308" w14:textId="77777777" w:rsidR="00BE6FAC" w:rsidRPr="001A4E3B" w:rsidRDefault="00BE6FAC" w:rsidP="00F20237">
            <w:pPr>
              <w:jc w:val="both"/>
              <w:rPr>
                <w:rFonts w:eastAsia="Times New Roman"/>
                <w:i/>
              </w:rPr>
            </w:pPr>
          </w:p>
        </w:tc>
        <w:tc>
          <w:tcPr>
            <w:tcW w:w="2999" w:type="dxa"/>
            <w:shd w:val="clear" w:color="auto" w:fill="auto"/>
          </w:tcPr>
          <w:p w14:paraId="4685C34C" w14:textId="77777777" w:rsidR="00BE6FAC" w:rsidRPr="001A4E3B" w:rsidRDefault="00BE6FAC" w:rsidP="00F20237">
            <w:pPr>
              <w:jc w:val="both"/>
              <w:rPr>
                <w:rFonts w:eastAsia="Times New Roman"/>
                <w:i/>
              </w:rPr>
            </w:pPr>
          </w:p>
        </w:tc>
      </w:tr>
    </w:tbl>
    <w:p w14:paraId="2739C57F" w14:textId="77777777" w:rsidR="00BE6FAC" w:rsidRPr="001A4E3B" w:rsidRDefault="00BE6FAC" w:rsidP="00BE6FAC">
      <w:pPr>
        <w:tabs>
          <w:tab w:val="left" w:pos="-540"/>
        </w:tabs>
        <w:ind w:left="15" w:right="45"/>
        <w:jc w:val="both"/>
        <w:rPr>
          <w:rFonts w:eastAsia="Times New Roman"/>
          <w:i/>
        </w:rPr>
      </w:pPr>
    </w:p>
    <w:p w14:paraId="6E5A651D" w14:textId="77777777" w:rsidR="00BE6FAC" w:rsidRPr="001A4E3B" w:rsidRDefault="00BE6FAC" w:rsidP="00BE6FAC">
      <w:pPr>
        <w:pStyle w:val="Standard"/>
        <w:spacing w:line="276" w:lineRule="auto"/>
        <w:jc w:val="both"/>
        <w:rPr>
          <w:rStyle w:val="markedcontent"/>
          <w:sz w:val="24"/>
          <w:szCs w:val="24"/>
        </w:rPr>
      </w:pPr>
      <w:r w:rsidRPr="001A4E3B">
        <w:rPr>
          <w:rStyle w:val="markedcontent"/>
          <w:sz w:val="24"/>
          <w:szCs w:val="24"/>
        </w:rPr>
        <w:t>4. Declaro que ejerzo una dignidad de elección popular o un cargo en calidad de</w:t>
      </w:r>
      <w:r w:rsidRPr="001A4E3B">
        <w:rPr>
          <w:sz w:val="24"/>
          <w:szCs w:val="24"/>
        </w:rPr>
        <w:br/>
      </w:r>
      <w:r w:rsidRPr="001A4E3B">
        <w:rPr>
          <w:rStyle w:val="markedcontent"/>
          <w:sz w:val="24"/>
          <w:szCs w:val="24"/>
        </w:rPr>
        <w:t>servidor público. (El oferente deberá agregar la palabra SI o la palabra NO, según</w:t>
      </w:r>
      <w:r w:rsidRPr="001A4E3B">
        <w:rPr>
          <w:sz w:val="24"/>
          <w:szCs w:val="24"/>
        </w:rPr>
        <w:br/>
      </w:r>
      <w:r w:rsidRPr="001A4E3B">
        <w:rPr>
          <w:rStyle w:val="markedcontent"/>
          <w:sz w:val="24"/>
          <w:szCs w:val="24"/>
        </w:rPr>
        <w:t>corresponda).</w:t>
      </w:r>
    </w:p>
    <w:p w14:paraId="1CE5EA6B" w14:textId="77777777" w:rsidR="00BE6FAC" w:rsidRPr="001A4E3B" w:rsidRDefault="00BE6FAC" w:rsidP="00BE6FAC">
      <w:pPr>
        <w:pStyle w:val="Standard"/>
        <w:spacing w:line="276" w:lineRule="auto"/>
        <w:jc w:val="both"/>
        <w:rPr>
          <w:rStyle w:val="markedcontent"/>
          <w:sz w:val="24"/>
          <w:szCs w:val="24"/>
        </w:rPr>
      </w:pPr>
    </w:p>
    <w:p w14:paraId="3B5EDF77" w14:textId="77777777" w:rsidR="00BE6FAC" w:rsidRPr="001A4E3B" w:rsidRDefault="00BE6FAC" w:rsidP="00BE6FAC">
      <w:pPr>
        <w:jc w:val="both"/>
        <w:rPr>
          <w:vanish/>
        </w:rPr>
      </w:pPr>
    </w:p>
    <w:tbl>
      <w:tblPr>
        <w:tblpPr w:leftFromText="141" w:rightFromText="141" w:vertAnchor="text" w:horzAnchor="page" w:tblpX="2608" w:tblpY="-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
      </w:tblGrid>
      <w:tr w:rsidR="00BE6FAC" w:rsidRPr="001A4E3B" w14:paraId="0CB9896E" w14:textId="77777777" w:rsidTr="00F20237">
        <w:trPr>
          <w:trHeight w:val="269"/>
        </w:trPr>
        <w:tc>
          <w:tcPr>
            <w:tcW w:w="286" w:type="dxa"/>
            <w:shd w:val="clear" w:color="auto" w:fill="auto"/>
          </w:tcPr>
          <w:p w14:paraId="41AFB4D8" w14:textId="77777777" w:rsidR="00BE6FAC" w:rsidRPr="001A4E3B" w:rsidRDefault="00BE6FAC" w:rsidP="00F20237">
            <w:pPr>
              <w:jc w:val="both"/>
              <w:rPr>
                <w:rFonts w:eastAsia="Times New Roman"/>
                <w:color w:val="000000"/>
              </w:rPr>
            </w:pPr>
          </w:p>
        </w:tc>
      </w:tr>
    </w:tbl>
    <w:p w14:paraId="44D9F4F6" w14:textId="77777777" w:rsidR="00BE6FAC" w:rsidRPr="001A4E3B" w:rsidRDefault="00BE6FAC" w:rsidP="00BE6FAC">
      <w:pPr>
        <w:rPr>
          <w:vanish/>
        </w:rPr>
      </w:pPr>
    </w:p>
    <w:tbl>
      <w:tblPr>
        <w:tblpPr w:leftFromText="141" w:rightFromText="141" w:vertAnchor="text" w:horzAnchor="page" w:tblpX="6433" w:tblpY="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
      </w:tblGrid>
      <w:tr w:rsidR="00BE6FAC" w:rsidRPr="001A4E3B" w14:paraId="61E90E0B" w14:textId="77777777" w:rsidTr="00F20237">
        <w:trPr>
          <w:trHeight w:val="269"/>
        </w:trPr>
        <w:tc>
          <w:tcPr>
            <w:tcW w:w="286" w:type="dxa"/>
            <w:shd w:val="clear" w:color="auto" w:fill="auto"/>
          </w:tcPr>
          <w:p w14:paraId="78975D73" w14:textId="77777777" w:rsidR="00BE6FAC" w:rsidRPr="001A4E3B" w:rsidRDefault="00BE6FAC" w:rsidP="00F20237">
            <w:pPr>
              <w:jc w:val="both"/>
              <w:rPr>
                <w:rFonts w:eastAsia="Times New Roman"/>
                <w:color w:val="000000"/>
              </w:rPr>
            </w:pPr>
          </w:p>
        </w:tc>
      </w:tr>
    </w:tbl>
    <w:p w14:paraId="44CCB335" w14:textId="77777777" w:rsidR="00BE6FAC" w:rsidRPr="001A4E3B" w:rsidRDefault="00BE6FAC" w:rsidP="00BE6FAC">
      <w:pPr>
        <w:jc w:val="both"/>
        <w:rPr>
          <w:rFonts w:eastAsia="Times New Roman"/>
        </w:rPr>
      </w:pPr>
      <w:r w:rsidRPr="001A4E3B">
        <w:rPr>
          <w:rFonts w:eastAsia="Times New Roman"/>
        </w:rPr>
        <w:t xml:space="preserve">       SI</w:t>
      </w:r>
      <w:r w:rsidRPr="001A4E3B">
        <w:rPr>
          <w:rFonts w:eastAsia="Times New Roman"/>
        </w:rPr>
        <w:tab/>
      </w:r>
      <w:r w:rsidRPr="001A4E3B">
        <w:rPr>
          <w:rFonts w:eastAsia="Times New Roman"/>
        </w:rPr>
        <w:tab/>
      </w:r>
      <w:r w:rsidRPr="001A4E3B">
        <w:rPr>
          <w:rFonts w:eastAsia="Times New Roman"/>
        </w:rPr>
        <w:tab/>
      </w:r>
      <w:r w:rsidRPr="001A4E3B">
        <w:rPr>
          <w:rFonts w:eastAsia="Times New Roman"/>
        </w:rPr>
        <w:tab/>
        <w:t>NO</w:t>
      </w:r>
    </w:p>
    <w:p w14:paraId="7C03D1B7" w14:textId="77777777" w:rsidR="00BE6FAC" w:rsidRPr="001A4E3B" w:rsidRDefault="00BE6FAC" w:rsidP="00BE6FAC">
      <w:pPr>
        <w:pStyle w:val="Standard"/>
        <w:spacing w:line="276" w:lineRule="auto"/>
        <w:jc w:val="both"/>
        <w:rPr>
          <w:i/>
          <w:sz w:val="24"/>
          <w:szCs w:val="24"/>
        </w:rPr>
      </w:pPr>
    </w:p>
    <w:p w14:paraId="3991550A" w14:textId="77777777" w:rsidR="00BE6FAC" w:rsidRPr="001A4E3B" w:rsidRDefault="00BE6FAC" w:rsidP="00BE6FAC">
      <w:pPr>
        <w:pStyle w:val="Standard"/>
        <w:spacing w:line="276" w:lineRule="auto"/>
        <w:jc w:val="both"/>
        <w:rPr>
          <w:rStyle w:val="markedcontent"/>
          <w:sz w:val="24"/>
          <w:szCs w:val="24"/>
        </w:rPr>
      </w:pPr>
      <w:r w:rsidRPr="001A4E3B">
        <w:rPr>
          <w:rStyle w:val="markedcontent"/>
          <w:sz w:val="24"/>
          <w:szCs w:val="24"/>
        </w:rPr>
        <w:t>En caso de que la declaración antes referida sea afirmativa, el oferente deberá</w:t>
      </w:r>
      <w:r w:rsidRPr="001A4E3B">
        <w:rPr>
          <w:sz w:val="24"/>
          <w:szCs w:val="24"/>
        </w:rPr>
        <w:t xml:space="preserve"> </w:t>
      </w:r>
      <w:r w:rsidRPr="001A4E3B">
        <w:rPr>
          <w:rStyle w:val="markedcontent"/>
          <w:sz w:val="24"/>
          <w:szCs w:val="24"/>
        </w:rPr>
        <w:t>completar la siguiente información:</w:t>
      </w:r>
    </w:p>
    <w:p w14:paraId="17782858" w14:textId="77777777" w:rsidR="00BE6FAC" w:rsidRPr="001A4E3B" w:rsidRDefault="00BE6FAC" w:rsidP="00BE6FAC">
      <w:pPr>
        <w:pStyle w:val="Standard"/>
        <w:spacing w:line="276" w:lineRule="auto"/>
        <w:jc w:val="both"/>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701"/>
        <w:gridCol w:w="2410"/>
        <w:gridCol w:w="2999"/>
      </w:tblGrid>
      <w:tr w:rsidR="00BE6FAC" w:rsidRPr="001A4E3B" w14:paraId="57741DB4" w14:textId="77777777" w:rsidTr="00F20237">
        <w:tc>
          <w:tcPr>
            <w:tcW w:w="1384" w:type="dxa"/>
            <w:shd w:val="clear" w:color="auto" w:fill="auto"/>
          </w:tcPr>
          <w:p w14:paraId="77B064EC" w14:textId="77777777" w:rsidR="00BE6FAC" w:rsidRPr="001A4E3B" w:rsidRDefault="00BE6FAC" w:rsidP="00F20237">
            <w:pPr>
              <w:jc w:val="both"/>
              <w:rPr>
                <w:rFonts w:eastAsia="Times New Roman"/>
                <w:b/>
              </w:rPr>
            </w:pPr>
            <w:r w:rsidRPr="001A4E3B">
              <w:rPr>
                <w:rFonts w:eastAsia="Times New Roman"/>
                <w:b/>
              </w:rPr>
              <w:t>Nombres completos</w:t>
            </w:r>
            <w:r w:rsidRPr="001A4E3B">
              <w:rPr>
                <w:rFonts w:eastAsia="Times New Roman"/>
                <w:b/>
              </w:rPr>
              <w:br/>
            </w:r>
            <w:r w:rsidRPr="001A4E3B">
              <w:rPr>
                <w:rFonts w:eastAsia="Times New Roman"/>
                <w:b/>
              </w:rPr>
              <w:br/>
            </w:r>
          </w:p>
        </w:tc>
        <w:tc>
          <w:tcPr>
            <w:tcW w:w="1701" w:type="dxa"/>
            <w:shd w:val="clear" w:color="auto" w:fill="auto"/>
          </w:tcPr>
          <w:p w14:paraId="451CB156" w14:textId="77777777" w:rsidR="00BE6FAC" w:rsidRPr="001A4E3B" w:rsidRDefault="00BE6FAC" w:rsidP="00F20237">
            <w:pPr>
              <w:jc w:val="both"/>
              <w:rPr>
                <w:rFonts w:eastAsia="Times New Roman"/>
                <w:b/>
              </w:rPr>
            </w:pPr>
            <w:r w:rsidRPr="001A4E3B">
              <w:rPr>
                <w:rFonts w:eastAsia="Times New Roman"/>
                <w:b/>
              </w:rPr>
              <w:t>Cédula o RUC</w:t>
            </w:r>
          </w:p>
        </w:tc>
        <w:tc>
          <w:tcPr>
            <w:tcW w:w="2410" w:type="dxa"/>
            <w:shd w:val="clear" w:color="auto" w:fill="auto"/>
          </w:tcPr>
          <w:p w14:paraId="78CC16F7" w14:textId="77777777" w:rsidR="00BE6FAC" w:rsidRPr="001A4E3B" w:rsidRDefault="00BE6FAC" w:rsidP="00F20237">
            <w:pPr>
              <w:jc w:val="both"/>
              <w:rPr>
                <w:rFonts w:eastAsia="Times New Roman"/>
                <w:b/>
              </w:rPr>
            </w:pPr>
            <w:r w:rsidRPr="001A4E3B">
              <w:rPr>
                <w:rFonts w:eastAsia="Times New Roman"/>
                <w:b/>
              </w:rPr>
              <w:t>Cargo o dignidad</w:t>
            </w:r>
            <w:r w:rsidRPr="001A4E3B">
              <w:rPr>
                <w:rFonts w:eastAsia="Times New Roman"/>
                <w:b/>
              </w:rPr>
              <w:br/>
              <w:t>que ejerce</w:t>
            </w:r>
            <w:r w:rsidRPr="001A4E3B">
              <w:rPr>
                <w:rFonts w:eastAsia="Times New Roman"/>
                <w:b/>
              </w:rPr>
              <w:br/>
            </w:r>
          </w:p>
        </w:tc>
        <w:tc>
          <w:tcPr>
            <w:tcW w:w="2999" w:type="dxa"/>
            <w:shd w:val="clear" w:color="auto" w:fill="auto"/>
          </w:tcPr>
          <w:p w14:paraId="489A030E" w14:textId="77777777" w:rsidR="00BE6FAC" w:rsidRPr="001A4E3B" w:rsidRDefault="00BE6FAC" w:rsidP="00F20237">
            <w:pPr>
              <w:jc w:val="both"/>
              <w:rPr>
                <w:rFonts w:eastAsia="Times New Roman"/>
                <w:b/>
              </w:rPr>
            </w:pPr>
            <w:r w:rsidRPr="001A4E3B">
              <w:rPr>
                <w:rFonts w:eastAsia="Times New Roman"/>
                <w:b/>
              </w:rPr>
              <w:t>Entidad o</w:t>
            </w:r>
            <w:r w:rsidRPr="001A4E3B">
              <w:rPr>
                <w:rFonts w:eastAsia="Times New Roman"/>
                <w:b/>
              </w:rPr>
              <w:br/>
              <w:t>Institución en la que</w:t>
            </w:r>
            <w:r w:rsidRPr="001A4E3B">
              <w:rPr>
                <w:rFonts w:eastAsia="Times New Roman"/>
                <w:b/>
              </w:rPr>
              <w:br/>
              <w:t>ejerce el cargo o</w:t>
            </w:r>
            <w:r w:rsidRPr="001A4E3B">
              <w:rPr>
                <w:rFonts w:eastAsia="Times New Roman"/>
                <w:b/>
              </w:rPr>
              <w:br/>
              <w:t>dignidad</w:t>
            </w:r>
            <w:r w:rsidRPr="001A4E3B">
              <w:rPr>
                <w:rFonts w:eastAsia="Times New Roman"/>
                <w:b/>
              </w:rPr>
              <w:br/>
            </w:r>
          </w:p>
        </w:tc>
      </w:tr>
      <w:tr w:rsidR="00BE6FAC" w:rsidRPr="001A4E3B" w14:paraId="209E30B8" w14:textId="77777777" w:rsidTr="00F20237">
        <w:tc>
          <w:tcPr>
            <w:tcW w:w="1384" w:type="dxa"/>
            <w:shd w:val="clear" w:color="auto" w:fill="auto"/>
          </w:tcPr>
          <w:p w14:paraId="1CA478A1" w14:textId="77777777" w:rsidR="00BE6FAC" w:rsidRPr="001A4E3B" w:rsidRDefault="00BE6FAC" w:rsidP="00F20237">
            <w:pPr>
              <w:jc w:val="both"/>
              <w:rPr>
                <w:rFonts w:eastAsia="Times New Roman"/>
                <w:i/>
              </w:rPr>
            </w:pPr>
          </w:p>
        </w:tc>
        <w:tc>
          <w:tcPr>
            <w:tcW w:w="1701" w:type="dxa"/>
            <w:shd w:val="clear" w:color="auto" w:fill="auto"/>
          </w:tcPr>
          <w:p w14:paraId="6CB48417" w14:textId="77777777" w:rsidR="00BE6FAC" w:rsidRPr="001A4E3B" w:rsidRDefault="00BE6FAC" w:rsidP="00F20237">
            <w:pPr>
              <w:jc w:val="both"/>
              <w:rPr>
                <w:rFonts w:eastAsia="Times New Roman"/>
                <w:i/>
              </w:rPr>
            </w:pPr>
          </w:p>
        </w:tc>
        <w:tc>
          <w:tcPr>
            <w:tcW w:w="2410" w:type="dxa"/>
            <w:shd w:val="clear" w:color="auto" w:fill="auto"/>
          </w:tcPr>
          <w:p w14:paraId="643C4AC2" w14:textId="77777777" w:rsidR="00BE6FAC" w:rsidRPr="001A4E3B" w:rsidRDefault="00BE6FAC" w:rsidP="00F20237">
            <w:pPr>
              <w:jc w:val="both"/>
              <w:rPr>
                <w:rFonts w:eastAsia="Times New Roman"/>
                <w:i/>
              </w:rPr>
            </w:pPr>
          </w:p>
        </w:tc>
        <w:tc>
          <w:tcPr>
            <w:tcW w:w="2999" w:type="dxa"/>
            <w:shd w:val="clear" w:color="auto" w:fill="auto"/>
          </w:tcPr>
          <w:p w14:paraId="780CDD99" w14:textId="77777777" w:rsidR="00BE6FAC" w:rsidRPr="001A4E3B" w:rsidRDefault="00BE6FAC" w:rsidP="00F20237">
            <w:pPr>
              <w:jc w:val="both"/>
              <w:rPr>
                <w:rFonts w:eastAsia="Times New Roman"/>
                <w:i/>
              </w:rPr>
            </w:pPr>
          </w:p>
        </w:tc>
      </w:tr>
      <w:tr w:rsidR="00BE6FAC" w:rsidRPr="001A4E3B" w14:paraId="0721A057" w14:textId="77777777" w:rsidTr="00F20237">
        <w:tc>
          <w:tcPr>
            <w:tcW w:w="1384" w:type="dxa"/>
            <w:shd w:val="clear" w:color="auto" w:fill="auto"/>
          </w:tcPr>
          <w:p w14:paraId="6FBFB950" w14:textId="77777777" w:rsidR="00BE6FAC" w:rsidRPr="001A4E3B" w:rsidRDefault="00BE6FAC" w:rsidP="00F20237">
            <w:pPr>
              <w:jc w:val="both"/>
              <w:rPr>
                <w:rFonts w:eastAsia="Times New Roman"/>
                <w:i/>
              </w:rPr>
            </w:pPr>
          </w:p>
        </w:tc>
        <w:tc>
          <w:tcPr>
            <w:tcW w:w="1701" w:type="dxa"/>
            <w:shd w:val="clear" w:color="auto" w:fill="auto"/>
          </w:tcPr>
          <w:p w14:paraId="2935344A" w14:textId="77777777" w:rsidR="00BE6FAC" w:rsidRPr="001A4E3B" w:rsidRDefault="00BE6FAC" w:rsidP="00F20237">
            <w:pPr>
              <w:jc w:val="both"/>
              <w:rPr>
                <w:rFonts w:eastAsia="Times New Roman"/>
                <w:i/>
              </w:rPr>
            </w:pPr>
          </w:p>
        </w:tc>
        <w:tc>
          <w:tcPr>
            <w:tcW w:w="2410" w:type="dxa"/>
            <w:shd w:val="clear" w:color="auto" w:fill="auto"/>
          </w:tcPr>
          <w:p w14:paraId="7923C908" w14:textId="77777777" w:rsidR="00BE6FAC" w:rsidRPr="001A4E3B" w:rsidRDefault="00BE6FAC" w:rsidP="00F20237">
            <w:pPr>
              <w:jc w:val="both"/>
              <w:rPr>
                <w:rFonts w:eastAsia="Times New Roman"/>
                <w:i/>
              </w:rPr>
            </w:pPr>
          </w:p>
        </w:tc>
        <w:tc>
          <w:tcPr>
            <w:tcW w:w="2999" w:type="dxa"/>
            <w:shd w:val="clear" w:color="auto" w:fill="auto"/>
          </w:tcPr>
          <w:p w14:paraId="6CE4230D" w14:textId="77777777" w:rsidR="00BE6FAC" w:rsidRPr="001A4E3B" w:rsidRDefault="00BE6FAC" w:rsidP="00F20237">
            <w:pPr>
              <w:jc w:val="both"/>
              <w:rPr>
                <w:rFonts w:eastAsia="Times New Roman"/>
                <w:i/>
              </w:rPr>
            </w:pPr>
          </w:p>
        </w:tc>
      </w:tr>
      <w:tr w:rsidR="00BE6FAC" w:rsidRPr="001A4E3B" w14:paraId="2FE5B4C3" w14:textId="77777777" w:rsidTr="00F20237">
        <w:tc>
          <w:tcPr>
            <w:tcW w:w="1384" w:type="dxa"/>
            <w:shd w:val="clear" w:color="auto" w:fill="auto"/>
          </w:tcPr>
          <w:p w14:paraId="3010CB66" w14:textId="77777777" w:rsidR="00BE6FAC" w:rsidRPr="001A4E3B" w:rsidRDefault="00BE6FAC" w:rsidP="00F20237">
            <w:pPr>
              <w:jc w:val="both"/>
              <w:rPr>
                <w:rFonts w:eastAsia="Times New Roman"/>
                <w:i/>
              </w:rPr>
            </w:pPr>
          </w:p>
        </w:tc>
        <w:tc>
          <w:tcPr>
            <w:tcW w:w="1701" w:type="dxa"/>
            <w:shd w:val="clear" w:color="auto" w:fill="auto"/>
          </w:tcPr>
          <w:p w14:paraId="0F57DED3" w14:textId="77777777" w:rsidR="00BE6FAC" w:rsidRPr="001A4E3B" w:rsidRDefault="00BE6FAC" w:rsidP="00F20237">
            <w:pPr>
              <w:jc w:val="both"/>
              <w:rPr>
                <w:rFonts w:eastAsia="Times New Roman"/>
                <w:i/>
              </w:rPr>
            </w:pPr>
          </w:p>
        </w:tc>
        <w:tc>
          <w:tcPr>
            <w:tcW w:w="2410" w:type="dxa"/>
            <w:shd w:val="clear" w:color="auto" w:fill="auto"/>
          </w:tcPr>
          <w:p w14:paraId="390C052B" w14:textId="77777777" w:rsidR="00BE6FAC" w:rsidRPr="001A4E3B" w:rsidRDefault="00BE6FAC" w:rsidP="00F20237">
            <w:pPr>
              <w:jc w:val="both"/>
              <w:rPr>
                <w:rFonts w:eastAsia="Times New Roman"/>
                <w:i/>
              </w:rPr>
            </w:pPr>
          </w:p>
        </w:tc>
        <w:tc>
          <w:tcPr>
            <w:tcW w:w="2999" w:type="dxa"/>
            <w:shd w:val="clear" w:color="auto" w:fill="auto"/>
          </w:tcPr>
          <w:p w14:paraId="1D2F0529" w14:textId="77777777" w:rsidR="00BE6FAC" w:rsidRPr="001A4E3B" w:rsidRDefault="00BE6FAC" w:rsidP="00F20237">
            <w:pPr>
              <w:jc w:val="both"/>
              <w:rPr>
                <w:rFonts w:eastAsia="Times New Roman"/>
                <w:i/>
              </w:rPr>
            </w:pPr>
          </w:p>
        </w:tc>
      </w:tr>
    </w:tbl>
    <w:p w14:paraId="1A545F87" w14:textId="77777777" w:rsidR="00BE6FAC" w:rsidRPr="001A4E3B" w:rsidRDefault="00BE6FAC" w:rsidP="00BE6FAC">
      <w:pPr>
        <w:tabs>
          <w:tab w:val="left" w:pos="-540"/>
        </w:tabs>
        <w:ind w:left="15" w:right="45"/>
        <w:jc w:val="both"/>
        <w:rPr>
          <w:rFonts w:eastAsia="Times New Roman"/>
          <w:i/>
        </w:rPr>
      </w:pPr>
    </w:p>
    <w:p w14:paraId="31E18AD8" w14:textId="77777777" w:rsidR="00BE6FAC" w:rsidRPr="001A4E3B" w:rsidRDefault="00BE6FAC" w:rsidP="00BE6FAC">
      <w:pPr>
        <w:pStyle w:val="Standard"/>
        <w:spacing w:line="276" w:lineRule="auto"/>
        <w:jc w:val="both"/>
        <w:rPr>
          <w:rStyle w:val="markedcontent"/>
          <w:sz w:val="24"/>
          <w:szCs w:val="24"/>
        </w:rPr>
      </w:pPr>
      <w:r w:rsidRPr="001A4E3B">
        <w:rPr>
          <w:rStyle w:val="markedcontent"/>
          <w:sz w:val="24"/>
          <w:szCs w:val="24"/>
        </w:rPr>
        <w:t>5. Acepto que en caso de que el contenido de la presente declaración no corresponda a</w:t>
      </w:r>
      <w:r w:rsidRPr="001A4E3B">
        <w:rPr>
          <w:sz w:val="24"/>
          <w:szCs w:val="24"/>
        </w:rPr>
        <w:br/>
      </w:r>
      <w:r w:rsidRPr="001A4E3B">
        <w:rPr>
          <w:rStyle w:val="markedcontent"/>
          <w:sz w:val="24"/>
          <w:szCs w:val="24"/>
        </w:rPr>
        <w:t>la verdad, la entidad contratante actuará de la siguiente manera:</w:t>
      </w:r>
    </w:p>
    <w:p w14:paraId="34986147" w14:textId="77777777" w:rsidR="00BE6FAC" w:rsidRPr="001A4E3B" w:rsidRDefault="00BE6FAC" w:rsidP="00BE6FAC">
      <w:pPr>
        <w:pStyle w:val="Standard"/>
        <w:spacing w:line="276" w:lineRule="auto"/>
        <w:jc w:val="both"/>
        <w:rPr>
          <w:rStyle w:val="markedcontent"/>
          <w:sz w:val="24"/>
          <w:szCs w:val="24"/>
        </w:rPr>
      </w:pPr>
    </w:p>
    <w:p w14:paraId="54D8AE58" w14:textId="77777777" w:rsidR="00BE6FAC" w:rsidRPr="001A4E3B" w:rsidRDefault="00BE6FAC" w:rsidP="00BE6FAC">
      <w:pPr>
        <w:pStyle w:val="Standard"/>
        <w:spacing w:line="276" w:lineRule="auto"/>
        <w:jc w:val="both"/>
        <w:rPr>
          <w:rStyle w:val="markedcontent"/>
          <w:sz w:val="24"/>
          <w:szCs w:val="24"/>
        </w:rPr>
      </w:pPr>
      <w:r w:rsidRPr="001A4E3B">
        <w:rPr>
          <w:rStyle w:val="markedcontent"/>
          <w:sz w:val="24"/>
          <w:szCs w:val="24"/>
        </w:rPr>
        <w:t>a) Notificará al Servicio Nacional de Contratación Pública y remitirá la información</w:t>
      </w:r>
      <w:r w:rsidRPr="001A4E3B">
        <w:rPr>
          <w:sz w:val="24"/>
          <w:szCs w:val="24"/>
        </w:rPr>
        <w:br/>
      </w:r>
      <w:r w:rsidRPr="001A4E3B">
        <w:rPr>
          <w:rStyle w:val="markedcontent"/>
          <w:sz w:val="24"/>
          <w:szCs w:val="24"/>
        </w:rPr>
        <w:t>respectiva, a fin de que analice la aplicación de las sanciones que correspondan;</w:t>
      </w:r>
    </w:p>
    <w:p w14:paraId="17A53FBC" w14:textId="77777777" w:rsidR="00BE6FAC" w:rsidRPr="001A4E3B" w:rsidRDefault="00BE6FAC" w:rsidP="00BE6FAC">
      <w:pPr>
        <w:pStyle w:val="Standard"/>
        <w:spacing w:line="276" w:lineRule="auto"/>
        <w:jc w:val="both"/>
        <w:rPr>
          <w:sz w:val="24"/>
          <w:szCs w:val="24"/>
        </w:rPr>
      </w:pPr>
    </w:p>
    <w:p w14:paraId="398ADA00" w14:textId="77777777" w:rsidR="00BE6FAC" w:rsidRPr="001A4E3B" w:rsidRDefault="00BE6FAC" w:rsidP="00BE6FAC">
      <w:pPr>
        <w:pStyle w:val="Standard"/>
        <w:spacing w:line="276" w:lineRule="auto"/>
        <w:jc w:val="both"/>
        <w:rPr>
          <w:rStyle w:val="markedcontent"/>
          <w:sz w:val="24"/>
          <w:szCs w:val="24"/>
        </w:rPr>
      </w:pPr>
      <w:r w:rsidRPr="001A4E3B">
        <w:rPr>
          <w:rStyle w:val="markedcontent"/>
          <w:sz w:val="24"/>
          <w:szCs w:val="24"/>
        </w:rPr>
        <w:t>b) Descalifique mi participación como oferente; o,</w:t>
      </w:r>
    </w:p>
    <w:p w14:paraId="1EDA0F83" w14:textId="77777777" w:rsidR="00BE6FAC" w:rsidRPr="001A4E3B" w:rsidRDefault="00BE6FAC" w:rsidP="00BE6FAC">
      <w:pPr>
        <w:pStyle w:val="Standard"/>
        <w:spacing w:line="276" w:lineRule="auto"/>
        <w:jc w:val="both"/>
        <w:rPr>
          <w:rStyle w:val="markedcontent"/>
          <w:sz w:val="24"/>
          <w:szCs w:val="24"/>
        </w:rPr>
      </w:pPr>
      <w:r w:rsidRPr="001A4E3B">
        <w:rPr>
          <w:sz w:val="24"/>
          <w:szCs w:val="24"/>
        </w:rPr>
        <w:br/>
      </w:r>
      <w:r w:rsidRPr="001A4E3B">
        <w:rPr>
          <w:rStyle w:val="markedcontent"/>
          <w:sz w:val="24"/>
          <w:szCs w:val="24"/>
        </w:rPr>
        <w:t>c) Proceda a la terminación unilateral del contrato respectivo, en cumplimiento al artículo 64 de la Ley Orgánica del Sistema Nacional de Contratación Pública, si tal comprobación ocurriere durante la vigencia de la relación contractual.</w:t>
      </w:r>
    </w:p>
    <w:p w14:paraId="2E91E271" w14:textId="77777777" w:rsidR="00BE6FAC" w:rsidRPr="001A4E3B" w:rsidRDefault="00BE6FAC" w:rsidP="00BE6FAC">
      <w:pPr>
        <w:pStyle w:val="Standard"/>
        <w:spacing w:line="276" w:lineRule="auto"/>
        <w:jc w:val="both"/>
        <w:rPr>
          <w:rStyle w:val="markedcontent"/>
          <w:sz w:val="24"/>
          <w:szCs w:val="24"/>
        </w:rPr>
      </w:pPr>
      <w:r w:rsidRPr="001A4E3B">
        <w:rPr>
          <w:sz w:val="24"/>
          <w:szCs w:val="24"/>
        </w:rPr>
        <w:br/>
      </w:r>
      <w:r w:rsidRPr="001A4E3B">
        <w:rPr>
          <w:rStyle w:val="markedcontent"/>
          <w:sz w:val="24"/>
          <w:szCs w:val="24"/>
        </w:rPr>
        <w:t>Además, acepto responder por los daños y perjuicios que estos actos ocasionen.</w:t>
      </w:r>
    </w:p>
    <w:p w14:paraId="2DA8D854" w14:textId="77777777" w:rsidR="00BE6FAC" w:rsidRPr="001A4E3B" w:rsidRDefault="00BE6FAC" w:rsidP="00BE6FAC">
      <w:pPr>
        <w:pStyle w:val="Standard"/>
        <w:spacing w:line="276" w:lineRule="auto"/>
        <w:jc w:val="both"/>
        <w:rPr>
          <w:rStyle w:val="markedcontent"/>
          <w:b/>
          <w:sz w:val="24"/>
          <w:szCs w:val="24"/>
        </w:rPr>
      </w:pPr>
      <w:r w:rsidRPr="001A4E3B">
        <w:rPr>
          <w:sz w:val="24"/>
          <w:szCs w:val="24"/>
        </w:rPr>
        <w:br/>
      </w:r>
      <w:r w:rsidRPr="001A4E3B">
        <w:rPr>
          <w:rStyle w:val="markedcontent"/>
          <w:b/>
          <w:sz w:val="24"/>
          <w:szCs w:val="24"/>
        </w:rPr>
        <w:t>Notas correspondientes a la letra C:</w:t>
      </w:r>
    </w:p>
    <w:p w14:paraId="417FC8BC" w14:textId="77777777" w:rsidR="00BE6FAC" w:rsidRPr="001A4E3B" w:rsidRDefault="00BE6FAC" w:rsidP="00BE6FAC">
      <w:pPr>
        <w:pStyle w:val="Standard"/>
        <w:spacing w:line="276" w:lineRule="auto"/>
        <w:ind w:left="708"/>
        <w:jc w:val="both"/>
        <w:rPr>
          <w:rStyle w:val="markedcontent"/>
          <w:sz w:val="24"/>
          <w:szCs w:val="24"/>
        </w:rPr>
      </w:pPr>
      <w:r w:rsidRPr="001A4E3B">
        <w:rPr>
          <w:sz w:val="24"/>
          <w:szCs w:val="24"/>
        </w:rPr>
        <w:br/>
      </w:r>
      <w:r w:rsidRPr="001A4E3B">
        <w:rPr>
          <w:rStyle w:val="markedcontent"/>
          <w:sz w:val="24"/>
          <w:szCs w:val="24"/>
        </w:rPr>
        <w:t>1. La información contenida en la letra C, del apartado 1.3, de la Sección I, del</w:t>
      </w:r>
      <w:r w:rsidRPr="001A4E3B">
        <w:rPr>
          <w:sz w:val="24"/>
          <w:szCs w:val="24"/>
        </w:rPr>
        <w:br/>
      </w:r>
      <w:r w:rsidRPr="001A4E3B">
        <w:rPr>
          <w:rStyle w:val="markedcontent"/>
          <w:sz w:val="24"/>
          <w:szCs w:val="24"/>
        </w:rPr>
        <w:t>Formulario Único de la Oferta, será completado exclusivamente por personas naturales.</w:t>
      </w:r>
    </w:p>
    <w:p w14:paraId="5E44B34E" w14:textId="77777777" w:rsidR="00BE6FAC" w:rsidRPr="001A4E3B" w:rsidRDefault="00BE6FAC" w:rsidP="00BE6FAC">
      <w:pPr>
        <w:pStyle w:val="Standard"/>
        <w:spacing w:line="276" w:lineRule="auto"/>
        <w:ind w:left="708"/>
        <w:jc w:val="both"/>
        <w:rPr>
          <w:rStyle w:val="markedcontent"/>
          <w:sz w:val="24"/>
          <w:szCs w:val="24"/>
        </w:rPr>
      </w:pPr>
      <w:r w:rsidRPr="001A4E3B">
        <w:rPr>
          <w:sz w:val="24"/>
          <w:szCs w:val="24"/>
        </w:rPr>
        <w:br/>
      </w:r>
      <w:r w:rsidRPr="001A4E3B">
        <w:rPr>
          <w:rStyle w:val="markedcontent"/>
          <w:sz w:val="24"/>
          <w:szCs w:val="24"/>
        </w:rPr>
        <w:t xml:space="preserve">2. En caso de personas naturales a consorciarse o asociarse, de conformidad a lo </w:t>
      </w:r>
      <w:r w:rsidRPr="001A4E3B">
        <w:rPr>
          <w:rStyle w:val="markedcontent"/>
          <w:sz w:val="24"/>
          <w:szCs w:val="24"/>
        </w:rPr>
        <w:lastRenderedPageBreak/>
        <w:t>previsto en el artículo 26 de la Ley Orgánica del Sistema Nacional de Contratación Pública, la información deberá ser declarada y suscrita de manera individualizada por cada una de las personas naturales, que conforman el mismo.</w:t>
      </w:r>
    </w:p>
    <w:p w14:paraId="0C9F9D77" w14:textId="77777777" w:rsidR="00BE6FAC" w:rsidRPr="001A4E3B" w:rsidRDefault="00BE6FAC" w:rsidP="00BE6FAC">
      <w:pPr>
        <w:pStyle w:val="Standard"/>
        <w:spacing w:line="276" w:lineRule="auto"/>
        <w:ind w:left="708"/>
        <w:jc w:val="both"/>
        <w:rPr>
          <w:rStyle w:val="markedcontent"/>
          <w:sz w:val="24"/>
          <w:szCs w:val="24"/>
        </w:rPr>
      </w:pPr>
      <w:r w:rsidRPr="001A4E3B">
        <w:rPr>
          <w:sz w:val="24"/>
          <w:szCs w:val="24"/>
        </w:rPr>
        <w:br/>
      </w:r>
      <w:r w:rsidRPr="001A4E3B">
        <w:rPr>
          <w:rStyle w:val="markedcontent"/>
          <w:sz w:val="24"/>
          <w:szCs w:val="24"/>
        </w:rPr>
        <w:t>3. La falta de presentación de la información contenida en la letra C, será causal</w:t>
      </w:r>
      <w:r w:rsidRPr="001A4E3B">
        <w:rPr>
          <w:sz w:val="24"/>
          <w:szCs w:val="24"/>
        </w:rPr>
        <w:t xml:space="preserve"> </w:t>
      </w:r>
      <w:r w:rsidRPr="001A4E3B">
        <w:rPr>
          <w:rStyle w:val="markedcontent"/>
          <w:sz w:val="24"/>
          <w:szCs w:val="24"/>
        </w:rPr>
        <w:t>de descalificación de la oferta.</w:t>
      </w:r>
    </w:p>
    <w:p w14:paraId="6268A7CF" w14:textId="77777777" w:rsidR="00BE6FAC" w:rsidRPr="001A4E3B" w:rsidRDefault="00BE6FAC" w:rsidP="00BE6FAC">
      <w:pPr>
        <w:pStyle w:val="Standard"/>
        <w:spacing w:line="276" w:lineRule="auto"/>
        <w:jc w:val="both"/>
        <w:rPr>
          <w:sz w:val="24"/>
          <w:szCs w:val="24"/>
        </w:rPr>
      </w:pPr>
    </w:p>
    <w:p w14:paraId="63FA9846" w14:textId="77777777" w:rsidR="00BE6FAC" w:rsidRPr="001A4E3B" w:rsidRDefault="00BE6FAC" w:rsidP="00BE6FAC">
      <w:pPr>
        <w:pStyle w:val="Standard"/>
        <w:spacing w:line="276" w:lineRule="auto"/>
        <w:jc w:val="both"/>
        <w:rPr>
          <w:rStyle w:val="markedcontent"/>
          <w:b/>
          <w:sz w:val="24"/>
          <w:szCs w:val="24"/>
        </w:rPr>
      </w:pPr>
      <w:r w:rsidRPr="001A4E3B">
        <w:rPr>
          <w:rStyle w:val="markedcontent"/>
          <w:b/>
          <w:sz w:val="24"/>
          <w:szCs w:val="24"/>
        </w:rPr>
        <w:t>D. DECLARACIÓN DE BENEFICIARIO FINAL</w:t>
      </w:r>
    </w:p>
    <w:p w14:paraId="1FB09ABC" w14:textId="77777777" w:rsidR="00BE6FAC" w:rsidRPr="001A4E3B" w:rsidRDefault="00BE6FAC" w:rsidP="00BE6FAC">
      <w:pPr>
        <w:pStyle w:val="Standard"/>
        <w:spacing w:line="276" w:lineRule="auto"/>
        <w:jc w:val="both"/>
        <w:rPr>
          <w:sz w:val="24"/>
          <w:szCs w:val="24"/>
        </w:rPr>
      </w:pPr>
    </w:p>
    <w:p w14:paraId="552CE7F3" w14:textId="77777777" w:rsidR="00BE6FAC" w:rsidRPr="001A4E3B" w:rsidRDefault="00BE6FAC" w:rsidP="00BE6FAC">
      <w:pPr>
        <w:pStyle w:val="Standard"/>
        <w:spacing w:line="276" w:lineRule="auto"/>
        <w:jc w:val="both"/>
        <w:rPr>
          <w:rStyle w:val="markedcontent"/>
          <w:sz w:val="24"/>
          <w:szCs w:val="24"/>
        </w:rPr>
      </w:pPr>
      <w:r w:rsidRPr="001A4E3B">
        <w:rPr>
          <w:rStyle w:val="markedcontent"/>
          <w:sz w:val="24"/>
          <w:szCs w:val="24"/>
        </w:rPr>
        <w:t>1. Declaro que en los términos previstos en el artículo 56 del Reglamento General a Ley</w:t>
      </w:r>
      <w:r w:rsidRPr="001A4E3B">
        <w:rPr>
          <w:sz w:val="24"/>
          <w:szCs w:val="24"/>
        </w:rPr>
        <w:br/>
      </w:r>
      <w:r w:rsidRPr="001A4E3B">
        <w:rPr>
          <w:rStyle w:val="markedcontent"/>
          <w:sz w:val="24"/>
          <w:szCs w:val="24"/>
        </w:rPr>
        <w:t>Orgánica del Sistema Nacional de Contratación Pública, las siguientes personas naturales</w:t>
      </w:r>
      <w:r w:rsidRPr="001A4E3B">
        <w:rPr>
          <w:sz w:val="24"/>
          <w:szCs w:val="24"/>
        </w:rPr>
        <w:br/>
      </w:r>
      <w:r w:rsidRPr="001A4E3B">
        <w:rPr>
          <w:rStyle w:val="markedcontent"/>
          <w:sz w:val="24"/>
          <w:szCs w:val="24"/>
        </w:rPr>
        <w:t>serán los beneficiarios finales del flujo de los recursos públicos en el presente procedimiento de contratación pública; por lo tanto, libre y voluntariamente autorizo al</w:t>
      </w:r>
      <w:r w:rsidRPr="001A4E3B">
        <w:rPr>
          <w:sz w:val="24"/>
          <w:szCs w:val="24"/>
        </w:rPr>
        <w:t xml:space="preserve"> </w:t>
      </w:r>
      <w:r w:rsidRPr="001A4E3B">
        <w:rPr>
          <w:rStyle w:val="markedcontent"/>
          <w:sz w:val="24"/>
          <w:szCs w:val="24"/>
        </w:rPr>
        <w:t>SERCOP a publicar la siguiente información declarada en esta oferta:</w:t>
      </w:r>
    </w:p>
    <w:p w14:paraId="36CB4452" w14:textId="77777777" w:rsidR="00BE6FAC" w:rsidRPr="001A4E3B" w:rsidRDefault="00BE6FAC" w:rsidP="00BE6FAC">
      <w:pPr>
        <w:pStyle w:val="Standard"/>
        <w:spacing w:line="276" w:lineRule="auto"/>
        <w:jc w:val="both"/>
        <w:rPr>
          <w:sz w:val="24"/>
          <w:szCs w:val="24"/>
        </w:rPr>
      </w:pPr>
    </w:p>
    <w:p w14:paraId="2F08DEF9" w14:textId="77777777" w:rsidR="00BE6FAC" w:rsidRPr="001A4E3B" w:rsidRDefault="00BE6FAC" w:rsidP="00BE6FAC">
      <w:pPr>
        <w:pStyle w:val="Standard"/>
        <w:spacing w:line="276" w:lineRule="auto"/>
        <w:jc w:val="both"/>
        <w:rPr>
          <w:sz w:val="24"/>
          <w:szCs w:val="24"/>
        </w:rPr>
      </w:pPr>
    </w:p>
    <w:p w14:paraId="025EC07E" w14:textId="77777777" w:rsidR="00BE6FAC" w:rsidRPr="001A4E3B" w:rsidRDefault="00BE6FAC" w:rsidP="00BE6FAC">
      <w:pPr>
        <w:pStyle w:val="Standard"/>
        <w:spacing w:line="276" w:lineRule="auto"/>
        <w:jc w:val="both"/>
        <w:rPr>
          <w:sz w:val="24"/>
          <w:szCs w:val="24"/>
        </w:rPr>
      </w:pPr>
    </w:p>
    <w:p w14:paraId="080B4093" w14:textId="77777777" w:rsidR="00BE6FAC" w:rsidRPr="001A4E3B" w:rsidRDefault="00BE6FAC" w:rsidP="00BE6FAC">
      <w:pPr>
        <w:pStyle w:val="Standard"/>
        <w:spacing w:line="276" w:lineRule="auto"/>
        <w:jc w:val="both"/>
        <w:rPr>
          <w:sz w:val="24"/>
          <w:szCs w:val="24"/>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3"/>
        <w:gridCol w:w="2093"/>
        <w:gridCol w:w="1701"/>
        <w:gridCol w:w="1417"/>
        <w:gridCol w:w="1843"/>
      </w:tblGrid>
      <w:tr w:rsidR="00BE6FAC" w:rsidRPr="001A4E3B" w14:paraId="5BAE1B32" w14:textId="77777777" w:rsidTr="00F20237">
        <w:tc>
          <w:tcPr>
            <w:tcW w:w="1593" w:type="dxa"/>
            <w:shd w:val="clear" w:color="auto" w:fill="D9D9D9"/>
          </w:tcPr>
          <w:p w14:paraId="32B8ED9F" w14:textId="77777777" w:rsidR="00BE6FAC" w:rsidRPr="001A4E3B" w:rsidRDefault="00BE6FAC" w:rsidP="00F20237">
            <w:pPr>
              <w:spacing w:before="102" w:after="119"/>
              <w:jc w:val="both"/>
              <w:rPr>
                <w:rFonts w:eastAsia="Times New Roman"/>
              </w:rPr>
            </w:pPr>
            <w:r w:rsidRPr="001A4E3B">
              <w:rPr>
                <w:rFonts w:eastAsia="Times New Roman"/>
                <w:b/>
                <w:bCs/>
                <w:iCs/>
              </w:rPr>
              <w:t>Nombre</w:t>
            </w:r>
          </w:p>
        </w:tc>
        <w:tc>
          <w:tcPr>
            <w:tcW w:w="2093" w:type="dxa"/>
            <w:shd w:val="clear" w:color="auto" w:fill="D9D9D9"/>
          </w:tcPr>
          <w:p w14:paraId="7B80A94B" w14:textId="77777777" w:rsidR="00BE6FAC" w:rsidRPr="001A4E3B" w:rsidRDefault="00BE6FAC" w:rsidP="00F20237">
            <w:pPr>
              <w:spacing w:before="102" w:after="119"/>
              <w:jc w:val="both"/>
              <w:rPr>
                <w:rFonts w:eastAsia="Times New Roman"/>
              </w:rPr>
            </w:pPr>
            <w:r w:rsidRPr="001A4E3B">
              <w:rPr>
                <w:rFonts w:eastAsia="Times New Roman"/>
                <w:b/>
                <w:bCs/>
                <w:iCs/>
              </w:rPr>
              <w:t>Cédula/Pasaporte</w:t>
            </w:r>
          </w:p>
        </w:tc>
        <w:tc>
          <w:tcPr>
            <w:tcW w:w="1701" w:type="dxa"/>
            <w:shd w:val="clear" w:color="auto" w:fill="D9D9D9"/>
          </w:tcPr>
          <w:p w14:paraId="11EB8A36" w14:textId="77777777" w:rsidR="00BE6FAC" w:rsidRPr="001A4E3B" w:rsidRDefault="00BE6FAC" w:rsidP="00F20237">
            <w:pPr>
              <w:spacing w:before="102" w:after="119"/>
              <w:jc w:val="both"/>
              <w:rPr>
                <w:rFonts w:eastAsia="Times New Roman"/>
              </w:rPr>
            </w:pPr>
            <w:r w:rsidRPr="001A4E3B">
              <w:rPr>
                <w:rFonts w:eastAsia="Times New Roman"/>
                <w:b/>
                <w:bCs/>
                <w:iCs/>
              </w:rPr>
              <w:t>Nacionalidad</w:t>
            </w:r>
          </w:p>
        </w:tc>
        <w:tc>
          <w:tcPr>
            <w:tcW w:w="1417" w:type="dxa"/>
            <w:shd w:val="clear" w:color="auto" w:fill="D9D9D9"/>
          </w:tcPr>
          <w:p w14:paraId="14220154" w14:textId="77777777" w:rsidR="00BE6FAC" w:rsidRPr="001A4E3B" w:rsidRDefault="00BE6FAC" w:rsidP="00F20237">
            <w:pPr>
              <w:spacing w:before="102" w:after="119"/>
              <w:jc w:val="both"/>
              <w:rPr>
                <w:rFonts w:eastAsia="Times New Roman"/>
              </w:rPr>
            </w:pPr>
            <w:r w:rsidRPr="001A4E3B">
              <w:rPr>
                <w:rFonts w:eastAsia="Times New Roman"/>
                <w:b/>
                <w:bCs/>
                <w:iCs/>
              </w:rPr>
              <w:t>No (s). de Cuenta (s)</w:t>
            </w:r>
          </w:p>
        </w:tc>
        <w:tc>
          <w:tcPr>
            <w:tcW w:w="1843" w:type="dxa"/>
            <w:shd w:val="clear" w:color="auto" w:fill="D9D9D9"/>
          </w:tcPr>
          <w:p w14:paraId="7799A078" w14:textId="77777777" w:rsidR="00BE6FAC" w:rsidRPr="001A4E3B" w:rsidRDefault="00BE6FAC" w:rsidP="00F20237">
            <w:pPr>
              <w:spacing w:before="102" w:after="119"/>
              <w:jc w:val="both"/>
              <w:rPr>
                <w:rFonts w:eastAsia="Times New Roman"/>
              </w:rPr>
            </w:pPr>
            <w:r w:rsidRPr="001A4E3B">
              <w:rPr>
                <w:rFonts w:eastAsia="Times New Roman"/>
                <w:b/>
                <w:bCs/>
                <w:iCs/>
              </w:rPr>
              <w:t>Institución Financiera</w:t>
            </w:r>
          </w:p>
        </w:tc>
      </w:tr>
      <w:tr w:rsidR="00BE6FAC" w:rsidRPr="001A4E3B" w14:paraId="0725C0D8" w14:textId="77777777" w:rsidTr="00F20237">
        <w:tc>
          <w:tcPr>
            <w:tcW w:w="1593" w:type="dxa"/>
            <w:shd w:val="clear" w:color="auto" w:fill="auto"/>
          </w:tcPr>
          <w:p w14:paraId="415633E4" w14:textId="77777777" w:rsidR="00BE6FAC" w:rsidRPr="001A4E3B" w:rsidRDefault="00BE6FAC" w:rsidP="00F20237">
            <w:pPr>
              <w:spacing w:before="102"/>
              <w:jc w:val="both"/>
              <w:rPr>
                <w:rFonts w:eastAsia="Times New Roman"/>
                <w:i/>
              </w:rPr>
            </w:pPr>
          </w:p>
        </w:tc>
        <w:tc>
          <w:tcPr>
            <w:tcW w:w="2093" w:type="dxa"/>
            <w:shd w:val="clear" w:color="auto" w:fill="auto"/>
          </w:tcPr>
          <w:p w14:paraId="23118CCB" w14:textId="77777777" w:rsidR="00BE6FAC" w:rsidRPr="001A4E3B" w:rsidRDefault="00BE6FAC" w:rsidP="00F20237">
            <w:pPr>
              <w:spacing w:before="102"/>
              <w:jc w:val="both"/>
              <w:rPr>
                <w:rFonts w:eastAsia="Times New Roman"/>
                <w:i/>
              </w:rPr>
            </w:pPr>
          </w:p>
        </w:tc>
        <w:tc>
          <w:tcPr>
            <w:tcW w:w="1701" w:type="dxa"/>
            <w:shd w:val="clear" w:color="auto" w:fill="auto"/>
          </w:tcPr>
          <w:p w14:paraId="73530EDA" w14:textId="77777777" w:rsidR="00BE6FAC" w:rsidRPr="001A4E3B" w:rsidRDefault="00BE6FAC" w:rsidP="00F20237">
            <w:pPr>
              <w:spacing w:before="102"/>
              <w:jc w:val="both"/>
              <w:rPr>
                <w:rFonts w:eastAsia="Times New Roman"/>
                <w:i/>
              </w:rPr>
            </w:pPr>
          </w:p>
        </w:tc>
        <w:tc>
          <w:tcPr>
            <w:tcW w:w="1417" w:type="dxa"/>
            <w:shd w:val="clear" w:color="auto" w:fill="auto"/>
          </w:tcPr>
          <w:p w14:paraId="546DA97F" w14:textId="77777777" w:rsidR="00BE6FAC" w:rsidRPr="001A4E3B" w:rsidRDefault="00BE6FAC" w:rsidP="00F20237">
            <w:pPr>
              <w:spacing w:before="102"/>
              <w:jc w:val="both"/>
              <w:rPr>
                <w:rFonts w:eastAsia="Times New Roman"/>
                <w:i/>
              </w:rPr>
            </w:pPr>
          </w:p>
        </w:tc>
        <w:tc>
          <w:tcPr>
            <w:tcW w:w="1843" w:type="dxa"/>
            <w:shd w:val="clear" w:color="auto" w:fill="auto"/>
          </w:tcPr>
          <w:p w14:paraId="0E0C40FC" w14:textId="77777777" w:rsidR="00BE6FAC" w:rsidRPr="001A4E3B" w:rsidRDefault="00BE6FAC" w:rsidP="00F20237">
            <w:pPr>
              <w:spacing w:before="102"/>
              <w:jc w:val="both"/>
              <w:rPr>
                <w:rFonts w:eastAsia="Times New Roman"/>
                <w:i/>
              </w:rPr>
            </w:pPr>
          </w:p>
        </w:tc>
      </w:tr>
      <w:tr w:rsidR="00BE6FAC" w:rsidRPr="001A4E3B" w14:paraId="5CF31C24" w14:textId="77777777" w:rsidTr="00F20237">
        <w:tc>
          <w:tcPr>
            <w:tcW w:w="1593" w:type="dxa"/>
            <w:shd w:val="clear" w:color="auto" w:fill="auto"/>
          </w:tcPr>
          <w:p w14:paraId="4E63C1E9" w14:textId="77777777" w:rsidR="00BE6FAC" w:rsidRPr="001A4E3B" w:rsidRDefault="00BE6FAC" w:rsidP="00F20237">
            <w:pPr>
              <w:spacing w:before="102"/>
              <w:jc w:val="both"/>
              <w:rPr>
                <w:rFonts w:eastAsia="Times New Roman"/>
                <w:i/>
              </w:rPr>
            </w:pPr>
          </w:p>
        </w:tc>
        <w:tc>
          <w:tcPr>
            <w:tcW w:w="2093" w:type="dxa"/>
            <w:shd w:val="clear" w:color="auto" w:fill="auto"/>
          </w:tcPr>
          <w:p w14:paraId="6412DE42" w14:textId="77777777" w:rsidR="00BE6FAC" w:rsidRPr="001A4E3B" w:rsidRDefault="00BE6FAC" w:rsidP="00F20237">
            <w:pPr>
              <w:spacing w:before="102"/>
              <w:jc w:val="both"/>
              <w:rPr>
                <w:rFonts w:eastAsia="Times New Roman"/>
                <w:i/>
              </w:rPr>
            </w:pPr>
          </w:p>
        </w:tc>
        <w:tc>
          <w:tcPr>
            <w:tcW w:w="1701" w:type="dxa"/>
            <w:shd w:val="clear" w:color="auto" w:fill="auto"/>
          </w:tcPr>
          <w:p w14:paraId="42E58948" w14:textId="77777777" w:rsidR="00BE6FAC" w:rsidRPr="001A4E3B" w:rsidRDefault="00BE6FAC" w:rsidP="00F20237">
            <w:pPr>
              <w:spacing w:before="102"/>
              <w:jc w:val="both"/>
              <w:rPr>
                <w:rFonts w:eastAsia="Times New Roman"/>
                <w:i/>
              </w:rPr>
            </w:pPr>
          </w:p>
        </w:tc>
        <w:tc>
          <w:tcPr>
            <w:tcW w:w="1417" w:type="dxa"/>
            <w:shd w:val="clear" w:color="auto" w:fill="auto"/>
          </w:tcPr>
          <w:p w14:paraId="7AD059EE" w14:textId="77777777" w:rsidR="00BE6FAC" w:rsidRPr="001A4E3B" w:rsidRDefault="00BE6FAC" w:rsidP="00F20237">
            <w:pPr>
              <w:spacing w:before="102"/>
              <w:jc w:val="both"/>
              <w:rPr>
                <w:rFonts w:eastAsia="Times New Roman"/>
                <w:i/>
              </w:rPr>
            </w:pPr>
          </w:p>
        </w:tc>
        <w:tc>
          <w:tcPr>
            <w:tcW w:w="1843" w:type="dxa"/>
            <w:shd w:val="clear" w:color="auto" w:fill="auto"/>
          </w:tcPr>
          <w:p w14:paraId="26170A4E" w14:textId="77777777" w:rsidR="00BE6FAC" w:rsidRPr="001A4E3B" w:rsidRDefault="00BE6FAC" w:rsidP="00F20237">
            <w:pPr>
              <w:spacing w:before="102"/>
              <w:jc w:val="both"/>
              <w:rPr>
                <w:rFonts w:eastAsia="Times New Roman"/>
                <w:i/>
              </w:rPr>
            </w:pPr>
          </w:p>
        </w:tc>
      </w:tr>
      <w:tr w:rsidR="00BE6FAC" w:rsidRPr="001A4E3B" w14:paraId="44D6C040" w14:textId="77777777" w:rsidTr="00F20237">
        <w:tc>
          <w:tcPr>
            <w:tcW w:w="1593" w:type="dxa"/>
            <w:shd w:val="clear" w:color="auto" w:fill="auto"/>
          </w:tcPr>
          <w:p w14:paraId="758B67B1" w14:textId="77777777" w:rsidR="00BE6FAC" w:rsidRPr="001A4E3B" w:rsidRDefault="00BE6FAC" w:rsidP="00F20237">
            <w:pPr>
              <w:spacing w:before="102"/>
              <w:jc w:val="both"/>
              <w:rPr>
                <w:rFonts w:eastAsia="Times New Roman"/>
                <w:i/>
              </w:rPr>
            </w:pPr>
          </w:p>
        </w:tc>
        <w:tc>
          <w:tcPr>
            <w:tcW w:w="2093" w:type="dxa"/>
            <w:shd w:val="clear" w:color="auto" w:fill="auto"/>
          </w:tcPr>
          <w:p w14:paraId="0015F09C" w14:textId="77777777" w:rsidR="00BE6FAC" w:rsidRPr="001A4E3B" w:rsidRDefault="00BE6FAC" w:rsidP="00F20237">
            <w:pPr>
              <w:spacing w:before="102"/>
              <w:jc w:val="both"/>
              <w:rPr>
                <w:rFonts w:eastAsia="Times New Roman"/>
                <w:i/>
              </w:rPr>
            </w:pPr>
          </w:p>
        </w:tc>
        <w:tc>
          <w:tcPr>
            <w:tcW w:w="1701" w:type="dxa"/>
            <w:shd w:val="clear" w:color="auto" w:fill="auto"/>
          </w:tcPr>
          <w:p w14:paraId="64BC3529" w14:textId="77777777" w:rsidR="00BE6FAC" w:rsidRPr="001A4E3B" w:rsidRDefault="00BE6FAC" w:rsidP="00F20237">
            <w:pPr>
              <w:spacing w:before="102"/>
              <w:jc w:val="both"/>
              <w:rPr>
                <w:rFonts w:eastAsia="Times New Roman"/>
                <w:i/>
              </w:rPr>
            </w:pPr>
          </w:p>
        </w:tc>
        <w:tc>
          <w:tcPr>
            <w:tcW w:w="1417" w:type="dxa"/>
            <w:shd w:val="clear" w:color="auto" w:fill="auto"/>
          </w:tcPr>
          <w:p w14:paraId="23505158" w14:textId="77777777" w:rsidR="00BE6FAC" w:rsidRPr="001A4E3B" w:rsidRDefault="00BE6FAC" w:rsidP="00F20237">
            <w:pPr>
              <w:spacing w:before="102"/>
              <w:jc w:val="both"/>
              <w:rPr>
                <w:rFonts w:eastAsia="Times New Roman"/>
                <w:i/>
              </w:rPr>
            </w:pPr>
          </w:p>
        </w:tc>
        <w:tc>
          <w:tcPr>
            <w:tcW w:w="1843" w:type="dxa"/>
            <w:shd w:val="clear" w:color="auto" w:fill="auto"/>
          </w:tcPr>
          <w:p w14:paraId="5B4D7036" w14:textId="77777777" w:rsidR="00BE6FAC" w:rsidRPr="001A4E3B" w:rsidRDefault="00BE6FAC" w:rsidP="00F20237">
            <w:pPr>
              <w:spacing w:before="102"/>
              <w:jc w:val="both"/>
              <w:rPr>
                <w:rFonts w:eastAsia="Times New Roman"/>
                <w:i/>
              </w:rPr>
            </w:pPr>
          </w:p>
        </w:tc>
      </w:tr>
    </w:tbl>
    <w:p w14:paraId="7D9A4205" w14:textId="77777777" w:rsidR="00BE6FAC" w:rsidRPr="001A4E3B" w:rsidRDefault="00BE6FAC" w:rsidP="00BE6FAC">
      <w:pPr>
        <w:pStyle w:val="Standard"/>
        <w:spacing w:line="276" w:lineRule="auto"/>
        <w:jc w:val="both"/>
        <w:rPr>
          <w:b/>
          <w:color w:val="000000"/>
          <w:sz w:val="24"/>
          <w:szCs w:val="24"/>
        </w:rPr>
      </w:pPr>
    </w:p>
    <w:p w14:paraId="21E3B3CD" w14:textId="77777777" w:rsidR="00BE6FAC" w:rsidRPr="001A4E3B" w:rsidRDefault="00BE6FAC" w:rsidP="00BE6FAC">
      <w:pPr>
        <w:pStyle w:val="Standard"/>
        <w:spacing w:line="276" w:lineRule="auto"/>
        <w:jc w:val="both"/>
        <w:rPr>
          <w:rStyle w:val="markedcontent"/>
          <w:sz w:val="24"/>
          <w:szCs w:val="24"/>
        </w:rPr>
      </w:pPr>
      <w:r w:rsidRPr="001A4E3B">
        <w:rPr>
          <w:rStyle w:val="markedcontent"/>
          <w:sz w:val="24"/>
          <w:szCs w:val="24"/>
        </w:rPr>
        <w:t>2. Acepto que esta información les permitirá a los órganos de control, detectar con</w:t>
      </w:r>
      <w:r w:rsidRPr="001A4E3B">
        <w:rPr>
          <w:sz w:val="24"/>
          <w:szCs w:val="24"/>
        </w:rPr>
        <w:t xml:space="preserve"> </w:t>
      </w:r>
      <w:r w:rsidRPr="001A4E3B">
        <w:rPr>
          <w:rStyle w:val="markedcontent"/>
          <w:sz w:val="24"/>
          <w:szCs w:val="24"/>
        </w:rPr>
        <w:t>certeza, de acuerdo con sus atribuciones, el beneficiario final o real.</w:t>
      </w:r>
    </w:p>
    <w:p w14:paraId="37758E39" w14:textId="77777777" w:rsidR="00BE6FAC" w:rsidRPr="001A4E3B" w:rsidRDefault="00BE6FAC" w:rsidP="00BE6FAC">
      <w:pPr>
        <w:pStyle w:val="Standard"/>
        <w:spacing w:line="276" w:lineRule="auto"/>
        <w:jc w:val="both"/>
        <w:rPr>
          <w:rStyle w:val="markedcontent"/>
          <w:sz w:val="24"/>
          <w:szCs w:val="24"/>
        </w:rPr>
      </w:pPr>
    </w:p>
    <w:p w14:paraId="33DDF6E0" w14:textId="77777777" w:rsidR="00BE6FAC" w:rsidRPr="001A4E3B" w:rsidRDefault="00BE6FAC" w:rsidP="00BE6FAC">
      <w:pPr>
        <w:pStyle w:val="Standard"/>
        <w:spacing w:line="276" w:lineRule="auto"/>
        <w:jc w:val="both"/>
        <w:rPr>
          <w:rStyle w:val="markedcontent"/>
          <w:b/>
          <w:sz w:val="24"/>
          <w:szCs w:val="24"/>
        </w:rPr>
      </w:pPr>
      <w:r w:rsidRPr="001A4E3B">
        <w:rPr>
          <w:rStyle w:val="markedcontent"/>
          <w:b/>
          <w:sz w:val="24"/>
          <w:szCs w:val="24"/>
        </w:rPr>
        <w:t>Notas correspondientes a la letra D:</w:t>
      </w:r>
    </w:p>
    <w:p w14:paraId="6554C4DE" w14:textId="77777777" w:rsidR="00BE6FAC" w:rsidRPr="001A4E3B" w:rsidRDefault="00BE6FAC" w:rsidP="00BE6FAC">
      <w:pPr>
        <w:pStyle w:val="Standard"/>
        <w:spacing w:line="276" w:lineRule="auto"/>
        <w:contextualSpacing/>
        <w:jc w:val="both"/>
        <w:rPr>
          <w:sz w:val="24"/>
          <w:szCs w:val="24"/>
        </w:rPr>
      </w:pPr>
    </w:p>
    <w:p w14:paraId="00115C28" w14:textId="77777777" w:rsidR="00BE6FAC" w:rsidRPr="001A4E3B" w:rsidRDefault="00BE6FAC" w:rsidP="00BE6FAC">
      <w:pPr>
        <w:pStyle w:val="Standard"/>
        <w:spacing w:line="276" w:lineRule="auto"/>
        <w:ind w:left="709"/>
        <w:contextualSpacing/>
        <w:jc w:val="both"/>
        <w:rPr>
          <w:rStyle w:val="markedcontent"/>
          <w:sz w:val="24"/>
          <w:szCs w:val="24"/>
        </w:rPr>
      </w:pPr>
      <w:r w:rsidRPr="001A4E3B">
        <w:rPr>
          <w:rStyle w:val="markedcontent"/>
          <w:sz w:val="24"/>
          <w:szCs w:val="24"/>
        </w:rPr>
        <w:t>1. A efectos de completar esta declaración de control del flujo de los recursos públicos, se entenderá por beneficiario final, a la persona natural que efectiva y finalmente a través de una cadena de propiedad o cualquier otro medio de</w:t>
      </w:r>
      <w:r w:rsidRPr="001A4E3B">
        <w:rPr>
          <w:sz w:val="24"/>
          <w:szCs w:val="24"/>
        </w:rPr>
        <w:br/>
      </w:r>
      <w:r w:rsidRPr="001A4E3B">
        <w:rPr>
          <w:rStyle w:val="markedcontent"/>
          <w:sz w:val="24"/>
          <w:szCs w:val="24"/>
        </w:rPr>
        <w:t>control, posea o controle a una sociedad; y/o la persona natural en cuyo nombre</w:t>
      </w:r>
      <w:r w:rsidRPr="001A4E3B">
        <w:rPr>
          <w:sz w:val="24"/>
          <w:szCs w:val="24"/>
        </w:rPr>
        <w:br/>
      </w:r>
      <w:r w:rsidRPr="001A4E3B">
        <w:rPr>
          <w:rStyle w:val="markedcontent"/>
          <w:sz w:val="24"/>
          <w:szCs w:val="24"/>
        </w:rPr>
        <w:t>se realiza una transacción. También es beneficiario final toda persona natural</w:t>
      </w:r>
      <w:r w:rsidRPr="001A4E3B">
        <w:rPr>
          <w:sz w:val="24"/>
          <w:szCs w:val="24"/>
        </w:rPr>
        <w:br/>
      </w:r>
      <w:r w:rsidRPr="001A4E3B">
        <w:rPr>
          <w:rStyle w:val="markedcontent"/>
          <w:sz w:val="24"/>
          <w:szCs w:val="24"/>
        </w:rPr>
        <w:t>que ejerce un control efectivo final sobre una persona jurídica u otra estructura</w:t>
      </w:r>
      <w:r w:rsidRPr="001A4E3B">
        <w:rPr>
          <w:sz w:val="24"/>
          <w:szCs w:val="24"/>
        </w:rPr>
        <w:br/>
      </w:r>
      <w:r w:rsidRPr="001A4E3B">
        <w:rPr>
          <w:rStyle w:val="markedcontent"/>
          <w:sz w:val="24"/>
          <w:szCs w:val="24"/>
        </w:rPr>
        <w:t>jurídica.</w:t>
      </w:r>
    </w:p>
    <w:p w14:paraId="35092666" w14:textId="77777777" w:rsidR="00BE6FAC" w:rsidRPr="001A4E3B" w:rsidRDefault="00BE6FAC" w:rsidP="00BE6FAC">
      <w:pPr>
        <w:pStyle w:val="Standard"/>
        <w:spacing w:line="276" w:lineRule="auto"/>
        <w:ind w:left="709"/>
        <w:contextualSpacing/>
        <w:jc w:val="both"/>
        <w:rPr>
          <w:rStyle w:val="markedcontent"/>
          <w:sz w:val="24"/>
          <w:szCs w:val="24"/>
        </w:rPr>
      </w:pPr>
      <w:r w:rsidRPr="001A4E3B">
        <w:rPr>
          <w:sz w:val="24"/>
          <w:szCs w:val="24"/>
        </w:rPr>
        <w:br/>
      </w:r>
      <w:r w:rsidRPr="001A4E3B">
        <w:rPr>
          <w:rStyle w:val="markedcontent"/>
          <w:sz w:val="24"/>
          <w:szCs w:val="24"/>
        </w:rPr>
        <w:t>2. Esta sección no será aplicable a las personas naturales que oferten a nombre</w:t>
      </w:r>
      <w:r w:rsidRPr="001A4E3B">
        <w:rPr>
          <w:sz w:val="24"/>
          <w:szCs w:val="24"/>
        </w:rPr>
        <w:br/>
      </w:r>
      <w:r w:rsidRPr="001A4E3B">
        <w:rPr>
          <w:rStyle w:val="markedcontent"/>
          <w:sz w:val="24"/>
          <w:szCs w:val="24"/>
        </w:rPr>
        <w:t>propio; en los casos aplicables deberá completarse con la información de las</w:t>
      </w:r>
      <w:r w:rsidRPr="001A4E3B">
        <w:rPr>
          <w:sz w:val="24"/>
          <w:szCs w:val="24"/>
        </w:rPr>
        <w:br/>
      </w:r>
      <w:r w:rsidRPr="001A4E3B">
        <w:rPr>
          <w:rStyle w:val="markedcontent"/>
          <w:sz w:val="24"/>
          <w:szCs w:val="24"/>
        </w:rPr>
        <w:t>personas naturales en cuyo nombre se actúa dentro del procedimiento</w:t>
      </w:r>
      <w:r w:rsidRPr="001A4E3B">
        <w:rPr>
          <w:sz w:val="24"/>
          <w:szCs w:val="24"/>
        </w:rPr>
        <w:br/>
      </w:r>
      <w:r w:rsidRPr="001A4E3B">
        <w:rPr>
          <w:rStyle w:val="markedcontent"/>
          <w:sz w:val="24"/>
          <w:szCs w:val="24"/>
        </w:rPr>
        <w:t>precontractual.</w:t>
      </w:r>
    </w:p>
    <w:p w14:paraId="3B12F5EA" w14:textId="77777777" w:rsidR="00BE6FAC" w:rsidRPr="001A4E3B" w:rsidRDefault="00BE6FAC" w:rsidP="00BE6FAC">
      <w:pPr>
        <w:pStyle w:val="Standard"/>
        <w:spacing w:line="276" w:lineRule="auto"/>
        <w:ind w:left="709"/>
        <w:contextualSpacing/>
        <w:jc w:val="both"/>
        <w:rPr>
          <w:rStyle w:val="markedcontent"/>
          <w:sz w:val="24"/>
          <w:szCs w:val="24"/>
        </w:rPr>
      </w:pPr>
      <w:r w:rsidRPr="001A4E3B">
        <w:rPr>
          <w:sz w:val="24"/>
          <w:szCs w:val="24"/>
        </w:rPr>
        <w:br/>
      </w:r>
      <w:r w:rsidRPr="001A4E3B">
        <w:rPr>
          <w:rStyle w:val="markedcontent"/>
          <w:sz w:val="24"/>
          <w:szCs w:val="24"/>
        </w:rPr>
        <w:t>3. Esta sección deberá completarse por las personas jurídicas y/o naturales de los</w:t>
      </w:r>
      <w:r w:rsidRPr="001A4E3B">
        <w:rPr>
          <w:sz w:val="24"/>
          <w:szCs w:val="24"/>
        </w:rPr>
        <w:br/>
      </w:r>
      <w:r w:rsidRPr="001A4E3B">
        <w:rPr>
          <w:rStyle w:val="markedcontent"/>
          <w:sz w:val="24"/>
          <w:szCs w:val="24"/>
        </w:rPr>
        <w:lastRenderedPageBreak/>
        <w:t>compromisos de asociación o consorcio, y el procurador común de las asociaciones o consorcios constituidos. En estos casos, las personas naturales y/o partícipes, deberán suscribir la declaración de manera individualizada.</w:t>
      </w:r>
    </w:p>
    <w:p w14:paraId="6170F7D5" w14:textId="77777777" w:rsidR="00BE6FAC" w:rsidRPr="001A4E3B" w:rsidRDefault="00BE6FAC" w:rsidP="00BE6FAC">
      <w:pPr>
        <w:pStyle w:val="Standard"/>
        <w:spacing w:line="276" w:lineRule="auto"/>
        <w:ind w:left="709"/>
        <w:contextualSpacing/>
        <w:jc w:val="both"/>
        <w:rPr>
          <w:rStyle w:val="markedcontent"/>
          <w:sz w:val="24"/>
          <w:szCs w:val="24"/>
        </w:rPr>
      </w:pPr>
    </w:p>
    <w:p w14:paraId="45E0A0D0" w14:textId="77777777" w:rsidR="00BE6FAC" w:rsidRPr="001A4E3B" w:rsidRDefault="00BE6FAC" w:rsidP="00BE6FAC">
      <w:pPr>
        <w:pStyle w:val="Standard"/>
        <w:spacing w:line="276" w:lineRule="auto"/>
        <w:ind w:left="709"/>
        <w:contextualSpacing/>
        <w:jc w:val="both"/>
        <w:rPr>
          <w:b/>
          <w:sz w:val="24"/>
          <w:szCs w:val="24"/>
          <w:lang w:eastAsia="hi-IN" w:bidi="hi-IN"/>
        </w:rPr>
      </w:pPr>
      <w:r w:rsidRPr="001A4E3B">
        <w:rPr>
          <w:rStyle w:val="markedcontent"/>
          <w:sz w:val="24"/>
          <w:szCs w:val="24"/>
        </w:rPr>
        <w:t>4. La falta de presentación de esta declaración será causa de rechazo y descalificación de la oferta.</w:t>
      </w:r>
    </w:p>
    <w:p w14:paraId="55861DC2" w14:textId="77777777" w:rsidR="00BE6FAC" w:rsidRDefault="00BE6FAC" w:rsidP="00BE6FAC">
      <w:pPr>
        <w:rPr>
          <w:rFonts w:eastAsia="Times New Roman"/>
          <w:b/>
          <w:lang w:eastAsia="hi-IN" w:bidi="hi-IN"/>
        </w:rPr>
      </w:pPr>
    </w:p>
    <w:p w14:paraId="15307F49" w14:textId="77777777" w:rsidR="00BE6FAC" w:rsidRDefault="00BE6FAC" w:rsidP="00BE6FAC">
      <w:pPr>
        <w:rPr>
          <w:rFonts w:eastAsia="Times New Roman"/>
          <w:b/>
          <w:lang w:eastAsia="hi-IN" w:bidi="hi-IN"/>
        </w:rPr>
      </w:pPr>
    </w:p>
    <w:p w14:paraId="008FC4E7" w14:textId="77777777" w:rsidR="00BE6FAC" w:rsidRDefault="00BE6FAC" w:rsidP="00BE6FAC">
      <w:pPr>
        <w:rPr>
          <w:rFonts w:eastAsia="Times New Roman"/>
          <w:b/>
          <w:lang w:eastAsia="hi-IN" w:bidi="hi-IN"/>
        </w:rPr>
      </w:pPr>
    </w:p>
    <w:p w14:paraId="268179EE" w14:textId="77777777" w:rsidR="00BE6FAC" w:rsidRDefault="00BE6FAC" w:rsidP="00BE6FAC">
      <w:pPr>
        <w:rPr>
          <w:rFonts w:eastAsia="Times New Roman"/>
          <w:b/>
          <w:lang w:eastAsia="hi-IN" w:bidi="hi-IN"/>
        </w:rPr>
      </w:pPr>
    </w:p>
    <w:p w14:paraId="502F7927" w14:textId="77777777" w:rsidR="00BE6FAC" w:rsidRDefault="00BE6FAC" w:rsidP="00BE6FAC">
      <w:pPr>
        <w:rPr>
          <w:rFonts w:eastAsia="Times New Roman"/>
          <w:b/>
          <w:lang w:eastAsia="hi-IN" w:bidi="hi-IN"/>
        </w:rPr>
      </w:pPr>
    </w:p>
    <w:p w14:paraId="48479C68" w14:textId="77777777" w:rsidR="00BE6FAC" w:rsidRDefault="00BE6FAC" w:rsidP="00BE6FAC">
      <w:pPr>
        <w:rPr>
          <w:rFonts w:eastAsia="Times New Roman"/>
          <w:b/>
          <w:lang w:eastAsia="hi-IN" w:bidi="hi-IN"/>
        </w:rPr>
      </w:pPr>
    </w:p>
    <w:p w14:paraId="7E480BA8" w14:textId="77777777" w:rsidR="00BE6FAC" w:rsidRDefault="00BE6FAC" w:rsidP="00BE6FAC">
      <w:pPr>
        <w:rPr>
          <w:rFonts w:eastAsia="Times New Roman"/>
          <w:b/>
          <w:lang w:eastAsia="hi-IN" w:bidi="hi-IN"/>
        </w:rPr>
      </w:pPr>
    </w:p>
    <w:p w14:paraId="2CF42FFB" w14:textId="77777777" w:rsidR="00BE6FAC" w:rsidRDefault="00BE6FAC" w:rsidP="00BE6FAC">
      <w:pPr>
        <w:rPr>
          <w:rFonts w:eastAsia="Times New Roman"/>
          <w:b/>
          <w:lang w:eastAsia="hi-IN" w:bidi="hi-IN"/>
        </w:rPr>
      </w:pPr>
    </w:p>
    <w:p w14:paraId="2EE18514" w14:textId="77777777" w:rsidR="00BE6FAC" w:rsidRDefault="00BE6FAC" w:rsidP="00BE6FAC">
      <w:pPr>
        <w:rPr>
          <w:rFonts w:eastAsia="Times New Roman"/>
          <w:b/>
          <w:lang w:eastAsia="hi-IN" w:bidi="hi-IN"/>
        </w:rPr>
      </w:pPr>
    </w:p>
    <w:p w14:paraId="1CBB2264" w14:textId="77777777" w:rsidR="00BE6FAC" w:rsidRDefault="00BE6FAC" w:rsidP="00BE6FAC">
      <w:pPr>
        <w:rPr>
          <w:rFonts w:eastAsia="Times New Roman"/>
          <w:b/>
          <w:lang w:eastAsia="hi-IN" w:bidi="hi-IN"/>
        </w:rPr>
      </w:pPr>
    </w:p>
    <w:p w14:paraId="52230CCD" w14:textId="77777777" w:rsidR="00BE6FAC" w:rsidRDefault="00BE6FAC" w:rsidP="00BE6FAC">
      <w:pPr>
        <w:rPr>
          <w:rFonts w:eastAsia="Times New Roman"/>
          <w:b/>
          <w:lang w:eastAsia="hi-IN" w:bidi="hi-IN"/>
        </w:rPr>
      </w:pPr>
    </w:p>
    <w:p w14:paraId="25AEF056" w14:textId="77777777" w:rsidR="00BE6FAC" w:rsidRDefault="00BE6FAC" w:rsidP="00BE6FAC">
      <w:pPr>
        <w:rPr>
          <w:rFonts w:eastAsia="Times New Roman"/>
          <w:b/>
          <w:lang w:eastAsia="hi-IN" w:bidi="hi-IN"/>
        </w:rPr>
      </w:pPr>
    </w:p>
    <w:p w14:paraId="4346E13E" w14:textId="77777777" w:rsidR="00BE6FAC" w:rsidRDefault="00BE6FAC" w:rsidP="00BE6FAC">
      <w:pPr>
        <w:rPr>
          <w:rFonts w:eastAsia="Times New Roman"/>
          <w:b/>
          <w:lang w:eastAsia="hi-IN" w:bidi="hi-IN"/>
        </w:rPr>
      </w:pPr>
    </w:p>
    <w:p w14:paraId="113BE4BD" w14:textId="77777777" w:rsidR="00BE6FAC" w:rsidRDefault="00BE6FAC" w:rsidP="00BE6FAC">
      <w:pPr>
        <w:rPr>
          <w:rFonts w:eastAsia="Times New Roman"/>
          <w:b/>
          <w:lang w:eastAsia="hi-IN" w:bidi="hi-IN"/>
        </w:rPr>
      </w:pPr>
    </w:p>
    <w:p w14:paraId="41C2D8A3" w14:textId="77777777" w:rsidR="00BE6FAC" w:rsidRDefault="00BE6FAC" w:rsidP="00BE6FAC">
      <w:pPr>
        <w:rPr>
          <w:rFonts w:eastAsia="Times New Roman"/>
          <w:b/>
          <w:lang w:eastAsia="hi-IN" w:bidi="hi-IN"/>
        </w:rPr>
      </w:pPr>
    </w:p>
    <w:p w14:paraId="6AFDC4F9" w14:textId="77777777" w:rsidR="00BE6FAC" w:rsidRDefault="00BE6FAC" w:rsidP="00BE6FAC">
      <w:pPr>
        <w:rPr>
          <w:rFonts w:eastAsia="Times New Roman"/>
          <w:b/>
          <w:lang w:eastAsia="hi-IN" w:bidi="hi-IN"/>
        </w:rPr>
      </w:pPr>
    </w:p>
    <w:p w14:paraId="247A638B" w14:textId="77777777" w:rsidR="00BE6FAC" w:rsidRDefault="00BE6FAC" w:rsidP="00BE6FAC">
      <w:pPr>
        <w:rPr>
          <w:rFonts w:eastAsia="Times New Roman"/>
          <w:b/>
          <w:lang w:eastAsia="hi-IN" w:bidi="hi-IN"/>
        </w:rPr>
      </w:pPr>
    </w:p>
    <w:p w14:paraId="0649924F" w14:textId="77777777" w:rsidR="00BE6FAC" w:rsidRDefault="00BE6FAC" w:rsidP="00BE6FAC">
      <w:pPr>
        <w:rPr>
          <w:rFonts w:eastAsia="Times New Roman"/>
          <w:b/>
          <w:lang w:eastAsia="hi-IN" w:bidi="hi-IN"/>
        </w:rPr>
      </w:pPr>
    </w:p>
    <w:p w14:paraId="4F7E86C3" w14:textId="77777777" w:rsidR="00BE6FAC" w:rsidRDefault="00BE6FAC" w:rsidP="00BE6FAC">
      <w:pPr>
        <w:rPr>
          <w:rFonts w:eastAsia="Times New Roman"/>
          <w:b/>
          <w:lang w:eastAsia="hi-IN" w:bidi="hi-IN"/>
        </w:rPr>
      </w:pPr>
    </w:p>
    <w:p w14:paraId="4404CB2B" w14:textId="77777777" w:rsidR="00BE6FAC" w:rsidRDefault="00BE6FAC" w:rsidP="00BE6FAC">
      <w:pPr>
        <w:rPr>
          <w:rFonts w:eastAsia="Times New Roman"/>
          <w:b/>
          <w:lang w:eastAsia="hi-IN" w:bidi="hi-IN"/>
        </w:rPr>
      </w:pPr>
    </w:p>
    <w:p w14:paraId="06F312C8" w14:textId="77777777" w:rsidR="00BE6FAC" w:rsidRDefault="00BE6FAC" w:rsidP="00BE6FAC">
      <w:pPr>
        <w:rPr>
          <w:rFonts w:eastAsia="Times New Roman"/>
          <w:b/>
          <w:lang w:eastAsia="hi-IN" w:bidi="hi-IN"/>
        </w:rPr>
      </w:pPr>
    </w:p>
    <w:p w14:paraId="3624342F" w14:textId="77777777" w:rsidR="00BE6FAC" w:rsidRDefault="00BE6FAC" w:rsidP="00BE6FAC">
      <w:pPr>
        <w:rPr>
          <w:rFonts w:eastAsia="Times New Roman"/>
          <w:b/>
          <w:lang w:eastAsia="hi-IN" w:bidi="hi-IN"/>
        </w:rPr>
      </w:pPr>
    </w:p>
    <w:p w14:paraId="25F2CB63" w14:textId="77777777" w:rsidR="00BE6FAC" w:rsidRDefault="00BE6FAC" w:rsidP="00BE6FAC">
      <w:pPr>
        <w:rPr>
          <w:rFonts w:eastAsia="Times New Roman"/>
          <w:b/>
          <w:lang w:eastAsia="hi-IN" w:bidi="hi-IN"/>
        </w:rPr>
      </w:pPr>
    </w:p>
    <w:p w14:paraId="6E716669" w14:textId="77777777" w:rsidR="00BE6FAC" w:rsidRDefault="00BE6FAC" w:rsidP="00BE6FAC">
      <w:pPr>
        <w:rPr>
          <w:rFonts w:eastAsia="Times New Roman"/>
          <w:b/>
          <w:lang w:eastAsia="hi-IN" w:bidi="hi-IN"/>
        </w:rPr>
      </w:pPr>
    </w:p>
    <w:p w14:paraId="0F72B4FF" w14:textId="77777777" w:rsidR="00BE6FAC" w:rsidRDefault="00BE6FAC" w:rsidP="00BE6FAC">
      <w:pPr>
        <w:rPr>
          <w:rFonts w:eastAsia="Times New Roman"/>
          <w:b/>
          <w:lang w:eastAsia="hi-IN" w:bidi="hi-IN"/>
        </w:rPr>
      </w:pPr>
    </w:p>
    <w:p w14:paraId="3E964F03" w14:textId="77777777" w:rsidR="00BE6FAC" w:rsidRDefault="00BE6FAC" w:rsidP="00BE6FAC">
      <w:pPr>
        <w:rPr>
          <w:rFonts w:eastAsia="Times New Roman"/>
          <w:b/>
          <w:lang w:eastAsia="hi-IN" w:bidi="hi-IN"/>
        </w:rPr>
      </w:pPr>
    </w:p>
    <w:p w14:paraId="2761FEA8" w14:textId="77777777" w:rsidR="00BE6FAC" w:rsidRDefault="00BE6FAC" w:rsidP="00BE6FAC">
      <w:pPr>
        <w:rPr>
          <w:rFonts w:eastAsia="Times New Roman"/>
          <w:b/>
          <w:lang w:eastAsia="hi-IN" w:bidi="hi-IN"/>
        </w:rPr>
      </w:pPr>
    </w:p>
    <w:p w14:paraId="75734154" w14:textId="77777777" w:rsidR="00BE6FAC" w:rsidRDefault="00BE6FAC" w:rsidP="00BE6FAC">
      <w:pPr>
        <w:rPr>
          <w:rFonts w:eastAsia="Times New Roman"/>
          <w:b/>
          <w:lang w:eastAsia="hi-IN" w:bidi="hi-IN"/>
        </w:rPr>
      </w:pPr>
    </w:p>
    <w:p w14:paraId="619E2C99" w14:textId="77777777" w:rsidR="00BE6FAC" w:rsidRDefault="00BE6FAC" w:rsidP="00BE6FAC">
      <w:pPr>
        <w:rPr>
          <w:rFonts w:eastAsia="Times New Roman"/>
          <w:b/>
          <w:lang w:eastAsia="hi-IN" w:bidi="hi-IN"/>
        </w:rPr>
      </w:pPr>
    </w:p>
    <w:p w14:paraId="0C21D7CE" w14:textId="77777777" w:rsidR="00BE6FAC" w:rsidRDefault="00BE6FAC" w:rsidP="00BE6FAC">
      <w:pPr>
        <w:rPr>
          <w:rFonts w:eastAsia="Times New Roman"/>
          <w:b/>
          <w:lang w:eastAsia="hi-IN" w:bidi="hi-IN"/>
        </w:rPr>
      </w:pPr>
    </w:p>
    <w:p w14:paraId="62D0F4B2" w14:textId="77777777" w:rsidR="008A114A" w:rsidRDefault="008A114A" w:rsidP="00BE6FAC">
      <w:pPr>
        <w:rPr>
          <w:rFonts w:eastAsia="Times New Roman"/>
          <w:b/>
          <w:lang w:eastAsia="hi-IN" w:bidi="hi-IN"/>
        </w:rPr>
      </w:pPr>
    </w:p>
    <w:p w14:paraId="3CE3E4EA" w14:textId="77777777" w:rsidR="008A114A" w:rsidRDefault="008A114A" w:rsidP="00BE6FAC">
      <w:pPr>
        <w:rPr>
          <w:rFonts w:eastAsia="Times New Roman"/>
          <w:b/>
          <w:lang w:eastAsia="hi-IN" w:bidi="hi-IN"/>
        </w:rPr>
      </w:pPr>
    </w:p>
    <w:p w14:paraId="42769DCC" w14:textId="77777777" w:rsidR="008A114A" w:rsidRDefault="008A114A" w:rsidP="00BE6FAC">
      <w:pPr>
        <w:rPr>
          <w:rFonts w:eastAsia="Times New Roman"/>
          <w:b/>
          <w:lang w:eastAsia="hi-IN" w:bidi="hi-IN"/>
        </w:rPr>
      </w:pPr>
    </w:p>
    <w:p w14:paraId="503F5BCF" w14:textId="77777777" w:rsidR="008A114A" w:rsidRDefault="008A114A" w:rsidP="00BE6FAC">
      <w:pPr>
        <w:rPr>
          <w:rFonts w:eastAsia="Times New Roman"/>
          <w:b/>
          <w:lang w:eastAsia="hi-IN" w:bidi="hi-IN"/>
        </w:rPr>
      </w:pPr>
    </w:p>
    <w:p w14:paraId="2D3062D6" w14:textId="77777777" w:rsidR="008A114A" w:rsidRDefault="008A114A" w:rsidP="00BE6FAC">
      <w:pPr>
        <w:rPr>
          <w:rFonts w:eastAsia="Times New Roman"/>
          <w:b/>
          <w:lang w:eastAsia="hi-IN" w:bidi="hi-IN"/>
        </w:rPr>
      </w:pPr>
    </w:p>
    <w:p w14:paraId="74ED0AF9" w14:textId="77777777" w:rsidR="008A114A" w:rsidRDefault="008A114A" w:rsidP="00BE6FAC">
      <w:pPr>
        <w:rPr>
          <w:rFonts w:eastAsia="Times New Roman"/>
          <w:b/>
          <w:lang w:eastAsia="hi-IN" w:bidi="hi-IN"/>
        </w:rPr>
      </w:pPr>
    </w:p>
    <w:p w14:paraId="37565FF4" w14:textId="77777777" w:rsidR="008A114A" w:rsidRDefault="008A114A" w:rsidP="00BE6FAC">
      <w:pPr>
        <w:rPr>
          <w:rFonts w:eastAsia="Times New Roman"/>
          <w:b/>
          <w:lang w:eastAsia="hi-IN" w:bidi="hi-IN"/>
        </w:rPr>
      </w:pPr>
    </w:p>
    <w:p w14:paraId="6A88B06E" w14:textId="77777777" w:rsidR="008A114A" w:rsidRDefault="008A114A" w:rsidP="00BE6FAC">
      <w:pPr>
        <w:rPr>
          <w:rFonts w:eastAsia="Times New Roman"/>
          <w:b/>
          <w:lang w:eastAsia="hi-IN" w:bidi="hi-IN"/>
        </w:rPr>
      </w:pPr>
    </w:p>
    <w:p w14:paraId="320394FF" w14:textId="77777777" w:rsidR="008A114A" w:rsidRDefault="008A114A" w:rsidP="00BE6FAC">
      <w:pPr>
        <w:rPr>
          <w:rFonts w:eastAsia="Times New Roman"/>
          <w:b/>
          <w:lang w:eastAsia="hi-IN" w:bidi="hi-IN"/>
        </w:rPr>
      </w:pPr>
    </w:p>
    <w:p w14:paraId="62172C6B" w14:textId="77777777" w:rsidR="008A114A" w:rsidRDefault="008A114A" w:rsidP="00BE6FAC">
      <w:pPr>
        <w:rPr>
          <w:rFonts w:eastAsia="Times New Roman"/>
          <w:b/>
          <w:lang w:eastAsia="hi-IN" w:bidi="hi-IN"/>
        </w:rPr>
      </w:pPr>
    </w:p>
    <w:p w14:paraId="350D3931" w14:textId="77777777" w:rsidR="008A114A" w:rsidRDefault="008A114A" w:rsidP="00BE6FAC">
      <w:pPr>
        <w:rPr>
          <w:rFonts w:eastAsia="Times New Roman"/>
          <w:b/>
          <w:lang w:eastAsia="hi-IN" w:bidi="hi-IN"/>
        </w:rPr>
      </w:pPr>
    </w:p>
    <w:p w14:paraId="5FD96E89" w14:textId="77777777" w:rsidR="008A114A" w:rsidRDefault="008A114A" w:rsidP="00BE6FAC">
      <w:pPr>
        <w:rPr>
          <w:rFonts w:eastAsia="Times New Roman"/>
          <w:b/>
          <w:lang w:eastAsia="hi-IN" w:bidi="hi-IN"/>
        </w:rPr>
      </w:pPr>
    </w:p>
    <w:p w14:paraId="485AC205" w14:textId="77777777" w:rsidR="008A114A" w:rsidRDefault="008A114A" w:rsidP="00BE6FAC">
      <w:pPr>
        <w:rPr>
          <w:rFonts w:eastAsia="Times New Roman"/>
          <w:b/>
          <w:lang w:eastAsia="hi-IN" w:bidi="hi-IN"/>
        </w:rPr>
      </w:pPr>
    </w:p>
    <w:p w14:paraId="0960B4BC" w14:textId="77777777" w:rsidR="00BE6FAC" w:rsidRPr="008165D6" w:rsidRDefault="00BE6FAC" w:rsidP="00BE6FAC">
      <w:pPr>
        <w:rPr>
          <w:rFonts w:eastAsia="Times New Roman"/>
          <w:b/>
          <w:lang w:eastAsia="hi-IN" w:bidi="hi-IN"/>
        </w:rPr>
      </w:pPr>
      <w:r>
        <w:rPr>
          <w:rFonts w:eastAsia="Times New Roman"/>
          <w:b/>
          <w:lang w:eastAsia="hi-IN" w:bidi="hi-IN"/>
        </w:rPr>
        <w:lastRenderedPageBreak/>
        <w:t>1</w:t>
      </w:r>
      <w:r w:rsidRPr="008165D6">
        <w:rPr>
          <w:rFonts w:eastAsia="Times New Roman"/>
          <w:b/>
          <w:lang w:eastAsia="hi-IN" w:bidi="hi-IN"/>
        </w:rPr>
        <w:t>.4</w:t>
      </w:r>
      <w:r w:rsidRPr="008165D6">
        <w:rPr>
          <w:rFonts w:eastAsia="Times New Roman"/>
          <w:b/>
          <w:lang w:eastAsia="hi-IN" w:bidi="hi-IN"/>
        </w:rPr>
        <w:tab/>
        <w:t>SITUACIÓN FINANCIERA</w:t>
      </w:r>
    </w:p>
    <w:p w14:paraId="5E023AEE" w14:textId="77777777" w:rsidR="00BE6FAC" w:rsidRPr="008165D6" w:rsidRDefault="00BE6FAC" w:rsidP="00BE6FAC">
      <w:pPr>
        <w:ind w:left="15" w:right="45"/>
        <w:rPr>
          <w:rFonts w:eastAsia="Times New Roman"/>
          <w:lang w:eastAsia="hi-IN" w:bidi="hi-IN"/>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53"/>
        <w:gridCol w:w="2422"/>
        <w:gridCol w:w="4419"/>
      </w:tblGrid>
      <w:tr w:rsidR="00BE6FAC" w14:paraId="270F07F5" w14:textId="77777777" w:rsidTr="00F20237">
        <w:trPr>
          <w:trHeight w:val="206"/>
        </w:trPr>
        <w:tc>
          <w:tcPr>
            <w:tcW w:w="717" w:type="pct"/>
            <w:shd w:val="clear" w:color="auto" w:fill="F1F1F1"/>
          </w:tcPr>
          <w:p w14:paraId="169BA3DD" w14:textId="77777777" w:rsidR="00BE6FAC" w:rsidRDefault="00BE6FAC" w:rsidP="00F20237">
            <w:pPr>
              <w:pStyle w:val="TableParagraph"/>
              <w:spacing w:line="186" w:lineRule="exact"/>
              <w:ind w:left="107"/>
              <w:rPr>
                <w:rFonts w:ascii="Calibri" w:hAnsi="Calibri"/>
                <w:b/>
              </w:rPr>
            </w:pPr>
            <w:r>
              <w:rPr>
                <w:rFonts w:ascii="Calibri" w:hAnsi="Calibri"/>
                <w:b/>
              </w:rPr>
              <w:t>Índice</w:t>
            </w:r>
          </w:p>
        </w:tc>
        <w:tc>
          <w:tcPr>
            <w:tcW w:w="1554" w:type="pct"/>
            <w:shd w:val="clear" w:color="auto" w:fill="F1F1F1"/>
          </w:tcPr>
          <w:p w14:paraId="6BEA223C" w14:textId="77777777" w:rsidR="00BE6FAC" w:rsidRDefault="00BE6FAC" w:rsidP="00F20237">
            <w:pPr>
              <w:pStyle w:val="TableParagraph"/>
              <w:spacing w:line="186" w:lineRule="exact"/>
              <w:ind w:left="107"/>
              <w:rPr>
                <w:rFonts w:ascii="Calibri" w:hAnsi="Calibri"/>
                <w:b/>
              </w:rPr>
            </w:pPr>
            <w:r>
              <w:rPr>
                <w:rFonts w:ascii="Calibri" w:hAnsi="Calibri"/>
                <w:b/>
              </w:rPr>
              <w:t>Indicador</w:t>
            </w:r>
            <w:r>
              <w:rPr>
                <w:rFonts w:ascii="Calibri" w:hAnsi="Calibri"/>
                <w:b/>
                <w:spacing w:val="-3"/>
              </w:rPr>
              <w:t xml:space="preserve"> </w:t>
            </w:r>
            <w:r>
              <w:rPr>
                <w:rFonts w:ascii="Calibri" w:hAnsi="Calibri"/>
                <w:b/>
              </w:rPr>
              <w:t>solicitado</w:t>
            </w:r>
          </w:p>
        </w:tc>
        <w:tc>
          <w:tcPr>
            <w:tcW w:w="2729" w:type="pct"/>
            <w:shd w:val="clear" w:color="auto" w:fill="F1F1F1"/>
          </w:tcPr>
          <w:p w14:paraId="1030468B" w14:textId="77777777" w:rsidR="00BE6FAC" w:rsidRDefault="00BE6FAC" w:rsidP="00F20237">
            <w:pPr>
              <w:pStyle w:val="TableParagraph"/>
              <w:spacing w:line="186" w:lineRule="exact"/>
              <w:ind w:left="107"/>
              <w:rPr>
                <w:rFonts w:ascii="Calibri" w:hAnsi="Calibri"/>
                <w:b/>
              </w:rPr>
            </w:pPr>
            <w:r>
              <w:rPr>
                <w:rFonts w:ascii="Calibri" w:hAnsi="Calibri"/>
                <w:b/>
              </w:rPr>
              <w:t>INDICADOR OFERTADO</w:t>
            </w:r>
          </w:p>
        </w:tc>
      </w:tr>
      <w:tr w:rsidR="00BE6FAC" w14:paraId="4AF54212" w14:textId="77777777" w:rsidTr="00F20237">
        <w:trPr>
          <w:trHeight w:val="621"/>
        </w:trPr>
        <w:tc>
          <w:tcPr>
            <w:tcW w:w="717" w:type="pct"/>
            <w:shd w:val="clear" w:color="auto" w:fill="auto"/>
          </w:tcPr>
          <w:p w14:paraId="06B10418" w14:textId="77777777" w:rsidR="00BE6FAC" w:rsidRDefault="00BE6FAC" w:rsidP="00F20237">
            <w:pPr>
              <w:pStyle w:val="TableParagraph"/>
              <w:spacing w:before="2"/>
              <w:ind w:left="107"/>
              <w:rPr>
                <w:rFonts w:ascii="Calibri" w:hAnsi="Calibri"/>
              </w:rPr>
            </w:pPr>
            <w:r>
              <w:rPr>
                <w:rFonts w:ascii="Calibri" w:hAnsi="Calibri"/>
              </w:rPr>
              <w:t>Solvencia*</w:t>
            </w:r>
          </w:p>
        </w:tc>
        <w:tc>
          <w:tcPr>
            <w:tcW w:w="1554" w:type="pct"/>
            <w:shd w:val="clear" w:color="auto" w:fill="auto"/>
          </w:tcPr>
          <w:p w14:paraId="4FF6C823" w14:textId="77777777" w:rsidR="00BE6FAC" w:rsidRDefault="00BE6FAC" w:rsidP="00F20237">
            <w:pPr>
              <w:pStyle w:val="TableParagraph"/>
              <w:spacing w:before="2"/>
              <w:ind w:left="107" w:right="87"/>
              <w:rPr>
                <w:rFonts w:ascii="Calibri" w:hAnsi="Calibri"/>
              </w:rPr>
            </w:pPr>
            <w:r>
              <w:rPr>
                <w:rFonts w:ascii="Calibri" w:hAnsi="Calibri"/>
              </w:rPr>
              <w:t>Activo</w:t>
            </w:r>
            <w:r>
              <w:rPr>
                <w:rFonts w:ascii="Calibri" w:hAnsi="Calibri"/>
                <w:spacing w:val="10"/>
              </w:rPr>
              <w:t xml:space="preserve"> </w:t>
            </w:r>
            <w:r>
              <w:rPr>
                <w:rFonts w:ascii="Calibri" w:hAnsi="Calibri"/>
              </w:rPr>
              <w:t>corriente</w:t>
            </w:r>
            <w:r>
              <w:rPr>
                <w:rFonts w:ascii="Calibri" w:hAnsi="Calibri"/>
                <w:spacing w:val="8"/>
              </w:rPr>
              <w:t xml:space="preserve"> </w:t>
            </w:r>
            <w:r>
              <w:rPr>
                <w:rFonts w:ascii="Calibri" w:hAnsi="Calibri"/>
              </w:rPr>
              <w:t>/</w:t>
            </w:r>
            <w:r>
              <w:rPr>
                <w:rFonts w:ascii="Calibri" w:hAnsi="Calibri"/>
                <w:spacing w:val="10"/>
              </w:rPr>
              <w:t xml:space="preserve"> </w:t>
            </w:r>
            <w:r>
              <w:rPr>
                <w:rFonts w:ascii="Calibri" w:hAnsi="Calibri"/>
              </w:rPr>
              <w:t>Pasivo</w:t>
            </w:r>
            <w:r>
              <w:rPr>
                <w:rFonts w:ascii="Calibri" w:hAnsi="Calibri"/>
                <w:spacing w:val="10"/>
              </w:rPr>
              <w:t xml:space="preserve"> </w:t>
            </w:r>
            <w:r>
              <w:rPr>
                <w:rFonts w:ascii="Calibri" w:hAnsi="Calibri"/>
              </w:rPr>
              <w:t>corriente</w:t>
            </w:r>
            <w:r>
              <w:rPr>
                <w:rFonts w:ascii="Calibri" w:hAnsi="Calibri"/>
                <w:spacing w:val="8"/>
              </w:rPr>
              <w:t xml:space="preserve"> </w:t>
            </w:r>
            <w:r>
              <w:rPr>
                <w:rFonts w:ascii="Calibri" w:hAnsi="Calibri"/>
              </w:rPr>
              <w:t>mayor</w:t>
            </w:r>
            <w:r>
              <w:rPr>
                <w:rFonts w:ascii="Calibri" w:hAnsi="Calibri"/>
                <w:spacing w:val="9"/>
              </w:rPr>
              <w:t xml:space="preserve"> </w:t>
            </w:r>
            <w:r>
              <w:rPr>
                <w:rFonts w:ascii="Calibri" w:hAnsi="Calibri"/>
              </w:rPr>
              <w:t>o</w:t>
            </w:r>
            <w:r>
              <w:rPr>
                <w:rFonts w:ascii="Calibri" w:hAnsi="Calibri"/>
                <w:spacing w:val="10"/>
              </w:rPr>
              <w:t xml:space="preserve"> </w:t>
            </w:r>
            <w:r>
              <w:rPr>
                <w:rFonts w:ascii="Calibri" w:hAnsi="Calibri"/>
              </w:rPr>
              <w:t>igual</w:t>
            </w:r>
            <w:r>
              <w:rPr>
                <w:rFonts w:ascii="Calibri" w:hAnsi="Calibri"/>
                <w:spacing w:val="-42"/>
              </w:rPr>
              <w:t xml:space="preserve"> </w:t>
            </w:r>
            <w:r>
              <w:rPr>
                <w:rFonts w:ascii="Calibri" w:hAnsi="Calibri"/>
              </w:rPr>
              <w:t>que</w:t>
            </w:r>
            <w:r>
              <w:rPr>
                <w:rFonts w:ascii="Calibri" w:hAnsi="Calibri"/>
                <w:spacing w:val="-2"/>
              </w:rPr>
              <w:t xml:space="preserve"> </w:t>
            </w:r>
            <w:r>
              <w:rPr>
                <w:rFonts w:ascii="Calibri" w:hAnsi="Calibri"/>
              </w:rPr>
              <w:t>1. Presentar</w:t>
            </w:r>
            <w:r>
              <w:rPr>
                <w:rFonts w:ascii="Calibri" w:hAnsi="Calibri"/>
                <w:spacing w:val="-2"/>
              </w:rPr>
              <w:t xml:space="preserve"> </w:t>
            </w:r>
            <w:r>
              <w:rPr>
                <w:rFonts w:ascii="Calibri" w:hAnsi="Calibri"/>
              </w:rPr>
              <w:t>declaración</w:t>
            </w:r>
            <w:r>
              <w:rPr>
                <w:rFonts w:ascii="Calibri" w:hAnsi="Calibri"/>
                <w:spacing w:val="1"/>
              </w:rPr>
              <w:t xml:space="preserve"> </w:t>
            </w:r>
            <w:r>
              <w:rPr>
                <w:rFonts w:ascii="Calibri" w:hAnsi="Calibri"/>
              </w:rPr>
              <w:t>del</w:t>
            </w:r>
            <w:r>
              <w:rPr>
                <w:rFonts w:ascii="Calibri" w:hAnsi="Calibri"/>
                <w:spacing w:val="-3"/>
              </w:rPr>
              <w:t xml:space="preserve"> </w:t>
            </w:r>
            <w:r>
              <w:rPr>
                <w:rFonts w:ascii="Calibri" w:hAnsi="Calibri"/>
              </w:rPr>
              <w:t>impuesto</w:t>
            </w:r>
            <w:r>
              <w:rPr>
                <w:rFonts w:ascii="Calibri" w:hAnsi="Calibri"/>
                <w:spacing w:val="1"/>
              </w:rPr>
              <w:t xml:space="preserve"> </w:t>
            </w:r>
            <w:r>
              <w:rPr>
                <w:rFonts w:ascii="Calibri" w:hAnsi="Calibri"/>
              </w:rPr>
              <w:t>a</w:t>
            </w:r>
          </w:p>
          <w:p w14:paraId="4968C221" w14:textId="77777777" w:rsidR="00BE6FAC" w:rsidRDefault="00BE6FAC" w:rsidP="00F20237">
            <w:pPr>
              <w:pStyle w:val="TableParagraph"/>
              <w:spacing w:line="185" w:lineRule="exact"/>
              <w:ind w:left="107"/>
              <w:rPr>
                <w:rFonts w:ascii="Calibri" w:hAnsi="Calibri"/>
              </w:rPr>
            </w:pPr>
            <w:r>
              <w:rPr>
                <w:rFonts w:ascii="Calibri" w:hAnsi="Calibri"/>
              </w:rPr>
              <w:t>la renta.</w:t>
            </w:r>
          </w:p>
        </w:tc>
        <w:tc>
          <w:tcPr>
            <w:tcW w:w="2729" w:type="pct"/>
            <w:shd w:val="clear" w:color="auto" w:fill="auto"/>
          </w:tcPr>
          <w:p w14:paraId="52EC368B" w14:textId="77777777" w:rsidR="00BE6FAC" w:rsidRDefault="00BE6FAC" w:rsidP="00F20237">
            <w:pPr>
              <w:pStyle w:val="TableParagraph"/>
              <w:spacing w:before="2"/>
              <w:ind w:left="107" w:right="87"/>
              <w:rPr>
                <w:rFonts w:ascii="Calibri" w:hAnsi="Calibri"/>
              </w:rPr>
            </w:pPr>
          </w:p>
        </w:tc>
      </w:tr>
      <w:tr w:rsidR="00BE6FAC" w14:paraId="3DFAF95B" w14:textId="77777777" w:rsidTr="00F20237">
        <w:trPr>
          <w:trHeight w:val="208"/>
        </w:trPr>
        <w:tc>
          <w:tcPr>
            <w:tcW w:w="717" w:type="pct"/>
            <w:shd w:val="clear" w:color="auto" w:fill="auto"/>
          </w:tcPr>
          <w:p w14:paraId="3DF482A2" w14:textId="77777777" w:rsidR="00BE6FAC" w:rsidRDefault="00BE6FAC" w:rsidP="00F20237">
            <w:pPr>
              <w:pStyle w:val="TableParagraph"/>
              <w:spacing w:line="188" w:lineRule="exact"/>
              <w:ind w:left="107"/>
              <w:rPr>
                <w:rFonts w:ascii="Calibri" w:hAnsi="Calibri"/>
              </w:rPr>
            </w:pPr>
            <w:r>
              <w:rPr>
                <w:rFonts w:ascii="Calibri" w:hAnsi="Calibri"/>
              </w:rPr>
              <w:t>Endeudamiento*</w:t>
            </w:r>
          </w:p>
        </w:tc>
        <w:tc>
          <w:tcPr>
            <w:tcW w:w="1554" w:type="pct"/>
            <w:shd w:val="clear" w:color="auto" w:fill="auto"/>
          </w:tcPr>
          <w:p w14:paraId="68444F60" w14:textId="77777777" w:rsidR="00BE6FAC" w:rsidRDefault="00BE6FAC" w:rsidP="00F20237">
            <w:pPr>
              <w:pStyle w:val="TableParagraph"/>
              <w:spacing w:line="188" w:lineRule="exact"/>
              <w:ind w:left="107"/>
              <w:rPr>
                <w:rFonts w:ascii="Calibri" w:hAnsi="Calibri"/>
              </w:rPr>
            </w:pPr>
            <w:r>
              <w:rPr>
                <w:rFonts w:ascii="Calibri" w:hAnsi="Calibri"/>
              </w:rPr>
              <w:t>Pasivo</w:t>
            </w:r>
            <w:r>
              <w:rPr>
                <w:rFonts w:ascii="Calibri" w:hAnsi="Calibri"/>
                <w:spacing w:val="-1"/>
              </w:rPr>
              <w:t xml:space="preserve"> </w:t>
            </w:r>
            <w:r>
              <w:rPr>
                <w:rFonts w:ascii="Calibri" w:hAnsi="Calibri"/>
              </w:rPr>
              <w:t>total</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Patrimonio menor</w:t>
            </w:r>
            <w:r>
              <w:rPr>
                <w:rFonts w:ascii="Calibri" w:hAnsi="Calibri"/>
                <w:spacing w:val="-4"/>
              </w:rPr>
              <w:t xml:space="preserve"> </w:t>
            </w:r>
            <w:r>
              <w:rPr>
                <w:rFonts w:ascii="Calibri" w:hAnsi="Calibri"/>
              </w:rPr>
              <w:t>que</w:t>
            </w:r>
            <w:r>
              <w:rPr>
                <w:rFonts w:ascii="Calibri" w:hAnsi="Calibri"/>
                <w:spacing w:val="-2"/>
              </w:rPr>
              <w:t xml:space="preserve"> </w:t>
            </w:r>
            <w:r>
              <w:rPr>
                <w:rFonts w:ascii="Calibri" w:hAnsi="Calibri"/>
              </w:rPr>
              <w:t>1,5.</w:t>
            </w:r>
          </w:p>
        </w:tc>
        <w:tc>
          <w:tcPr>
            <w:tcW w:w="2729" w:type="pct"/>
            <w:shd w:val="clear" w:color="auto" w:fill="auto"/>
          </w:tcPr>
          <w:p w14:paraId="1FA5FD81" w14:textId="77777777" w:rsidR="00BE6FAC" w:rsidRDefault="00BE6FAC" w:rsidP="00F20237">
            <w:pPr>
              <w:pStyle w:val="TableParagraph"/>
              <w:spacing w:line="188" w:lineRule="exact"/>
              <w:ind w:left="107"/>
              <w:rPr>
                <w:rFonts w:ascii="Calibri" w:hAnsi="Calibri"/>
              </w:rPr>
            </w:pPr>
          </w:p>
        </w:tc>
      </w:tr>
    </w:tbl>
    <w:p w14:paraId="603CFA70" w14:textId="77777777" w:rsidR="00BE6FAC" w:rsidRPr="008165D6" w:rsidRDefault="00BE6FAC" w:rsidP="00BE6FAC">
      <w:pPr>
        <w:ind w:left="15" w:right="45"/>
        <w:rPr>
          <w:rFonts w:eastAsia="Times New Roman"/>
          <w:lang w:eastAsia="hi-IN" w:bidi="hi-IN"/>
        </w:rPr>
      </w:pPr>
    </w:p>
    <w:p w14:paraId="1E60877C" w14:textId="77777777" w:rsidR="00BE6FAC" w:rsidRPr="008165D6" w:rsidRDefault="00BE6FAC" w:rsidP="00BE6FAC">
      <w:pPr>
        <w:ind w:left="15" w:right="45"/>
        <w:rPr>
          <w:rFonts w:eastAsia="Times New Roman"/>
          <w:lang w:eastAsia="hi-IN" w:bidi="hi-IN"/>
        </w:rPr>
      </w:pPr>
    </w:p>
    <w:p w14:paraId="783A6FFE" w14:textId="77777777" w:rsidR="00BE6FAC" w:rsidRPr="008165D6" w:rsidRDefault="00BE6FAC" w:rsidP="00BE6FAC">
      <w:pPr>
        <w:ind w:left="15" w:right="45"/>
        <w:jc w:val="right"/>
        <w:rPr>
          <w:rFonts w:eastAsia="Times New Roman"/>
          <w:b/>
          <w:spacing w:val="-2"/>
          <w:lang w:eastAsia="hi-IN" w:bidi="hi-IN"/>
        </w:rPr>
      </w:pPr>
      <w:r w:rsidRPr="008165D6">
        <w:rPr>
          <w:rFonts w:eastAsia="Times New Roman"/>
          <w:b/>
          <w:spacing w:val="-2"/>
          <w:lang w:eastAsia="hi-IN" w:bidi="hi-IN"/>
        </w:rPr>
        <w:t xml:space="preserve"> Hoja.... de</w:t>
      </w:r>
      <w:proofErr w:type="gramStart"/>
      <w:r w:rsidRPr="008165D6">
        <w:rPr>
          <w:rFonts w:eastAsia="Times New Roman"/>
          <w:b/>
          <w:spacing w:val="-2"/>
          <w:lang w:eastAsia="hi-IN" w:bidi="hi-IN"/>
        </w:rPr>
        <w:t xml:space="preserve"> ....</w:t>
      </w:r>
      <w:proofErr w:type="gramEnd"/>
      <w:r w:rsidRPr="008165D6">
        <w:rPr>
          <w:rFonts w:eastAsia="Times New Roman"/>
          <w:b/>
          <w:spacing w:val="-2"/>
          <w:lang w:eastAsia="hi-IN" w:bidi="hi-IN"/>
        </w:rPr>
        <w:t>.</w:t>
      </w:r>
    </w:p>
    <w:p w14:paraId="74E75C34" w14:textId="77777777" w:rsidR="00BE6FAC" w:rsidRPr="008165D6" w:rsidRDefault="00BE6FAC" w:rsidP="00BE6FAC">
      <w:pPr>
        <w:tabs>
          <w:tab w:val="left" w:pos="-540"/>
        </w:tabs>
        <w:ind w:left="15" w:right="45"/>
        <w:jc w:val="center"/>
        <w:rPr>
          <w:rFonts w:eastAsia="Times New Roman"/>
          <w:b/>
          <w:lang w:eastAsia="hi-IN" w:bidi="hi-IN"/>
        </w:rPr>
      </w:pPr>
    </w:p>
    <w:p w14:paraId="6AC93DAF" w14:textId="77777777" w:rsidR="00BE6FAC" w:rsidRPr="008165D6" w:rsidRDefault="00BE6FAC" w:rsidP="00BE6FAC">
      <w:pPr>
        <w:tabs>
          <w:tab w:val="left" w:pos="-540"/>
        </w:tabs>
        <w:ind w:left="15" w:right="45"/>
        <w:jc w:val="center"/>
        <w:rPr>
          <w:rFonts w:eastAsia="Times New Roman"/>
          <w:lang w:eastAsia="hi-IN" w:bidi="hi-IN"/>
        </w:rPr>
      </w:pPr>
    </w:p>
    <w:p w14:paraId="45505A16" w14:textId="77777777" w:rsidR="00BE6FAC" w:rsidRPr="008165D6" w:rsidRDefault="00BE6FAC" w:rsidP="00BE6FAC">
      <w:pPr>
        <w:tabs>
          <w:tab w:val="center" w:pos="2164"/>
        </w:tabs>
        <w:ind w:left="15" w:right="45"/>
        <w:jc w:val="both"/>
        <w:rPr>
          <w:rFonts w:eastAsia="Times New Roman"/>
          <w:i/>
          <w:iCs/>
          <w:spacing w:val="-2"/>
          <w:lang w:eastAsia="hi-IN" w:bidi="hi-IN"/>
        </w:rPr>
      </w:pPr>
      <w:r w:rsidRPr="008165D6">
        <w:rPr>
          <w:rFonts w:eastAsia="Times New Roman"/>
          <w:i/>
          <w:iCs/>
          <w:spacing w:val="-2"/>
          <w:lang w:eastAsia="hi-IN" w:bidi="hi-IN"/>
        </w:rPr>
        <w:t>(Nota: Se deberá presentar la declaración de impuesto a la renta del ejercicio fiscal inmediato anterior que fue entregada al Servicio de Rentas Internas SRI.)</w:t>
      </w:r>
    </w:p>
    <w:p w14:paraId="369CCD0B" w14:textId="77777777" w:rsidR="00BE6FAC" w:rsidRPr="008165D6" w:rsidRDefault="00BE6FAC" w:rsidP="00BE6FAC">
      <w:pPr>
        <w:tabs>
          <w:tab w:val="center" w:pos="2164"/>
        </w:tabs>
        <w:ind w:left="15" w:right="45"/>
        <w:jc w:val="both"/>
        <w:rPr>
          <w:rFonts w:eastAsia="Times New Roman"/>
          <w:i/>
          <w:iCs/>
          <w:spacing w:val="-2"/>
          <w:lang w:eastAsia="hi-IN" w:bidi="hi-IN"/>
        </w:rPr>
      </w:pPr>
    </w:p>
    <w:p w14:paraId="3872EAAD" w14:textId="77777777" w:rsidR="00BE6FAC" w:rsidRPr="008165D6" w:rsidRDefault="00BE6FAC" w:rsidP="00BE6FAC">
      <w:pPr>
        <w:tabs>
          <w:tab w:val="center" w:pos="2164"/>
        </w:tabs>
        <w:ind w:left="15" w:right="45"/>
        <w:jc w:val="both"/>
        <w:rPr>
          <w:rFonts w:eastAsia="Times New Roman"/>
          <w:lang w:eastAsia="hi-IN" w:bidi="hi-IN"/>
        </w:rPr>
      </w:pPr>
    </w:p>
    <w:p w14:paraId="2BA1B3DC" w14:textId="77777777" w:rsidR="00BE6FAC" w:rsidRDefault="00BE6FAC" w:rsidP="00BE6FAC">
      <w:pPr>
        <w:ind w:left="15" w:right="45"/>
        <w:rPr>
          <w:rFonts w:eastAsia="Times New Roman"/>
          <w:b/>
          <w:lang w:eastAsia="hi-IN" w:bidi="hi-IN"/>
        </w:rPr>
      </w:pPr>
    </w:p>
    <w:p w14:paraId="757DBD8F" w14:textId="77777777" w:rsidR="00BE6FAC" w:rsidRDefault="00BE6FAC" w:rsidP="00BE6FAC">
      <w:pPr>
        <w:ind w:left="15" w:right="45"/>
        <w:rPr>
          <w:rFonts w:eastAsia="Times New Roman"/>
          <w:b/>
          <w:lang w:eastAsia="hi-IN" w:bidi="hi-IN"/>
        </w:rPr>
      </w:pPr>
    </w:p>
    <w:p w14:paraId="73DE1174" w14:textId="77777777" w:rsidR="00BE6FAC" w:rsidRDefault="00BE6FAC" w:rsidP="00BE6FAC">
      <w:pPr>
        <w:ind w:left="15" w:right="45"/>
        <w:rPr>
          <w:rFonts w:eastAsia="Times New Roman"/>
          <w:b/>
          <w:lang w:eastAsia="hi-IN" w:bidi="hi-IN"/>
        </w:rPr>
      </w:pPr>
    </w:p>
    <w:p w14:paraId="29508EBF" w14:textId="77777777" w:rsidR="00BE6FAC" w:rsidRDefault="00BE6FAC" w:rsidP="00BE6FAC">
      <w:pPr>
        <w:ind w:left="15" w:right="45"/>
        <w:rPr>
          <w:rFonts w:eastAsia="Times New Roman"/>
          <w:b/>
          <w:lang w:eastAsia="hi-IN" w:bidi="hi-IN"/>
        </w:rPr>
      </w:pPr>
    </w:p>
    <w:p w14:paraId="1280F5C1" w14:textId="77777777" w:rsidR="00BE6FAC" w:rsidRDefault="00BE6FAC" w:rsidP="00BE6FAC">
      <w:pPr>
        <w:ind w:left="15" w:right="45"/>
        <w:rPr>
          <w:rFonts w:eastAsia="Times New Roman"/>
          <w:b/>
          <w:lang w:eastAsia="hi-IN" w:bidi="hi-IN"/>
        </w:rPr>
      </w:pPr>
    </w:p>
    <w:p w14:paraId="7860A1B6" w14:textId="77777777" w:rsidR="00BE6FAC" w:rsidRDefault="00BE6FAC" w:rsidP="00BE6FAC">
      <w:pPr>
        <w:ind w:left="15" w:right="45"/>
        <w:rPr>
          <w:rFonts w:eastAsia="Times New Roman"/>
          <w:b/>
          <w:lang w:eastAsia="hi-IN" w:bidi="hi-IN"/>
        </w:rPr>
      </w:pPr>
    </w:p>
    <w:p w14:paraId="2E28B097" w14:textId="77777777" w:rsidR="00BE6FAC" w:rsidRDefault="00BE6FAC" w:rsidP="00BE6FAC">
      <w:pPr>
        <w:ind w:left="15" w:right="45"/>
        <w:rPr>
          <w:rFonts w:eastAsia="Times New Roman"/>
          <w:b/>
          <w:lang w:eastAsia="hi-IN" w:bidi="hi-IN"/>
        </w:rPr>
      </w:pPr>
    </w:p>
    <w:p w14:paraId="6A0B52DD" w14:textId="77777777" w:rsidR="00BE6FAC" w:rsidRDefault="00BE6FAC" w:rsidP="00BE6FAC">
      <w:pPr>
        <w:ind w:left="15" w:right="45"/>
        <w:rPr>
          <w:rFonts w:eastAsia="Times New Roman"/>
          <w:b/>
          <w:lang w:eastAsia="hi-IN" w:bidi="hi-IN"/>
        </w:rPr>
      </w:pPr>
    </w:p>
    <w:p w14:paraId="4F76E976" w14:textId="77777777" w:rsidR="00BE6FAC" w:rsidRDefault="00BE6FAC" w:rsidP="00BE6FAC">
      <w:pPr>
        <w:ind w:left="15" w:right="45"/>
        <w:rPr>
          <w:rFonts w:eastAsia="Times New Roman"/>
          <w:b/>
          <w:lang w:eastAsia="hi-IN" w:bidi="hi-IN"/>
        </w:rPr>
      </w:pPr>
    </w:p>
    <w:p w14:paraId="1FE73367" w14:textId="77777777" w:rsidR="00BE6FAC" w:rsidRDefault="00BE6FAC" w:rsidP="00BE6FAC">
      <w:pPr>
        <w:ind w:left="15" w:right="45"/>
        <w:rPr>
          <w:rFonts w:eastAsia="Times New Roman"/>
          <w:b/>
          <w:lang w:eastAsia="hi-IN" w:bidi="hi-IN"/>
        </w:rPr>
      </w:pPr>
    </w:p>
    <w:p w14:paraId="03ABC09A" w14:textId="77777777" w:rsidR="00BE6FAC" w:rsidRDefault="00BE6FAC" w:rsidP="00BE6FAC">
      <w:pPr>
        <w:ind w:left="15" w:right="45"/>
        <w:rPr>
          <w:rFonts w:eastAsia="Times New Roman"/>
          <w:b/>
          <w:lang w:eastAsia="hi-IN" w:bidi="hi-IN"/>
        </w:rPr>
      </w:pPr>
    </w:p>
    <w:p w14:paraId="6F0880AD" w14:textId="77777777" w:rsidR="00BE6FAC" w:rsidRDefault="00BE6FAC" w:rsidP="00BE6FAC">
      <w:pPr>
        <w:ind w:left="15" w:right="45"/>
        <w:rPr>
          <w:rFonts w:eastAsia="Times New Roman"/>
          <w:b/>
          <w:lang w:eastAsia="hi-IN" w:bidi="hi-IN"/>
        </w:rPr>
      </w:pPr>
    </w:p>
    <w:p w14:paraId="343D578C" w14:textId="77777777" w:rsidR="00BE6FAC" w:rsidRDefault="00BE6FAC" w:rsidP="00BE6FAC">
      <w:pPr>
        <w:ind w:left="15" w:right="45"/>
        <w:rPr>
          <w:rFonts w:eastAsia="Times New Roman"/>
          <w:b/>
          <w:lang w:eastAsia="hi-IN" w:bidi="hi-IN"/>
        </w:rPr>
      </w:pPr>
    </w:p>
    <w:p w14:paraId="30546283" w14:textId="77777777" w:rsidR="00BE6FAC" w:rsidRDefault="00BE6FAC" w:rsidP="00BE6FAC">
      <w:pPr>
        <w:ind w:left="15" w:right="45"/>
        <w:rPr>
          <w:rFonts w:eastAsia="Times New Roman"/>
          <w:b/>
          <w:lang w:eastAsia="hi-IN" w:bidi="hi-IN"/>
        </w:rPr>
      </w:pPr>
    </w:p>
    <w:p w14:paraId="30540E76" w14:textId="77777777" w:rsidR="00BE6FAC" w:rsidRDefault="00BE6FAC" w:rsidP="00BE6FAC">
      <w:pPr>
        <w:ind w:left="15" w:right="45"/>
        <w:rPr>
          <w:rFonts w:eastAsia="Times New Roman"/>
          <w:b/>
          <w:lang w:eastAsia="hi-IN" w:bidi="hi-IN"/>
        </w:rPr>
      </w:pPr>
    </w:p>
    <w:p w14:paraId="23BB9AAA" w14:textId="77777777" w:rsidR="00BE6FAC" w:rsidRDefault="00BE6FAC" w:rsidP="00BE6FAC">
      <w:pPr>
        <w:ind w:left="15" w:right="45"/>
        <w:rPr>
          <w:rFonts w:eastAsia="Times New Roman"/>
          <w:b/>
          <w:lang w:eastAsia="hi-IN" w:bidi="hi-IN"/>
        </w:rPr>
      </w:pPr>
    </w:p>
    <w:p w14:paraId="6F291E68" w14:textId="77777777" w:rsidR="00BE6FAC" w:rsidRDefault="00BE6FAC" w:rsidP="00BE6FAC">
      <w:pPr>
        <w:ind w:left="15" w:right="45"/>
        <w:rPr>
          <w:rFonts w:eastAsia="Times New Roman"/>
          <w:b/>
          <w:lang w:eastAsia="hi-IN" w:bidi="hi-IN"/>
        </w:rPr>
      </w:pPr>
    </w:p>
    <w:p w14:paraId="178073E5" w14:textId="77777777" w:rsidR="00BE6FAC" w:rsidRDefault="00BE6FAC" w:rsidP="00BE6FAC">
      <w:pPr>
        <w:ind w:left="15" w:right="45"/>
        <w:rPr>
          <w:rFonts w:eastAsia="Times New Roman"/>
          <w:b/>
          <w:lang w:eastAsia="hi-IN" w:bidi="hi-IN"/>
        </w:rPr>
      </w:pPr>
    </w:p>
    <w:p w14:paraId="35EAD243" w14:textId="77777777" w:rsidR="00BE6FAC" w:rsidRDefault="00BE6FAC" w:rsidP="00BE6FAC">
      <w:pPr>
        <w:ind w:left="15" w:right="45"/>
        <w:rPr>
          <w:rFonts w:eastAsia="Times New Roman"/>
          <w:b/>
          <w:lang w:eastAsia="hi-IN" w:bidi="hi-IN"/>
        </w:rPr>
      </w:pPr>
    </w:p>
    <w:p w14:paraId="0C91256A" w14:textId="77777777" w:rsidR="00BE6FAC" w:rsidRDefault="00BE6FAC" w:rsidP="00BE6FAC">
      <w:pPr>
        <w:ind w:left="15" w:right="45"/>
        <w:rPr>
          <w:rFonts w:eastAsia="Times New Roman"/>
          <w:b/>
          <w:lang w:eastAsia="hi-IN" w:bidi="hi-IN"/>
        </w:rPr>
      </w:pPr>
    </w:p>
    <w:p w14:paraId="37551B84" w14:textId="77777777" w:rsidR="00BE6FAC" w:rsidRDefault="00BE6FAC" w:rsidP="00BE6FAC">
      <w:pPr>
        <w:ind w:left="15" w:right="45"/>
        <w:rPr>
          <w:rFonts w:eastAsia="Times New Roman"/>
          <w:b/>
          <w:lang w:eastAsia="hi-IN" w:bidi="hi-IN"/>
        </w:rPr>
      </w:pPr>
    </w:p>
    <w:p w14:paraId="570D5FC8" w14:textId="77777777" w:rsidR="00BE6FAC" w:rsidRDefault="00BE6FAC" w:rsidP="00BE6FAC">
      <w:pPr>
        <w:ind w:left="15" w:right="45"/>
        <w:rPr>
          <w:rFonts w:eastAsia="Times New Roman"/>
          <w:b/>
          <w:lang w:eastAsia="hi-IN" w:bidi="hi-IN"/>
        </w:rPr>
      </w:pPr>
    </w:p>
    <w:p w14:paraId="37206AC7" w14:textId="77777777" w:rsidR="00BE6FAC" w:rsidRDefault="00BE6FAC" w:rsidP="00BE6FAC">
      <w:pPr>
        <w:ind w:left="15" w:right="45"/>
        <w:rPr>
          <w:rFonts w:eastAsia="Times New Roman"/>
          <w:b/>
          <w:lang w:eastAsia="hi-IN" w:bidi="hi-IN"/>
        </w:rPr>
      </w:pPr>
    </w:p>
    <w:p w14:paraId="71AD1614" w14:textId="77777777" w:rsidR="00BE6FAC" w:rsidRDefault="00BE6FAC" w:rsidP="00BE6FAC">
      <w:pPr>
        <w:ind w:left="15" w:right="45"/>
        <w:rPr>
          <w:rFonts w:eastAsia="Times New Roman"/>
          <w:b/>
          <w:lang w:eastAsia="hi-IN" w:bidi="hi-IN"/>
        </w:rPr>
      </w:pPr>
    </w:p>
    <w:p w14:paraId="1834E98A" w14:textId="77777777" w:rsidR="00BE6FAC" w:rsidRDefault="00BE6FAC" w:rsidP="00BE6FAC">
      <w:pPr>
        <w:ind w:left="15" w:right="45"/>
        <w:rPr>
          <w:rFonts w:eastAsia="Times New Roman"/>
          <w:b/>
          <w:lang w:eastAsia="hi-IN" w:bidi="hi-IN"/>
        </w:rPr>
      </w:pPr>
    </w:p>
    <w:p w14:paraId="40F018BE" w14:textId="77777777" w:rsidR="00BE6FAC" w:rsidRDefault="00BE6FAC" w:rsidP="00BE6FAC">
      <w:pPr>
        <w:ind w:left="15" w:right="45"/>
        <w:rPr>
          <w:rFonts w:eastAsia="Times New Roman"/>
          <w:b/>
          <w:lang w:eastAsia="hi-IN" w:bidi="hi-IN"/>
        </w:rPr>
      </w:pPr>
    </w:p>
    <w:p w14:paraId="55F2010C" w14:textId="77777777" w:rsidR="00BE6FAC" w:rsidRDefault="00BE6FAC" w:rsidP="00BE6FAC">
      <w:pPr>
        <w:ind w:left="15" w:right="45"/>
        <w:rPr>
          <w:rFonts w:eastAsia="Times New Roman"/>
          <w:b/>
          <w:lang w:eastAsia="hi-IN" w:bidi="hi-IN"/>
        </w:rPr>
      </w:pPr>
    </w:p>
    <w:p w14:paraId="024BC594" w14:textId="77777777" w:rsidR="008A114A" w:rsidRDefault="008A114A" w:rsidP="00BE6FAC">
      <w:pPr>
        <w:ind w:left="15" w:right="45"/>
        <w:rPr>
          <w:rFonts w:eastAsia="Times New Roman"/>
          <w:b/>
          <w:lang w:eastAsia="hi-IN" w:bidi="hi-IN"/>
        </w:rPr>
      </w:pPr>
    </w:p>
    <w:p w14:paraId="5C672E16" w14:textId="77777777" w:rsidR="008A114A" w:rsidRDefault="008A114A" w:rsidP="00BE6FAC">
      <w:pPr>
        <w:ind w:left="15" w:right="45"/>
        <w:rPr>
          <w:rFonts w:eastAsia="Times New Roman"/>
          <w:b/>
          <w:lang w:eastAsia="hi-IN" w:bidi="hi-IN"/>
        </w:rPr>
      </w:pPr>
    </w:p>
    <w:p w14:paraId="625042BD" w14:textId="77777777" w:rsidR="008A114A" w:rsidRDefault="008A114A" w:rsidP="00BE6FAC">
      <w:pPr>
        <w:ind w:left="15" w:right="45"/>
        <w:rPr>
          <w:rFonts w:eastAsia="Times New Roman"/>
          <w:b/>
          <w:lang w:eastAsia="hi-IN" w:bidi="hi-IN"/>
        </w:rPr>
      </w:pPr>
    </w:p>
    <w:p w14:paraId="46D63D1A" w14:textId="77777777" w:rsidR="008A114A" w:rsidRDefault="008A114A" w:rsidP="00BE6FAC">
      <w:pPr>
        <w:ind w:left="15" w:right="45"/>
        <w:rPr>
          <w:rFonts w:eastAsia="Times New Roman"/>
          <w:b/>
          <w:lang w:eastAsia="hi-IN" w:bidi="hi-IN"/>
        </w:rPr>
      </w:pPr>
    </w:p>
    <w:p w14:paraId="401F02E6" w14:textId="3C1D3064" w:rsidR="00BE6FAC" w:rsidRPr="008165D6" w:rsidRDefault="00BE6FAC" w:rsidP="00BE6FAC">
      <w:pPr>
        <w:ind w:left="15" w:right="45"/>
        <w:rPr>
          <w:rFonts w:eastAsia="Times New Roman"/>
          <w:b/>
          <w:lang w:eastAsia="hi-IN" w:bidi="hi-IN"/>
        </w:rPr>
      </w:pPr>
      <w:r>
        <w:rPr>
          <w:rFonts w:eastAsia="Times New Roman"/>
          <w:b/>
          <w:lang w:eastAsia="hi-IN" w:bidi="hi-IN"/>
        </w:rPr>
        <w:lastRenderedPageBreak/>
        <w:t>1</w:t>
      </w:r>
      <w:r w:rsidRPr="008165D6">
        <w:rPr>
          <w:rFonts w:eastAsia="Times New Roman"/>
          <w:b/>
          <w:lang w:eastAsia="hi-IN" w:bidi="hi-IN"/>
        </w:rPr>
        <w:t>.5</w:t>
      </w:r>
      <w:r w:rsidRPr="008165D6">
        <w:rPr>
          <w:rFonts w:eastAsia="Times New Roman"/>
          <w:b/>
          <w:lang w:eastAsia="hi-IN" w:bidi="hi-IN"/>
        </w:rPr>
        <w:tab/>
        <w:t>TABLA DE CANTIDADES Y PRECIOS</w:t>
      </w:r>
    </w:p>
    <w:p w14:paraId="00BF0DB8" w14:textId="77777777" w:rsidR="00BE6FAC" w:rsidRPr="008165D6" w:rsidRDefault="00BE6FAC" w:rsidP="00BE6FAC">
      <w:pPr>
        <w:ind w:left="15" w:right="45"/>
        <w:jc w:val="center"/>
        <w:rPr>
          <w:rFonts w:eastAsia="Times New Roman"/>
          <w:b/>
          <w:lang w:eastAsia="hi-IN" w:bidi="hi-IN"/>
        </w:rPr>
      </w:pPr>
    </w:p>
    <w:p w14:paraId="3C7E0F5B" w14:textId="77777777" w:rsidR="00BE6FAC" w:rsidRPr="008165D6" w:rsidRDefault="00BE6FAC" w:rsidP="00BE6FAC">
      <w:pPr>
        <w:ind w:left="15" w:right="45"/>
        <w:jc w:val="right"/>
        <w:rPr>
          <w:rFonts w:eastAsia="Times New Roman"/>
          <w:b/>
          <w:spacing w:val="-3"/>
          <w:lang w:eastAsia="hi-IN" w:bidi="hi-IN"/>
        </w:rPr>
      </w:pPr>
      <w:r w:rsidRPr="008165D6">
        <w:rPr>
          <w:rFonts w:eastAsia="Times New Roman"/>
          <w:b/>
          <w:spacing w:val="-3"/>
          <w:lang w:eastAsia="hi-IN" w:bidi="hi-IN"/>
        </w:rPr>
        <w:t xml:space="preserve">Hoja...de.... </w:t>
      </w:r>
    </w:p>
    <w:p w14:paraId="4B1FE2C9" w14:textId="77777777" w:rsidR="00BE6FAC" w:rsidRPr="008165D6" w:rsidRDefault="00BE6FAC" w:rsidP="00BE6FAC">
      <w:pPr>
        <w:ind w:left="15" w:right="45"/>
        <w:rPr>
          <w:rFonts w:eastAsia="Times New Roman"/>
          <w:b/>
          <w:spacing w:val="-3"/>
          <w:lang w:eastAsia="hi-IN" w:bidi="hi-I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4"/>
        <w:gridCol w:w="3078"/>
        <w:gridCol w:w="911"/>
        <w:gridCol w:w="1067"/>
        <w:gridCol w:w="1000"/>
        <w:gridCol w:w="1494"/>
      </w:tblGrid>
      <w:tr w:rsidR="00BE6FAC" w:rsidRPr="008165D6" w14:paraId="496F1EB3" w14:textId="77777777" w:rsidTr="00F20237">
        <w:trPr>
          <w:jc w:val="center"/>
        </w:trPr>
        <w:tc>
          <w:tcPr>
            <w:tcW w:w="944" w:type="dxa"/>
            <w:shd w:val="clear" w:color="auto" w:fill="auto"/>
          </w:tcPr>
          <w:p w14:paraId="214C1E53" w14:textId="77777777" w:rsidR="00BE6FAC" w:rsidRPr="008165D6" w:rsidRDefault="00BE6FAC" w:rsidP="00F20237">
            <w:pPr>
              <w:jc w:val="both"/>
              <w:rPr>
                <w:rFonts w:eastAsia="Times New Roman"/>
                <w:spacing w:val="-2"/>
              </w:rPr>
            </w:pPr>
            <w:r w:rsidRPr="008165D6">
              <w:rPr>
                <w:rFonts w:eastAsia="Times New Roman"/>
                <w:spacing w:val="-2"/>
              </w:rPr>
              <w:t>Código</w:t>
            </w:r>
          </w:p>
          <w:p w14:paraId="00341FD0" w14:textId="77777777" w:rsidR="00BE6FAC" w:rsidRPr="008165D6" w:rsidRDefault="00BE6FAC" w:rsidP="00F20237">
            <w:pPr>
              <w:jc w:val="both"/>
              <w:rPr>
                <w:rFonts w:eastAsia="Times New Roman"/>
                <w:spacing w:val="-2"/>
              </w:rPr>
            </w:pPr>
            <w:r w:rsidRPr="008165D6">
              <w:rPr>
                <w:rFonts w:eastAsia="Times New Roman"/>
                <w:spacing w:val="-2"/>
              </w:rPr>
              <w:t>CPC</w:t>
            </w:r>
          </w:p>
        </w:tc>
        <w:tc>
          <w:tcPr>
            <w:tcW w:w="0" w:type="auto"/>
            <w:shd w:val="clear" w:color="auto" w:fill="auto"/>
          </w:tcPr>
          <w:p w14:paraId="6AB510E1" w14:textId="77777777" w:rsidR="00BE6FAC" w:rsidRPr="008165D6" w:rsidRDefault="00BE6FAC" w:rsidP="00F20237">
            <w:pPr>
              <w:jc w:val="both"/>
              <w:rPr>
                <w:rFonts w:eastAsia="Times New Roman"/>
                <w:spacing w:val="-2"/>
              </w:rPr>
            </w:pPr>
            <w:r w:rsidRPr="008165D6">
              <w:rPr>
                <w:rFonts w:eastAsia="Times New Roman"/>
                <w:spacing w:val="-2"/>
              </w:rPr>
              <w:t>Descripción del bien o servicio</w:t>
            </w:r>
          </w:p>
        </w:tc>
        <w:tc>
          <w:tcPr>
            <w:tcW w:w="0" w:type="auto"/>
            <w:shd w:val="clear" w:color="auto" w:fill="auto"/>
          </w:tcPr>
          <w:p w14:paraId="3F5568EC" w14:textId="77777777" w:rsidR="00BE6FAC" w:rsidRPr="008165D6" w:rsidRDefault="00BE6FAC" w:rsidP="00F20237">
            <w:pPr>
              <w:jc w:val="both"/>
              <w:rPr>
                <w:rFonts w:eastAsia="Times New Roman"/>
                <w:spacing w:val="-2"/>
              </w:rPr>
            </w:pPr>
            <w:r w:rsidRPr="008165D6">
              <w:rPr>
                <w:rFonts w:eastAsia="Times New Roman"/>
                <w:spacing w:val="-2"/>
              </w:rPr>
              <w:t>Unidad</w:t>
            </w:r>
          </w:p>
        </w:tc>
        <w:tc>
          <w:tcPr>
            <w:tcW w:w="0" w:type="auto"/>
            <w:shd w:val="clear" w:color="auto" w:fill="auto"/>
          </w:tcPr>
          <w:p w14:paraId="4AA6FE26" w14:textId="77777777" w:rsidR="00BE6FAC" w:rsidRPr="008165D6" w:rsidRDefault="00BE6FAC" w:rsidP="00F20237">
            <w:pPr>
              <w:jc w:val="both"/>
              <w:rPr>
                <w:rFonts w:eastAsia="Times New Roman"/>
                <w:spacing w:val="-2"/>
              </w:rPr>
            </w:pPr>
            <w:r w:rsidRPr="008165D6">
              <w:rPr>
                <w:rFonts w:eastAsia="Times New Roman"/>
                <w:spacing w:val="-2"/>
              </w:rPr>
              <w:t>Cantidad</w:t>
            </w:r>
          </w:p>
        </w:tc>
        <w:tc>
          <w:tcPr>
            <w:tcW w:w="0" w:type="auto"/>
            <w:shd w:val="clear" w:color="auto" w:fill="auto"/>
          </w:tcPr>
          <w:p w14:paraId="0370DE89" w14:textId="77777777" w:rsidR="00BE6FAC" w:rsidRPr="008165D6" w:rsidRDefault="00BE6FAC" w:rsidP="00F20237">
            <w:pPr>
              <w:jc w:val="both"/>
              <w:rPr>
                <w:rFonts w:eastAsia="Times New Roman"/>
                <w:spacing w:val="-2"/>
              </w:rPr>
            </w:pPr>
            <w:r w:rsidRPr="008165D6">
              <w:rPr>
                <w:rFonts w:eastAsia="Times New Roman"/>
                <w:spacing w:val="-2"/>
              </w:rPr>
              <w:t>Precio</w:t>
            </w:r>
          </w:p>
          <w:p w14:paraId="1C15E25F" w14:textId="77777777" w:rsidR="00BE6FAC" w:rsidRPr="008165D6" w:rsidRDefault="00BE6FAC" w:rsidP="00F20237">
            <w:pPr>
              <w:jc w:val="both"/>
              <w:rPr>
                <w:rFonts w:eastAsia="Times New Roman"/>
                <w:spacing w:val="-2"/>
              </w:rPr>
            </w:pPr>
            <w:r w:rsidRPr="008165D6">
              <w:rPr>
                <w:rFonts w:eastAsia="Times New Roman"/>
                <w:spacing w:val="-2"/>
              </w:rPr>
              <w:t>Unitario</w:t>
            </w:r>
          </w:p>
        </w:tc>
        <w:tc>
          <w:tcPr>
            <w:tcW w:w="0" w:type="auto"/>
            <w:shd w:val="clear" w:color="auto" w:fill="auto"/>
          </w:tcPr>
          <w:p w14:paraId="0E9A1D9F" w14:textId="77777777" w:rsidR="00BE6FAC" w:rsidRPr="008165D6" w:rsidRDefault="00BE6FAC" w:rsidP="00F20237">
            <w:pPr>
              <w:jc w:val="both"/>
              <w:rPr>
                <w:rFonts w:eastAsia="Times New Roman"/>
                <w:spacing w:val="-2"/>
              </w:rPr>
            </w:pPr>
            <w:r w:rsidRPr="008165D6">
              <w:rPr>
                <w:rFonts w:eastAsia="Times New Roman"/>
                <w:spacing w:val="-2"/>
              </w:rPr>
              <w:t>Precio Global</w:t>
            </w:r>
          </w:p>
        </w:tc>
      </w:tr>
      <w:tr w:rsidR="00BE6FAC" w:rsidRPr="008165D6" w14:paraId="23AD03C6" w14:textId="77777777" w:rsidTr="00F20237">
        <w:trPr>
          <w:jc w:val="center"/>
        </w:trPr>
        <w:tc>
          <w:tcPr>
            <w:tcW w:w="944" w:type="dxa"/>
            <w:shd w:val="clear" w:color="auto" w:fill="auto"/>
          </w:tcPr>
          <w:p w14:paraId="46F98CDF" w14:textId="77777777" w:rsidR="00BE6FAC" w:rsidRPr="008165D6" w:rsidRDefault="00BE6FAC" w:rsidP="00F20237">
            <w:pPr>
              <w:jc w:val="both"/>
              <w:rPr>
                <w:rFonts w:eastAsia="Times New Roman"/>
                <w:b/>
                <w:spacing w:val="-2"/>
              </w:rPr>
            </w:pPr>
          </w:p>
        </w:tc>
        <w:tc>
          <w:tcPr>
            <w:tcW w:w="0" w:type="auto"/>
            <w:shd w:val="clear" w:color="auto" w:fill="auto"/>
          </w:tcPr>
          <w:p w14:paraId="6E9E2AAA" w14:textId="77777777" w:rsidR="00BE6FAC" w:rsidRPr="008165D6" w:rsidRDefault="00BE6FAC" w:rsidP="00F20237">
            <w:pPr>
              <w:jc w:val="both"/>
              <w:rPr>
                <w:rFonts w:eastAsia="Times New Roman"/>
                <w:b/>
                <w:spacing w:val="-2"/>
              </w:rPr>
            </w:pPr>
          </w:p>
        </w:tc>
        <w:tc>
          <w:tcPr>
            <w:tcW w:w="0" w:type="auto"/>
            <w:shd w:val="clear" w:color="auto" w:fill="auto"/>
          </w:tcPr>
          <w:p w14:paraId="44D7ABED" w14:textId="77777777" w:rsidR="00BE6FAC" w:rsidRPr="008165D6" w:rsidRDefault="00BE6FAC" w:rsidP="00F20237">
            <w:pPr>
              <w:jc w:val="both"/>
              <w:rPr>
                <w:rFonts w:eastAsia="Times New Roman"/>
                <w:b/>
                <w:spacing w:val="-2"/>
              </w:rPr>
            </w:pPr>
          </w:p>
        </w:tc>
        <w:tc>
          <w:tcPr>
            <w:tcW w:w="0" w:type="auto"/>
            <w:shd w:val="clear" w:color="auto" w:fill="auto"/>
          </w:tcPr>
          <w:p w14:paraId="20EB79CB" w14:textId="77777777" w:rsidR="00BE6FAC" w:rsidRPr="008165D6" w:rsidRDefault="00BE6FAC" w:rsidP="00F20237">
            <w:pPr>
              <w:jc w:val="both"/>
              <w:rPr>
                <w:rFonts w:eastAsia="Times New Roman"/>
                <w:b/>
                <w:spacing w:val="-2"/>
              </w:rPr>
            </w:pPr>
          </w:p>
        </w:tc>
        <w:tc>
          <w:tcPr>
            <w:tcW w:w="0" w:type="auto"/>
            <w:shd w:val="clear" w:color="auto" w:fill="auto"/>
          </w:tcPr>
          <w:p w14:paraId="04AC1A4C" w14:textId="77777777" w:rsidR="00BE6FAC" w:rsidRPr="008165D6" w:rsidRDefault="00BE6FAC" w:rsidP="00F20237">
            <w:pPr>
              <w:jc w:val="both"/>
              <w:rPr>
                <w:rFonts w:eastAsia="Times New Roman"/>
                <w:b/>
                <w:spacing w:val="-2"/>
              </w:rPr>
            </w:pPr>
          </w:p>
        </w:tc>
        <w:tc>
          <w:tcPr>
            <w:tcW w:w="0" w:type="auto"/>
            <w:shd w:val="clear" w:color="auto" w:fill="auto"/>
          </w:tcPr>
          <w:p w14:paraId="597975E7" w14:textId="77777777" w:rsidR="00BE6FAC" w:rsidRPr="008165D6" w:rsidRDefault="00BE6FAC" w:rsidP="00F20237">
            <w:pPr>
              <w:jc w:val="both"/>
              <w:rPr>
                <w:rFonts w:eastAsia="Times New Roman"/>
                <w:b/>
                <w:spacing w:val="-2"/>
              </w:rPr>
            </w:pPr>
          </w:p>
        </w:tc>
      </w:tr>
      <w:tr w:rsidR="00BE6FAC" w:rsidRPr="008165D6" w14:paraId="34E4BF04" w14:textId="77777777" w:rsidTr="00F20237">
        <w:trPr>
          <w:jc w:val="center"/>
        </w:trPr>
        <w:tc>
          <w:tcPr>
            <w:tcW w:w="944" w:type="dxa"/>
            <w:shd w:val="clear" w:color="auto" w:fill="auto"/>
          </w:tcPr>
          <w:p w14:paraId="3F768923" w14:textId="77777777" w:rsidR="00BE6FAC" w:rsidRPr="008165D6" w:rsidRDefault="00BE6FAC" w:rsidP="00F20237">
            <w:pPr>
              <w:jc w:val="both"/>
              <w:rPr>
                <w:rFonts w:eastAsia="Times New Roman"/>
                <w:b/>
                <w:spacing w:val="-2"/>
              </w:rPr>
            </w:pPr>
          </w:p>
        </w:tc>
        <w:tc>
          <w:tcPr>
            <w:tcW w:w="0" w:type="auto"/>
            <w:shd w:val="clear" w:color="auto" w:fill="auto"/>
          </w:tcPr>
          <w:p w14:paraId="4177E51F" w14:textId="77777777" w:rsidR="00BE6FAC" w:rsidRPr="008165D6" w:rsidRDefault="00BE6FAC" w:rsidP="00F20237">
            <w:pPr>
              <w:jc w:val="both"/>
              <w:rPr>
                <w:rFonts w:eastAsia="Times New Roman"/>
                <w:b/>
                <w:spacing w:val="-2"/>
              </w:rPr>
            </w:pPr>
          </w:p>
        </w:tc>
        <w:tc>
          <w:tcPr>
            <w:tcW w:w="0" w:type="auto"/>
            <w:shd w:val="clear" w:color="auto" w:fill="auto"/>
          </w:tcPr>
          <w:p w14:paraId="2F9DB532" w14:textId="77777777" w:rsidR="00BE6FAC" w:rsidRPr="008165D6" w:rsidRDefault="00BE6FAC" w:rsidP="00F20237">
            <w:pPr>
              <w:jc w:val="both"/>
              <w:rPr>
                <w:rFonts w:eastAsia="Times New Roman"/>
                <w:b/>
                <w:spacing w:val="-2"/>
              </w:rPr>
            </w:pPr>
          </w:p>
        </w:tc>
        <w:tc>
          <w:tcPr>
            <w:tcW w:w="0" w:type="auto"/>
            <w:shd w:val="clear" w:color="auto" w:fill="auto"/>
          </w:tcPr>
          <w:p w14:paraId="503D1E53" w14:textId="77777777" w:rsidR="00BE6FAC" w:rsidRPr="008165D6" w:rsidRDefault="00BE6FAC" w:rsidP="00F20237">
            <w:pPr>
              <w:jc w:val="both"/>
              <w:rPr>
                <w:rFonts w:eastAsia="Times New Roman"/>
                <w:b/>
                <w:spacing w:val="-2"/>
              </w:rPr>
            </w:pPr>
          </w:p>
        </w:tc>
        <w:tc>
          <w:tcPr>
            <w:tcW w:w="0" w:type="auto"/>
            <w:shd w:val="clear" w:color="auto" w:fill="auto"/>
          </w:tcPr>
          <w:p w14:paraId="53C123DA" w14:textId="77777777" w:rsidR="00BE6FAC" w:rsidRPr="008165D6" w:rsidRDefault="00BE6FAC" w:rsidP="00F20237">
            <w:pPr>
              <w:jc w:val="both"/>
              <w:rPr>
                <w:rFonts w:eastAsia="Times New Roman"/>
                <w:b/>
                <w:spacing w:val="-2"/>
              </w:rPr>
            </w:pPr>
          </w:p>
        </w:tc>
        <w:tc>
          <w:tcPr>
            <w:tcW w:w="0" w:type="auto"/>
            <w:shd w:val="clear" w:color="auto" w:fill="auto"/>
          </w:tcPr>
          <w:p w14:paraId="338949E6" w14:textId="77777777" w:rsidR="00BE6FAC" w:rsidRPr="008165D6" w:rsidRDefault="00BE6FAC" w:rsidP="00F20237">
            <w:pPr>
              <w:jc w:val="both"/>
              <w:rPr>
                <w:rFonts w:eastAsia="Times New Roman"/>
                <w:b/>
                <w:spacing w:val="-2"/>
              </w:rPr>
            </w:pPr>
          </w:p>
        </w:tc>
      </w:tr>
      <w:tr w:rsidR="00BE6FAC" w:rsidRPr="008165D6" w14:paraId="33442EAF" w14:textId="77777777" w:rsidTr="00F20237">
        <w:trPr>
          <w:jc w:val="center"/>
        </w:trPr>
        <w:tc>
          <w:tcPr>
            <w:tcW w:w="944" w:type="dxa"/>
            <w:shd w:val="clear" w:color="auto" w:fill="auto"/>
          </w:tcPr>
          <w:p w14:paraId="4680DAB6" w14:textId="77777777" w:rsidR="00BE6FAC" w:rsidRPr="008165D6" w:rsidRDefault="00BE6FAC" w:rsidP="00F20237">
            <w:pPr>
              <w:jc w:val="both"/>
              <w:rPr>
                <w:rFonts w:eastAsia="Times New Roman"/>
                <w:b/>
                <w:spacing w:val="-2"/>
              </w:rPr>
            </w:pPr>
          </w:p>
        </w:tc>
        <w:tc>
          <w:tcPr>
            <w:tcW w:w="0" w:type="auto"/>
            <w:shd w:val="clear" w:color="auto" w:fill="auto"/>
          </w:tcPr>
          <w:p w14:paraId="58536549" w14:textId="77777777" w:rsidR="00BE6FAC" w:rsidRPr="008165D6" w:rsidRDefault="00BE6FAC" w:rsidP="00F20237">
            <w:pPr>
              <w:jc w:val="both"/>
              <w:rPr>
                <w:rFonts w:eastAsia="Times New Roman"/>
                <w:b/>
                <w:spacing w:val="-2"/>
              </w:rPr>
            </w:pPr>
          </w:p>
        </w:tc>
        <w:tc>
          <w:tcPr>
            <w:tcW w:w="0" w:type="auto"/>
            <w:shd w:val="clear" w:color="auto" w:fill="auto"/>
          </w:tcPr>
          <w:p w14:paraId="12619450" w14:textId="77777777" w:rsidR="00BE6FAC" w:rsidRPr="008165D6" w:rsidRDefault="00BE6FAC" w:rsidP="00F20237">
            <w:pPr>
              <w:jc w:val="both"/>
              <w:rPr>
                <w:rFonts w:eastAsia="Times New Roman"/>
                <w:b/>
                <w:spacing w:val="-2"/>
              </w:rPr>
            </w:pPr>
          </w:p>
        </w:tc>
        <w:tc>
          <w:tcPr>
            <w:tcW w:w="0" w:type="auto"/>
            <w:shd w:val="clear" w:color="auto" w:fill="auto"/>
          </w:tcPr>
          <w:p w14:paraId="44837F07" w14:textId="77777777" w:rsidR="00BE6FAC" w:rsidRPr="008165D6" w:rsidRDefault="00BE6FAC" w:rsidP="00F20237">
            <w:pPr>
              <w:jc w:val="both"/>
              <w:rPr>
                <w:rFonts w:eastAsia="Times New Roman"/>
                <w:b/>
                <w:spacing w:val="-2"/>
              </w:rPr>
            </w:pPr>
          </w:p>
        </w:tc>
        <w:tc>
          <w:tcPr>
            <w:tcW w:w="0" w:type="auto"/>
            <w:shd w:val="clear" w:color="auto" w:fill="auto"/>
          </w:tcPr>
          <w:p w14:paraId="03AD11B4" w14:textId="77777777" w:rsidR="00BE6FAC" w:rsidRPr="008165D6" w:rsidRDefault="00BE6FAC" w:rsidP="00F20237">
            <w:pPr>
              <w:jc w:val="both"/>
              <w:rPr>
                <w:rFonts w:eastAsia="Times New Roman"/>
                <w:b/>
                <w:spacing w:val="-2"/>
              </w:rPr>
            </w:pPr>
          </w:p>
        </w:tc>
        <w:tc>
          <w:tcPr>
            <w:tcW w:w="0" w:type="auto"/>
            <w:shd w:val="clear" w:color="auto" w:fill="auto"/>
          </w:tcPr>
          <w:p w14:paraId="218CD7EC" w14:textId="77777777" w:rsidR="00BE6FAC" w:rsidRPr="008165D6" w:rsidRDefault="00BE6FAC" w:rsidP="00F20237">
            <w:pPr>
              <w:jc w:val="both"/>
              <w:rPr>
                <w:rFonts w:eastAsia="Times New Roman"/>
                <w:b/>
                <w:spacing w:val="-2"/>
              </w:rPr>
            </w:pPr>
          </w:p>
        </w:tc>
      </w:tr>
      <w:tr w:rsidR="00BE6FAC" w:rsidRPr="008165D6" w14:paraId="7E649F58" w14:textId="77777777" w:rsidTr="00F20237">
        <w:trPr>
          <w:jc w:val="center"/>
        </w:trPr>
        <w:tc>
          <w:tcPr>
            <w:tcW w:w="6529" w:type="dxa"/>
            <w:gridSpan w:val="5"/>
            <w:shd w:val="clear" w:color="auto" w:fill="auto"/>
          </w:tcPr>
          <w:p w14:paraId="59BFC105" w14:textId="77777777" w:rsidR="00BE6FAC" w:rsidRPr="008165D6" w:rsidRDefault="00BE6FAC" w:rsidP="00F20237">
            <w:pPr>
              <w:jc w:val="center"/>
              <w:rPr>
                <w:rFonts w:eastAsia="Times New Roman"/>
                <w:b/>
                <w:spacing w:val="-2"/>
                <w:lang w:eastAsia="ar-SA"/>
              </w:rPr>
            </w:pPr>
            <w:r w:rsidRPr="008165D6">
              <w:rPr>
                <w:rFonts w:eastAsia="Times New Roman"/>
                <w:b/>
                <w:spacing w:val="-2"/>
              </w:rPr>
              <w:t>TOTAL</w:t>
            </w:r>
          </w:p>
        </w:tc>
        <w:tc>
          <w:tcPr>
            <w:tcW w:w="0" w:type="auto"/>
            <w:shd w:val="clear" w:color="auto" w:fill="auto"/>
          </w:tcPr>
          <w:p w14:paraId="2C5CC7AA" w14:textId="77777777" w:rsidR="00BE6FAC" w:rsidRPr="008165D6" w:rsidRDefault="00BE6FAC" w:rsidP="00F20237">
            <w:pPr>
              <w:jc w:val="both"/>
              <w:rPr>
                <w:rFonts w:eastAsia="Times New Roman"/>
                <w:b/>
                <w:spacing w:val="-2"/>
              </w:rPr>
            </w:pPr>
          </w:p>
        </w:tc>
      </w:tr>
    </w:tbl>
    <w:p w14:paraId="7541E3F5" w14:textId="77777777" w:rsidR="00BE6FAC" w:rsidRPr="008165D6" w:rsidRDefault="00BE6FAC" w:rsidP="00BE6FAC">
      <w:pPr>
        <w:ind w:left="15" w:right="45"/>
        <w:jc w:val="both"/>
        <w:rPr>
          <w:rFonts w:eastAsia="Times New Roman"/>
          <w:lang w:eastAsia="hi-IN" w:bidi="hi-IN"/>
        </w:rPr>
      </w:pPr>
    </w:p>
    <w:p w14:paraId="7BD32AE8" w14:textId="77777777" w:rsidR="00BE6FAC" w:rsidRPr="008165D6" w:rsidRDefault="00BE6FAC" w:rsidP="00BE6FAC">
      <w:pPr>
        <w:ind w:left="15" w:right="45"/>
        <w:jc w:val="both"/>
        <w:rPr>
          <w:rFonts w:eastAsia="Times New Roman"/>
          <w:lang w:eastAsia="hi-IN" w:bidi="hi-IN"/>
        </w:rPr>
      </w:pPr>
    </w:p>
    <w:p w14:paraId="6F21FEB0" w14:textId="77777777" w:rsidR="00BE6FAC" w:rsidRPr="008165D6" w:rsidRDefault="00BE6FAC" w:rsidP="00BE6FAC">
      <w:pPr>
        <w:ind w:left="15" w:right="45"/>
        <w:jc w:val="both"/>
        <w:rPr>
          <w:rFonts w:eastAsia="Times New Roman"/>
          <w:lang w:eastAsia="hi-IN" w:bidi="hi-IN"/>
        </w:rPr>
      </w:pPr>
    </w:p>
    <w:p w14:paraId="0634A23F" w14:textId="77777777" w:rsidR="00BE6FAC" w:rsidRPr="008165D6" w:rsidRDefault="00BE6FAC" w:rsidP="00BE6FAC">
      <w:pPr>
        <w:tabs>
          <w:tab w:val="left" w:pos="-540"/>
        </w:tabs>
        <w:ind w:left="15" w:right="45"/>
        <w:jc w:val="both"/>
        <w:rPr>
          <w:rFonts w:eastAsia="Times New Roman"/>
          <w:b/>
          <w:spacing w:val="-3"/>
          <w:lang w:eastAsia="hi-IN" w:bidi="hi-IN"/>
        </w:rPr>
      </w:pPr>
    </w:p>
    <w:p w14:paraId="2C410B8D" w14:textId="77777777" w:rsidR="00BE6FAC" w:rsidRPr="008165D6" w:rsidRDefault="00BE6FAC" w:rsidP="00BE6FAC">
      <w:pPr>
        <w:ind w:left="15" w:right="45"/>
        <w:rPr>
          <w:rFonts w:eastAsia="Times New Roman"/>
          <w:i/>
          <w:lang w:eastAsia="hi-IN" w:bidi="hi-IN"/>
        </w:rPr>
      </w:pPr>
      <w:r w:rsidRPr="008165D6">
        <w:rPr>
          <w:rFonts w:eastAsia="Times New Roman"/>
          <w:i/>
          <w:lang w:eastAsia="hi-IN" w:bidi="hi-IN"/>
        </w:rPr>
        <w:t>(Nota: Estos precios no incluyen IVA)</w:t>
      </w:r>
    </w:p>
    <w:p w14:paraId="5664F0B2" w14:textId="77777777" w:rsidR="00BE6FAC" w:rsidRPr="008165D6" w:rsidRDefault="00BE6FAC" w:rsidP="00BE6FAC">
      <w:pPr>
        <w:tabs>
          <w:tab w:val="left" w:pos="-540"/>
        </w:tabs>
        <w:ind w:left="15" w:right="45"/>
        <w:jc w:val="both"/>
        <w:rPr>
          <w:rFonts w:eastAsia="Times New Roman"/>
          <w:b/>
          <w:spacing w:val="-3"/>
          <w:lang w:eastAsia="hi-IN" w:bidi="hi-IN"/>
        </w:rPr>
      </w:pPr>
    </w:p>
    <w:p w14:paraId="7972B9A6" w14:textId="77777777" w:rsidR="00BE6FAC" w:rsidRPr="008165D6" w:rsidRDefault="00BE6FAC" w:rsidP="00BE6FAC">
      <w:pPr>
        <w:ind w:left="15" w:right="45"/>
        <w:jc w:val="both"/>
        <w:rPr>
          <w:rFonts w:eastAsia="Times New Roman"/>
          <w:lang w:eastAsia="hi-IN" w:bidi="hi-IN"/>
        </w:rPr>
      </w:pPr>
      <w:r w:rsidRPr="008165D6">
        <w:rPr>
          <w:rFonts w:eastAsia="Times New Roman"/>
          <w:lang w:eastAsia="hi-IN" w:bidi="hi-IN"/>
        </w:rPr>
        <w:t>PRECIO TOTAL DE LA OFERTA: (</w:t>
      </w:r>
      <w:r w:rsidRPr="008165D6">
        <w:rPr>
          <w:rFonts w:eastAsia="Times New Roman"/>
          <w:i/>
          <w:lang w:eastAsia="hi-IN" w:bidi="hi-IN"/>
        </w:rPr>
        <w:t>en letras y números</w:t>
      </w:r>
      <w:r w:rsidRPr="008165D6">
        <w:rPr>
          <w:rFonts w:eastAsia="Times New Roman"/>
          <w:lang w:eastAsia="hi-IN" w:bidi="hi-IN"/>
        </w:rPr>
        <w:t>), más IVA</w:t>
      </w:r>
    </w:p>
    <w:p w14:paraId="4148FF1B" w14:textId="77777777" w:rsidR="00BE6FAC" w:rsidRPr="008165D6" w:rsidRDefault="00BE6FAC" w:rsidP="00BE6FAC">
      <w:pPr>
        <w:ind w:left="15" w:right="45"/>
        <w:rPr>
          <w:rFonts w:eastAsia="Times New Roman"/>
          <w:lang w:eastAsia="hi-IN" w:bidi="hi-IN"/>
        </w:rPr>
      </w:pPr>
    </w:p>
    <w:p w14:paraId="286F7492" w14:textId="77777777" w:rsidR="00BE6FAC" w:rsidRPr="008165D6" w:rsidRDefault="00BE6FAC" w:rsidP="00BE6FAC">
      <w:pPr>
        <w:ind w:left="15" w:right="45"/>
        <w:rPr>
          <w:rFonts w:eastAsia="Times New Roman"/>
          <w:b/>
          <w:lang w:eastAsia="hi-IN" w:bidi="hi-IN"/>
        </w:rPr>
      </w:pPr>
    </w:p>
    <w:p w14:paraId="56D7BCA3" w14:textId="77777777" w:rsidR="00BE6FAC" w:rsidRPr="008165D6" w:rsidRDefault="00BE6FAC" w:rsidP="00BE6FAC">
      <w:pPr>
        <w:ind w:left="15" w:right="45"/>
        <w:rPr>
          <w:rFonts w:eastAsia="Times New Roman"/>
          <w:b/>
          <w:lang w:eastAsia="hi-IN" w:bidi="hi-IN"/>
        </w:rPr>
      </w:pPr>
    </w:p>
    <w:p w14:paraId="2D6C8A83" w14:textId="77777777" w:rsidR="00BE6FAC" w:rsidRDefault="00BE6FAC" w:rsidP="00BE6FAC">
      <w:pPr>
        <w:rPr>
          <w:rFonts w:eastAsia="Times New Roman"/>
          <w:b/>
          <w:spacing w:val="-2"/>
          <w:lang w:eastAsia="hi-IN" w:bidi="hi-IN"/>
        </w:rPr>
      </w:pPr>
    </w:p>
    <w:p w14:paraId="380AA080" w14:textId="77777777" w:rsidR="00BE6FAC" w:rsidRDefault="00BE6FAC" w:rsidP="00BE6FAC">
      <w:pPr>
        <w:rPr>
          <w:rFonts w:eastAsia="Times New Roman"/>
          <w:b/>
          <w:spacing w:val="-2"/>
          <w:lang w:eastAsia="hi-IN" w:bidi="hi-IN"/>
        </w:rPr>
      </w:pPr>
    </w:p>
    <w:p w14:paraId="0ABC3156" w14:textId="77777777" w:rsidR="00BE6FAC" w:rsidRDefault="00BE6FAC" w:rsidP="00BE6FAC">
      <w:pPr>
        <w:rPr>
          <w:rFonts w:eastAsia="Times New Roman"/>
          <w:b/>
          <w:spacing w:val="-2"/>
          <w:lang w:eastAsia="hi-IN" w:bidi="hi-IN"/>
        </w:rPr>
      </w:pPr>
    </w:p>
    <w:p w14:paraId="70BD53C1" w14:textId="77777777" w:rsidR="00BE6FAC" w:rsidRDefault="00BE6FAC" w:rsidP="00BE6FAC">
      <w:pPr>
        <w:rPr>
          <w:rFonts w:eastAsia="Times New Roman"/>
          <w:b/>
          <w:spacing w:val="-2"/>
          <w:lang w:eastAsia="hi-IN" w:bidi="hi-IN"/>
        </w:rPr>
      </w:pPr>
    </w:p>
    <w:p w14:paraId="2A431710" w14:textId="77777777" w:rsidR="00BE6FAC" w:rsidRDefault="00BE6FAC" w:rsidP="00BE6FAC">
      <w:pPr>
        <w:rPr>
          <w:rFonts w:eastAsia="Times New Roman"/>
          <w:b/>
          <w:spacing w:val="-2"/>
          <w:lang w:eastAsia="hi-IN" w:bidi="hi-IN"/>
        </w:rPr>
      </w:pPr>
    </w:p>
    <w:p w14:paraId="6AD895B4" w14:textId="77777777" w:rsidR="00BE6FAC" w:rsidRDefault="00BE6FAC" w:rsidP="00BE6FAC">
      <w:pPr>
        <w:rPr>
          <w:rFonts w:eastAsia="Times New Roman"/>
          <w:b/>
          <w:spacing w:val="-2"/>
          <w:lang w:eastAsia="hi-IN" w:bidi="hi-IN"/>
        </w:rPr>
      </w:pPr>
    </w:p>
    <w:p w14:paraId="11F412E1" w14:textId="77777777" w:rsidR="00BE6FAC" w:rsidRDefault="00BE6FAC" w:rsidP="00BE6FAC">
      <w:pPr>
        <w:rPr>
          <w:rFonts w:eastAsia="Times New Roman"/>
          <w:b/>
          <w:spacing w:val="-2"/>
          <w:lang w:eastAsia="hi-IN" w:bidi="hi-IN"/>
        </w:rPr>
      </w:pPr>
    </w:p>
    <w:p w14:paraId="5B84F836" w14:textId="77777777" w:rsidR="00BE6FAC" w:rsidRDefault="00BE6FAC" w:rsidP="00BE6FAC">
      <w:pPr>
        <w:rPr>
          <w:rFonts w:eastAsia="Times New Roman"/>
          <w:b/>
          <w:spacing w:val="-2"/>
          <w:lang w:eastAsia="hi-IN" w:bidi="hi-IN"/>
        </w:rPr>
      </w:pPr>
    </w:p>
    <w:p w14:paraId="17330B7B" w14:textId="77777777" w:rsidR="00BE6FAC" w:rsidRDefault="00BE6FAC" w:rsidP="00BE6FAC">
      <w:pPr>
        <w:rPr>
          <w:rFonts w:eastAsia="Times New Roman"/>
          <w:b/>
          <w:spacing w:val="-2"/>
          <w:lang w:eastAsia="hi-IN" w:bidi="hi-IN"/>
        </w:rPr>
      </w:pPr>
    </w:p>
    <w:p w14:paraId="1C4C3BB0" w14:textId="77777777" w:rsidR="00BE6FAC" w:rsidRDefault="00BE6FAC" w:rsidP="00BE6FAC">
      <w:pPr>
        <w:rPr>
          <w:rFonts w:eastAsia="Times New Roman"/>
          <w:b/>
          <w:spacing w:val="-2"/>
          <w:lang w:eastAsia="hi-IN" w:bidi="hi-IN"/>
        </w:rPr>
      </w:pPr>
    </w:p>
    <w:p w14:paraId="339A85C9" w14:textId="77777777" w:rsidR="00BE6FAC" w:rsidRDefault="00BE6FAC" w:rsidP="00BE6FAC">
      <w:pPr>
        <w:rPr>
          <w:rFonts w:eastAsia="Times New Roman"/>
          <w:b/>
          <w:spacing w:val="-2"/>
          <w:lang w:eastAsia="hi-IN" w:bidi="hi-IN"/>
        </w:rPr>
      </w:pPr>
    </w:p>
    <w:p w14:paraId="4A0B485C" w14:textId="77777777" w:rsidR="00BE6FAC" w:rsidRDefault="00BE6FAC" w:rsidP="00BE6FAC">
      <w:pPr>
        <w:rPr>
          <w:rFonts w:eastAsia="Times New Roman"/>
          <w:b/>
          <w:spacing w:val="-2"/>
          <w:lang w:eastAsia="hi-IN" w:bidi="hi-IN"/>
        </w:rPr>
      </w:pPr>
    </w:p>
    <w:p w14:paraId="2DE3D12F" w14:textId="77777777" w:rsidR="00BE6FAC" w:rsidRDefault="00BE6FAC" w:rsidP="00BE6FAC">
      <w:pPr>
        <w:rPr>
          <w:rFonts w:eastAsia="Times New Roman"/>
          <w:b/>
          <w:spacing w:val="-2"/>
          <w:lang w:eastAsia="hi-IN" w:bidi="hi-IN"/>
        </w:rPr>
      </w:pPr>
    </w:p>
    <w:p w14:paraId="17DCB0CC" w14:textId="77777777" w:rsidR="00BE6FAC" w:rsidRDefault="00BE6FAC" w:rsidP="00BE6FAC">
      <w:pPr>
        <w:rPr>
          <w:rFonts w:eastAsia="Times New Roman"/>
          <w:b/>
          <w:spacing w:val="-2"/>
          <w:lang w:eastAsia="hi-IN" w:bidi="hi-IN"/>
        </w:rPr>
      </w:pPr>
    </w:p>
    <w:p w14:paraId="087748D8" w14:textId="77777777" w:rsidR="00BE6FAC" w:rsidRDefault="00BE6FAC" w:rsidP="00BE6FAC">
      <w:pPr>
        <w:rPr>
          <w:rFonts w:eastAsia="Times New Roman"/>
          <w:b/>
          <w:spacing w:val="-2"/>
          <w:lang w:eastAsia="hi-IN" w:bidi="hi-IN"/>
        </w:rPr>
      </w:pPr>
    </w:p>
    <w:p w14:paraId="63324BED" w14:textId="77777777" w:rsidR="00BE6FAC" w:rsidRDefault="00BE6FAC" w:rsidP="00BE6FAC">
      <w:pPr>
        <w:rPr>
          <w:rFonts w:eastAsia="Times New Roman"/>
          <w:b/>
          <w:spacing w:val="-2"/>
          <w:lang w:eastAsia="hi-IN" w:bidi="hi-IN"/>
        </w:rPr>
      </w:pPr>
    </w:p>
    <w:p w14:paraId="1B97AB8D" w14:textId="77777777" w:rsidR="00BE6FAC" w:rsidRDefault="00BE6FAC" w:rsidP="00BE6FAC">
      <w:pPr>
        <w:rPr>
          <w:rFonts w:eastAsia="Times New Roman"/>
          <w:b/>
          <w:spacing w:val="-2"/>
          <w:lang w:eastAsia="hi-IN" w:bidi="hi-IN"/>
        </w:rPr>
      </w:pPr>
    </w:p>
    <w:p w14:paraId="249CFBA5" w14:textId="77777777" w:rsidR="00BE6FAC" w:rsidRDefault="00BE6FAC" w:rsidP="00BE6FAC">
      <w:pPr>
        <w:rPr>
          <w:rFonts w:eastAsia="Times New Roman"/>
          <w:b/>
          <w:spacing w:val="-2"/>
          <w:lang w:eastAsia="hi-IN" w:bidi="hi-IN"/>
        </w:rPr>
      </w:pPr>
    </w:p>
    <w:p w14:paraId="356E9DFE" w14:textId="77777777" w:rsidR="00BE6FAC" w:rsidRDefault="00BE6FAC" w:rsidP="00BE6FAC">
      <w:pPr>
        <w:rPr>
          <w:rFonts w:eastAsia="Times New Roman"/>
          <w:b/>
          <w:spacing w:val="-2"/>
          <w:lang w:eastAsia="hi-IN" w:bidi="hi-IN"/>
        </w:rPr>
      </w:pPr>
    </w:p>
    <w:p w14:paraId="37AC56DE" w14:textId="77777777" w:rsidR="008A114A" w:rsidRDefault="008A114A" w:rsidP="00BE6FAC">
      <w:pPr>
        <w:rPr>
          <w:rFonts w:eastAsia="Times New Roman"/>
          <w:b/>
          <w:spacing w:val="-2"/>
          <w:lang w:eastAsia="hi-IN" w:bidi="hi-IN"/>
        </w:rPr>
      </w:pPr>
    </w:p>
    <w:p w14:paraId="6C591927" w14:textId="77777777" w:rsidR="008A114A" w:rsidRDefault="008A114A" w:rsidP="00BE6FAC">
      <w:pPr>
        <w:rPr>
          <w:rFonts w:eastAsia="Times New Roman"/>
          <w:b/>
          <w:spacing w:val="-2"/>
          <w:lang w:eastAsia="hi-IN" w:bidi="hi-IN"/>
        </w:rPr>
      </w:pPr>
    </w:p>
    <w:p w14:paraId="3B4AFFD5" w14:textId="77777777" w:rsidR="008A114A" w:rsidRDefault="008A114A" w:rsidP="00BE6FAC">
      <w:pPr>
        <w:rPr>
          <w:rFonts w:eastAsia="Times New Roman"/>
          <w:b/>
          <w:spacing w:val="-2"/>
          <w:lang w:eastAsia="hi-IN" w:bidi="hi-IN"/>
        </w:rPr>
      </w:pPr>
    </w:p>
    <w:p w14:paraId="4A51F9D2" w14:textId="77777777" w:rsidR="008A114A" w:rsidRDefault="008A114A" w:rsidP="00BE6FAC">
      <w:pPr>
        <w:rPr>
          <w:rFonts w:eastAsia="Times New Roman"/>
          <w:b/>
          <w:spacing w:val="-2"/>
          <w:lang w:eastAsia="hi-IN" w:bidi="hi-IN"/>
        </w:rPr>
      </w:pPr>
    </w:p>
    <w:p w14:paraId="3504A91A" w14:textId="77777777" w:rsidR="008A114A" w:rsidRDefault="008A114A" w:rsidP="00BE6FAC">
      <w:pPr>
        <w:rPr>
          <w:rFonts w:eastAsia="Times New Roman"/>
          <w:b/>
          <w:spacing w:val="-2"/>
          <w:lang w:eastAsia="hi-IN" w:bidi="hi-IN"/>
        </w:rPr>
      </w:pPr>
    </w:p>
    <w:p w14:paraId="6FAFE3D3" w14:textId="77777777" w:rsidR="00BE6FAC" w:rsidRDefault="00BE6FAC" w:rsidP="00BE6FAC">
      <w:pPr>
        <w:rPr>
          <w:rFonts w:eastAsia="Times New Roman"/>
          <w:b/>
          <w:spacing w:val="-2"/>
          <w:lang w:eastAsia="hi-IN" w:bidi="hi-IN"/>
        </w:rPr>
      </w:pPr>
    </w:p>
    <w:p w14:paraId="49C40B97" w14:textId="77777777" w:rsidR="00BE6FAC" w:rsidRDefault="00BE6FAC" w:rsidP="00BE6FAC">
      <w:pPr>
        <w:rPr>
          <w:rFonts w:eastAsia="Times New Roman"/>
          <w:b/>
          <w:spacing w:val="-2"/>
          <w:lang w:eastAsia="hi-IN" w:bidi="hi-IN"/>
        </w:rPr>
      </w:pPr>
    </w:p>
    <w:p w14:paraId="00FD761A" w14:textId="77777777" w:rsidR="00BE6FAC" w:rsidRDefault="00BE6FAC" w:rsidP="00BE6FAC">
      <w:pPr>
        <w:rPr>
          <w:rFonts w:eastAsia="Times New Roman"/>
          <w:b/>
          <w:spacing w:val="-2"/>
          <w:lang w:eastAsia="hi-IN" w:bidi="hi-IN"/>
        </w:rPr>
      </w:pPr>
    </w:p>
    <w:p w14:paraId="16A8798C" w14:textId="77777777" w:rsidR="00BE6FAC" w:rsidRDefault="00BE6FAC" w:rsidP="00BE6FAC">
      <w:pPr>
        <w:rPr>
          <w:rFonts w:eastAsia="Times New Roman"/>
          <w:b/>
          <w:spacing w:val="-2"/>
          <w:lang w:eastAsia="hi-IN" w:bidi="hi-IN"/>
        </w:rPr>
      </w:pPr>
    </w:p>
    <w:p w14:paraId="584BA8E1" w14:textId="77777777" w:rsidR="00BE6FAC" w:rsidRDefault="00BE6FAC" w:rsidP="00BE6FAC">
      <w:pPr>
        <w:rPr>
          <w:rFonts w:eastAsia="Times New Roman"/>
          <w:b/>
          <w:spacing w:val="-2"/>
          <w:lang w:eastAsia="hi-IN" w:bidi="hi-IN"/>
        </w:rPr>
      </w:pPr>
    </w:p>
    <w:p w14:paraId="699AADD8" w14:textId="77777777" w:rsidR="00BE6FAC" w:rsidRDefault="00BE6FAC" w:rsidP="00BE6FAC">
      <w:pPr>
        <w:rPr>
          <w:rFonts w:eastAsia="Times New Roman"/>
          <w:b/>
          <w:spacing w:val="-2"/>
          <w:lang w:eastAsia="hi-IN" w:bidi="hi-IN"/>
        </w:rPr>
      </w:pPr>
    </w:p>
    <w:p w14:paraId="11545FF8" w14:textId="77777777" w:rsidR="008A114A" w:rsidRDefault="008A114A" w:rsidP="00BE6FAC">
      <w:pPr>
        <w:rPr>
          <w:rFonts w:eastAsia="Times New Roman"/>
          <w:b/>
          <w:spacing w:val="-2"/>
          <w:lang w:eastAsia="hi-IN" w:bidi="hi-IN"/>
        </w:rPr>
      </w:pPr>
    </w:p>
    <w:p w14:paraId="6E0C216A" w14:textId="0ED80C16" w:rsidR="00BE6FAC" w:rsidRDefault="00BE6FAC" w:rsidP="00BE6FAC">
      <w:r>
        <w:rPr>
          <w:rFonts w:eastAsia="Times New Roman"/>
          <w:b/>
          <w:spacing w:val="-2"/>
          <w:lang w:eastAsia="hi-IN" w:bidi="hi-IN"/>
        </w:rPr>
        <w:t>1</w:t>
      </w:r>
      <w:r w:rsidRPr="008165D6">
        <w:rPr>
          <w:rFonts w:eastAsia="Times New Roman"/>
          <w:b/>
          <w:spacing w:val="-2"/>
          <w:lang w:eastAsia="hi-IN" w:bidi="hi-IN"/>
        </w:rPr>
        <w:t>.6</w:t>
      </w:r>
      <w:r w:rsidRPr="008165D6">
        <w:rPr>
          <w:rFonts w:eastAsia="Times New Roman"/>
          <w:b/>
          <w:spacing w:val="-2"/>
          <w:lang w:eastAsia="hi-IN" w:bidi="hi-IN"/>
        </w:rPr>
        <w:tab/>
      </w:r>
      <w:r w:rsidRPr="008165D6">
        <w:rPr>
          <w:b/>
          <w:bCs/>
        </w:rPr>
        <w:t>COMPONENTES DE LOS (BIENES O SERVICIOS) OFERTADOS</w:t>
      </w:r>
      <w:r w:rsidRPr="008165D6">
        <w:t>.</w:t>
      </w:r>
    </w:p>
    <w:p w14:paraId="626AD990" w14:textId="77777777" w:rsidR="00BE6FAC" w:rsidRDefault="00BE6FAC" w:rsidP="00BE6FAC"/>
    <w:tbl>
      <w:tblPr>
        <w:tblW w:w="9209" w:type="dxa"/>
        <w:tblInd w:w="75" w:type="dxa"/>
        <w:tblCellMar>
          <w:left w:w="70" w:type="dxa"/>
          <w:right w:w="70" w:type="dxa"/>
        </w:tblCellMar>
        <w:tblLook w:val="04A0" w:firstRow="1" w:lastRow="0" w:firstColumn="1" w:lastColumn="0" w:noHBand="0" w:noVBand="1"/>
      </w:tblPr>
      <w:tblGrid>
        <w:gridCol w:w="4943"/>
        <w:gridCol w:w="4536"/>
      </w:tblGrid>
      <w:tr w:rsidR="00BE6FAC" w:rsidRPr="00027B4E" w14:paraId="0BE0836C" w14:textId="77777777" w:rsidTr="00F20237">
        <w:trPr>
          <w:trHeight w:val="300"/>
        </w:trPr>
        <w:tc>
          <w:tcPr>
            <w:tcW w:w="46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296578" w14:textId="77777777" w:rsidR="00BE6FAC" w:rsidRPr="001605FC" w:rsidRDefault="00BE6FAC" w:rsidP="00F20237">
            <w:pPr>
              <w:rPr>
                <w:rFonts w:eastAsia="Times New Roman"/>
                <w:b/>
                <w:bCs/>
                <w:color w:val="000000"/>
                <w:sz w:val="20"/>
                <w:szCs w:val="20"/>
              </w:rPr>
            </w:pPr>
            <w:r w:rsidRPr="001605FC">
              <w:rPr>
                <w:rFonts w:eastAsia="Times New Roman"/>
                <w:b/>
                <w:bCs/>
                <w:color w:val="000000"/>
                <w:sz w:val="20"/>
                <w:szCs w:val="20"/>
              </w:rPr>
              <w:t>COMPONENTES SOLICITADOS</w:t>
            </w:r>
          </w:p>
        </w:tc>
        <w:tc>
          <w:tcPr>
            <w:tcW w:w="4536" w:type="dxa"/>
            <w:tcBorders>
              <w:top w:val="single" w:sz="4" w:space="0" w:color="auto"/>
              <w:left w:val="nil"/>
              <w:bottom w:val="single" w:sz="4" w:space="0" w:color="auto"/>
              <w:right w:val="single" w:sz="4" w:space="0" w:color="auto"/>
            </w:tcBorders>
            <w:shd w:val="clear" w:color="auto" w:fill="auto"/>
            <w:noWrap/>
            <w:vAlign w:val="bottom"/>
            <w:hideMark/>
          </w:tcPr>
          <w:p w14:paraId="2726859C" w14:textId="77777777" w:rsidR="00BE6FAC" w:rsidRPr="001605FC" w:rsidRDefault="00BE6FAC" w:rsidP="00F20237">
            <w:pPr>
              <w:rPr>
                <w:rFonts w:eastAsia="Times New Roman"/>
                <w:b/>
                <w:bCs/>
                <w:color w:val="000000"/>
                <w:sz w:val="20"/>
                <w:szCs w:val="20"/>
              </w:rPr>
            </w:pPr>
            <w:r w:rsidRPr="001605FC">
              <w:rPr>
                <w:rFonts w:eastAsia="Times New Roman"/>
                <w:b/>
                <w:bCs/>
                <w:color w:val="000000"/>
                <w:sz w:val="20"/>
                <w:szCs w:val="20"/>
              </w:rPr>
              <w:t>COMPONENTES OFERTADOS.</w:t>
            </w:r>
          </w:p>
        </w:tc>
      </w:tr>
      <w:tr w:rsidR="00BE6FAC" w:rsidRPr="00027B4E" w14:paraId="3B557743" w14:textId="77777777" w:rsidTr="00F20237">
        <w:trPr>
          <w:trHeight w:val="2967"/>
        </w:trPr>
        <w:tc>
          <w:tcPr>
            <w:tcW w:w="4673" w:type="dxa"/>
            <w:tcBorders>
              <w:top w:val="nil"/>
              <w:left w:val="single" w:sz="4" w:space="0" w:color="auto"/>
              <w:bottom w:val="single" w:sz="4" w:space="0" w:color="auto"/>
              <w:right w:val="single" w:sz="4" w:space="0" w:color="auto"/>
            </w:tcBorders>
            <w:shd w:val="clear" w:color="auto" w:fill="auto"/>
            <w:vAlign w:val="bottom"/>
            <w:hideMark/>
          </w:tcPr>
          <w:p w14:paraId="3F1E803B" w14:textId="77777777" w:rsidR="00BE6FAC" w:rsidRPr="001605FC" w:rsidRDefault="00BE6FAC" w:rsidP="00F20237">
            <w:pPr>
              <w:rPr>
                <w:rFonts w:eastAsia="Times New Roman"/>
                <w:color w:val="000000"/>
                <w:sz w:val="20"/>
                <w:szCs w:val="20"/>
              </w:rPr>
            </w:pPr>
            <w:r w:rsidRPr="00C52154">
              <w:rPr>
                <w:rFonts w:eastAsia="Times New Roman"/>
                <w:color w:val="000000"/>
                <w:sz w:val="20"/>
                <w:szCs w:val="20"/>
              </w:rPr>
              <w:t>METODOLOGÍA DE TRABAJO • La entrega de credenciales y activación de licencias se dará en los primeros 15 días a partir de la firma del contrato. • La activación se realizará de manera remota a través del servicio de soporte técnico en equipos de CONGOPE. • Se habilitará una plataforma de entrenamiento y los usuarios tendrán la opción de seguir los cursos web y consultar recursos disponibles que se habilitan con la suscripción adquirida. • El contratista deberá firmar el acuerdo de confidencialidad. • La activación de los usuarios se realizará de forma remota a través del servicio de soporte técnico y deberá ser mediante acceso controlado. • Proveer asistencia técnica para resolver problemas relacionados con la instalación y errores de la suscripción que puedan surgir. • El soporte técnico y actualizaciones estarán disponibles mientras dure el contrato. • El oferente adjudicado deberá entregar soporte técnico de la plataforma durante el tiempo que dure la vigencia de la suscripción cuando sea requerido. • Se prestará soporte técnico de forma remota en el horario de lunes a viernes de 8:00 a. m. - 5:00 p. m, todas las solicitudes de soporte deben ser registradas para garantizar una oportuna respuesta, con niveles de servicio y diferentes canales de comunicación como telefónico, correo electrónico y portal de asistencia. • Para el soporte deben existir diferentes canales de comunicación como telefónico, correo electrónico y portal de asistencia. • Soporte técnico y actualización de software a la última versión liberada. • Tiempos de respuesta por niveles de criticidad. • Disponibilidad de acceso a las herramientas de gestión de incidentes. • El tiempo de respuesta del soporte técnico al primer contacto debe estar entre el rango de las primeras 4 horas hábiles y manejar tiempos de respuesta por niveles de criticidad. • Elaborar un acta de entrega final sobre la implementación de las licencias SIG, que incluya capturas de la instalación y activaciones realizadas.</w:t>
            </w:r>
          </w:p>
        </w:tc>
        <w:tc>
          <w:tcPr>
            <w:tcW w:w="4536" w:type="dxa"/>
            <w:tcBorders>
              <w:top w:val="nil"/>
              <w:left w:val="nil"/>
              <w:bottom w:val="single" w:sz="4" w:space="0" w:color="auto"/>
              <w:right w:val="single" w:sz="4" w:space="0" w:color="auto"/>
            </w:tcBorders>
            <w:shd w:val="clear" w:color="auto" w:fill="auto"/>
            <w:noWrap/>
            <w:vAlign w:val="bottom"/>
            <w:hideMark/>
          </w:tcPr>
          <w:p w14:paraId="102A218A" w14:textId="77777777" w:rsidR="00BE6FAC" w:rsidRPr="001605FC" w:rsidRDefault="00BE6FAC" w:rsidP="00F20237">
            <w:pPr>
              <w:rPr>
                <w:rFonts w:eastAsia="Times New Roman"/>
                <w:color w:val="000000"/>
                <w:sz w:val="20"/>
                <w:szCs w:val="20"/>
              </w:rPr>
            </w:pPr>
            <w:r w:rsidRPr="001605FC">
              <w:rPr>
                <w:rFonts w:eastAsia="Times New Roman"/>
                <w:color w:val="000000"/>
                <w:sz w:val="20"/>
                <w:szCs w:val="20"/>
              </w:rPr>
              <w:t> </w:t>
            </w:r>
          </w:p>
        </w:tc>
      </w:tr>
      <w:tr w:rsidR="00BE6FAC" w:rsidRPr="00027B4E" w14:paraId="725317A5" w14:textId="77777777" w:rsidTr="00F20237">
        <w:trPr>
          <w:trHeight w:val="1500"/>
        </w:trPr>
        <w:tc>
          <w:tcPr>
            <w:tcW w:w="4673" w:type="dxa"/>
            <w:tcBorders>
              <w:top w:val="nil"/>
              <w:left w:val="single" w:sz="4" w:space="0" w:color="auto"/>
              <w:bottom w:val="single" w:sz="4" w:space="0" w:color="auto"/>
              <w:right w:val="single" w:sz="4" w:space="0" w:color="auto"/>
            </w:tcBorders>
            <w:shd w:val="clear" w:color="auto" w:fill="auto"/>
            <w:vAlign w:val="bottom"/>
          </w:tcPr>
          <w:p w14:paraId="58CD0DCB" w14:textId="77777777" w:rsidR="00BE6FAC" w:rsidRDefault="00BE6FAC" w:rsidP="00F20237">
            <w:pPr>
              <w:rPr>
                <w:noProof/>
              </w:rPr>
            </w:pPr>
            <w:r>
              <w:rPr>
                <w:noProof/>
              </w:rPr>
              <w:t xml:space="preserve">ESPECIFICACIONES TÉCNICAS </w:t>
            </w:r>
          </w:p>
          <w:p w14:paraId="4D971763" w14:textId="77777777" w:rsidR="00BE6FAC" w:rsidRDefault="00BE6FAC" w:rsidP="00F20237">
            <w:pPr>
              <w:rPr>
                <w:noProof/>
              </w:rPr>
            </w:pPr>
          </w:p>
          <w:p w14:paraId="3869075C" w14:textId="77777777" w:rsidR="00BE6FAC" w:rsidRPr="001605FC" w:rsidRDefault="00BE6FAC" w:rsidP="00F20237">
            <w:pPr>
              <w:rPr>
                <w:rFonts w:eastAsia="Times New Roman"/>
                <w:color w:val="000000"/>
                <w:sz w:val="20"/>
                <w:szCs w:val="20"/>
                <w:lang w:val="es-ES"/>
              </w:rPr>
            </w:pPr>
            <w:r>
              <w:rPr>
                <w:noProof/>
              </w:rPr>
              <w:drawing>
                <wp:inline distT="0" distB="0" distL="0" distR="0" wp14:anchorId="3C20D099" wp14:editId="51EF48CF">
                  <wp:extent cx="3050381" cy="1800225"/>
                  <wp:effectExtent l="0" t="0" r="0" b="0"/>
                  <wp:docPr id="1564131658"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31658" name="Imagen 1" descr="Imagen que contiene Texto&#10;&#10;El contenido generado por IA puede ser incorrecto."/>
                          <pic:cNvPicPr/>
                        </pic:nvPicPr>
                        <pic:blipFill rotWithShape="1">
                          <a:blip r:embed="rId7"/>
                          <a:srcRect l="21166" t="30172" r="21872" b="10038"/>
                          <a:stretch/>
                        </pic:blipFill>
                        <pic:spPr bwMode="auto">
                          <a:xfrm>
                            <a:off x="0" y="0"/>
                            <a:ext cx="3064430" cy="1808516"/>
                          </a:xfrm>
                          <a:prstGeom prst="rect">
                            <a:avLst/>
                          </a:prstGeom>
                          <a:ln>
                            <a:noFill/>
                          </a:ln>
                          <a:extLst>
                            <a:ext uri="{53640926-AAD7-44D8-BBD7-CCE9431645EC}">
                              <a14:shadowObscured xmlns:a14="http://schemas.microsoft.com/office/drawing/2010/main"/>
                            </a:ext>
                          </a:extLst>
                        </pic:spPr>
                      </pic:pic>
                    </a:graphicData>
                  </a:graphic>
                </wp:inline>
              </w:drawing>
            </w:r>
          </w:p>
        </w:tc>
        <w:tc>
          <w:tcPr>
            <w:tcW w:w="4536" w:type="dxa"/>
            <w:tcBorders>
              <w:top w:val="nil"/>
              <w:left w:val="nil"/>
              <w:bottom w:val="single" w:sz="4" w:space="0" w:color="auto"/>
              <w:right w:val="single" w:sz="4" w:space="0" w:color="auto"/>
            </w:tcBorders>
            <w:shd w:val="clear" w:color="auto" w:fill="auto"/>
            <w:noWrap/>
            <w:vAlign w:val="bottom"/>
          </w:tcPr>
          <w:p w14:paraId="304C1875" w14:textId="77777777" w:rsidR="00BE6FAC" w:rsidRPr="001605FC" w:rsidRDefault="00BE6FAC" w:rsidP="00F20237">
            <w:pPr>
              <w:rPr>
                <w:rFonts w:eastAsia="Times New Roman"/>
                <w:color w:val="000000"/>
                <w:sz w:val="20"/>
                <w:szCs w:val="20"/>
              </w:rPr>
            </w:pPr>
          </w:p>
        </w:tc>
      </w:tr>
      <w:tr w:rsidR="00BE6FAC" w:rsidRPr="00027B4E" w14:paraId="5E33F7D6" w14:textId="77777777" w:rsidTr="00F20237">
        <w:trPr>
          <w:trHeight w:val="1500"/>
        </w:trPr>
        <w:tc>
          <w:tcPr>
            <w:tcW w:w="4673" w:type="dxa"/>
            <w:tcBorders>
              <w:top w:val="nil"/>
              <w:left w:val="single" w:sz="4" w:space="0" w:color="auto"/>
              <w:bottom w:val="single" w:sz="4" w:space="0" w:color="auto"/>
              <w:right w:val="single" w:sz="4" w:space="0" w:color="auto"/>
            </w:tcBorders>
            <w:shd w:val="clear" w:color="auto" w:fill="auto"/>
            <w:vAlign w:val="bottom"/>
            <w:hideMark/>
          </w:tcPr>
          <w:p w14:paraId="78BEF84B" w14:textId="77777777" w:rsidR="00BE6FAC" w:rsidRPr="001605FC" w:rsidRDefault="00BE6FAC" w:rsidP="00F20237">
            <w:pPr>
              <w:rPr>
                <w:rFonts w:eastAsia="Times New Roman"/>
                <w:color w:val="000000"/>
                <w:sz w:val="20"/>
                <w:szCs w:val="20"/>
              </w:rPr>
            </w:pPr>
            <w:r w:rsidRPr="001605FC">
              <w:rPr>
                <w:rFonts w:eastAsia="Times New Roman"/>
                <w:color w:val="000000"/>
                <w:sz w:val="20"/>
                <w:szCs w:val="20"/>
                <w:lang w:val="es-ES"/>
              </w:rPr>
              <w:lastRenderedPageBreak/>
              <w:t>PRODUCTOS O SERVICIOS ESPERADOS:</w:t>
            </w:r>
            <w:r w:rsidRPr="001605FC">
              <w:rPr>
                <w:rFonts w:eastAsia="Times New Roman"/>
                <w:color w:val="000000"/>
                <w:sz w:val="20"/>
                <w:szCs w:val="20"/>
                <w:lang w:val="es-ES"/>
              </w:rPr>
              <w:br/>
            </w:r>
            <w:r w:rsidRPr="001605FC">
              <w:rPr>
                <w:rFonts w:eastAsia="Times New Roman"/>
                <w:color w:val="000000"/>
                <w:sz w:val="20"/>
                <w:szCs w:val="20"/>
                <w:lang w:val="es-ES"/>
              </w:rPr>
              <w:br/>
            </w:r>
            <w:r w:rsidRPr="00154C57">
              <w:rPr>
                <w:rFonts w:eastAsia="Times New Roman"/>
                <w:color w:val="000000"/>
                <w:sz w:val="20"/>
                <w:szCs w:val="20"/>
              </w:rPr>
              <w:t>Los productos y/o servicios esperados son los siguientes: ArcGIS Online Professional Plus (</w:t>
            </w:r>
            <w:proofErr w:type="spellStart"/>
            <w:r w:rsidRPr="00154C57">
              <w:rPr>
                <w:rFonts w:eastAsia="Times New Roman"/>
                <w:color w:val="000000"/>
                <w:sz w:val="20"/>
                <w:szCs w:val="20"/>
              </w:rPr>
              <w:t>formerly</w:t>
            </w:r>
            <w:proofErr w:type="spellEnd"/>
            <w:r w:rsidRPr="00154C57">
              <w:rPr>
                <w:rFonts w:eastAsia="Times New Roman"/>
                <w:color w:val="000000"/>
                <w:sz w:val="20"/>
                <w:szCs w:val="20"/>
              </w:rPr>
              <w:t xml:space="preserve"> </w:t>
            </w:r>
            <w:proofErr w:type="spellStart"/>
            <w:r w:rsidRPr="00154C57">
              <w:rPr>
                <w:rFonts w:eastAsia="Times New Roman"/>
                <w:color w:val="000000"/>
                <w:sz w:val="20"/>
                <w:szCs w:val="20"/>
              </w:rPr>
              <w:t>Advanced</w:t>
            </w:r>
            <w:proofErr w:type="spellEnd"/>
            <w:r w:rsidRPr="00154C57">
              <w:rPr>
                <w:rFonts w:eastAsia="Times New Roman"/>
                <w:color w:val="000000"/>
                <w:sz w:val="20"/>
                <w:szCs w:val="20"/>
              </w:rPr>
              <w:t xml:space="preserve">) </w:t>
            </w:r>
            <w:proofErr w:type="spellStart"/>
            <w:r w:rsidRPr="00154C57">
              <w:rPr>
                <w:rFonts w:eastAsia="Times New Roman"/>
                <w:color w:val="000000"/>
                <w:sz w:val="20"/>
                <w:szCs w:val="20"/>
              </w:rPr>
              <w:t>User</w:t>
            </w:r>
            <w:proofErr w:type="spellEnd"/>
            <w:r w:rsidRPr="00154C57">
              <w:rPr>
                <w:rFonts w:eastAsia="Times New Roman"/>
                <w:color w:val="000000"/>
                <w:sz w:val="20"/>
                <w:szCs w:val="20"/>
              </w:rPr>
              <w:t xml:space="preserve"> </w:t>
            </w:r>
            <w:proofErr w:type="spellStart"/>
            <w:r w:rsidRPr="00154C57">
              <w:rPr>
                <w:rFonts w:eastAsia="Times New Roman"/>
                <w:color w:val="000000"/>
                <w:sz w:val="20"/>
                <w:szCs w:val="20"/>
              </w:rPr>
              <w:t>Type</w:t>
            </w:r>
            <w:proofErr w:type="spellEnd"/>
            <w:r w:rsidRPr="00154C57">
              <w:rPr>
                <w:rFonts w:eastAsia="Times New Roman"/>
                <w:color w:val="000000"/>
                <w:sz w:val="20"/>
                <w:szCs w:val="20"/>
              </w:rPr>
              <w:t xml:space="preserve"> </w:t>
            </w:r>
            <w:proofErr w:type="spellStart"/>
            <w:r w:rsidRPr="00154C57">
              <w:rPr>
                <w:rFonts w:eastAsia="Times New Roman"/>
                <w:color w:val="000000"/>
                <w:sz w:val="20"/>
                <w:szCs w:val="20"/>
              </w:rPr>
              <w:t>Annual</w:t>
            </w:r>
            <w:proofErr w:type="spellEnd"/>
            <w:r w:rsidRPr="00154C57">
              <w:rPr>
                <w:rFonts w:eastAsia="Times New Roman"/>
                <w:color w:val="000000"/>
                <w:sz w:val="20"/>
                <w:szCs w:val="20"/>
              </w:rPr>
              <w:t xml:space="preserve"> </w:t>
            </w:r>
            <w:proofErr w:type="spellStart"/>
            <w:r w:rsidRPr="00154C57">
              <w:rPr>
                <w:rFonts w:eastAsia="Times New Roman"/>
                <w:color w:val="000000"/>
                <w:sz w:val="20"/>
                <w:szCs w:val="20"/>
              </w:rPr>
              <w:t>Subscription</w:t>
            </w:r>
            <w:proofErr w:type="spellEnd"/>
            <w:r w:rsidRPr="00154C57">
              <w:rPr>
                <w:rFonts w:eastAsia="Times New Roman"/>
                <w:color w:val="000000"/>
                <w:sz w:val="20"/>
                <w:szCs w:val="20"/>
              </w:rPr>
              <w:t xml:space="preserve">, cantidad 1 ArcGIS Online </w:t>
            </w:r>
            <w:proofErr w:type="spellStart"/>
            <w:r w:rsidRPr="00154C57">
              <w:rPr>
                <w:rFonts w:eastAsia="Times New Roman"/>
                <w:color w:val="000000"/>
                <w:sz w:val="20"/>
                <w:szCs w:val="20"/>
              </w:rPr>
              <w:t>Creator</w:t>
            </w:r>
            <w:proofErr w:type="spellEnd"/>
            <w:r w:rsidRPr="00154C57">
              <w:rPr>
                <w:rFonts w:eastAsia="Times New Roman"/>
                <w:color w:val="000000"/>
                <w:sz w:val="20"/>
                <w:szCs w:val="20"/>
              </w:rPr>
              <w:t xml:space="preserve"> </w:t>
            </w:r>
            <w:proofErr w:type="spellStart"/>
            <w:r w:rsidRPr="00154C57">
              <w:rPr>
                <w:rFonts w:eastAsia="Times New Roman"/>
                <w:color w:val="000000"/>
                <w:sz w:val="20"/>
                <w:szCs w:val="20"/>
              </w:rPr>
              <w:t>User</w:t>
            </w:r>
            <w:proofErr w:type="spellEnd"/>
            <w:r w:rsidRPr="00154C57">
              <w:rPr>
                <w:rFonts w:eastAsia="Times New Roman"/>
                <w:color w:val="000000"/>
                <w:sz w:val="20"/>
                <w:szCs w:val="20"/>
              </w:rPr>
              <w:t xml:space="preserve"> </w:t>
            </w:r>
            <w:proofErr w:type="spellStart"/>
            <w:r w:rsidRPr="00154C57">
              <w:rPr>
                <w:rFonts w:eastAsia="Times New Roman"/>
                <w:color w:val="000000"/>
                <w:sz w:val="20"/>
                <w:szCs w:val="20"/>
              </w:rPr>
              <w:t>Type</w:t>
            </w:r>
            <w:proofErr w:type="spellEnd"/>
            <w:r w:rsidRPr="00154C57">
              <w:rPr>
                <w:rFonts w:eastAsia="Times New Roman"/>
                <w:color w:val="000000"/>
                <w:sz w:val="20"/>
                <w:szCs w:val="20"/>
              </w:rPr>
              <w:t xml:space="preserve"> </w:t>
            </w:r>
            <w:proofErr w:type="spellStart"/>
            <w:r w:rsidRPr="00154C57">
              <w:rPr>
                <w:rFonts w:eastAsia="Times New Roman"/>
                <w:color w:val="000000"/>
                <w:sz w:val="20"/>
                <w:szCs w:val="20"/>
              </w:rPr>
              <w:t>Annual</w:t>
            </w:r>
            <w:proofErr w:type="spellEnd"/>
            <w:r w:rsidRPr="00154C57">
              <w:rPr>
                <w:rFonts w:eastAsia="Times New Roman"/>
                <w:color w:val="000000"/>
                <w:sz w:val="20"/>
                <w:szCs w:val="20"/>
              </w:rPr>
              <w:t xml:space="preserve"> </w:t>
            </w:r>
            <w:proofErr w:type="spellStart"/>
            <w:r w:rsidRPr="00154C57">
              <w:rPr>
                <w:rFonts w:eastAsia="Times New Roman"/>
                <w:color w:val="000000"/>
                <w:sz w:val="20"/>
                <w:szCs w:val="20"/>
              </w:rPr>
              <w:t>Subscription</w:t>
            </w:r>
            <w:proofErr w:type="spellEnd"/>
            <w:r w:rsidRPr="00154C57">
              <w:rPr>
                <w:rFonts w:eastAsia="Times New Roman"/>
                <w:color w:val="000000"/>
                <w:sz w:val="20"/>
                <w:szCs w:val="20"/>
              </w:rPr>
              <w:t>, cantidad 4</w:t>
            </w:r>
            <w:r w:rsidRPr="005260A3">
              <w:rPr>
                <w:rFonts w:eastAsia="Times New Roman"/>
                <w:color w:val="000000"/>
                <w:sz w:val="20"/>
                <w:szCs w:val="20"/>
              </w:rPr>
              <w:t>.</w:t>
            </w:r>
          </w:p>
        </w:tc>
        <w:tc>
          <w:tcPr>
            <w:tcW w:w="4536" w:type="dxa"/>
            <w:tcBorders>
              <w:top w:val="nil"/>
              <w:left w:val="nil"/>
              <w:bottom w:val="single" w:sz="4" w:space="0" w:color="auto"/>
              <w:right w:val="single" w:sz="4" w:space="0" w:color="auto"/>
            </w:tcBorders>
            <w:shd w:val="clear" w:color="auto" w:fill="auto"/>
            <w:noWrap/>
            <w:vAlign w:val="bottom"/>
            <w:hideMark/>
          </w:tcPr>
          <w:p w14:paraId="5148500E" w14:textId="77777777" w:rsidR="00BE6FAC" w:rsidRPr="001605FC" w:rsidRDefault="00BE6FAC" w:rsidP="00F20237">
            <w:pPr>
              <w:rPr>
                <w:rFonts w:eastAsia="Times New Roman"/>
                <w:color w:val="000000"/>
                <w:sz w:val="20"/>
                <w:szCs w:val="20"/>
              </w:rPr>
            </w:pPr>
            <w:r w:rsidRPr="001605FC">
              <w:rPr>
                <w:rFonts w:eastAsia="Times New Roman"/>
                <w:color w:val="000000"/>
                <w:sz w:val="20"/>
                <w:szCs w:val="20"/>
              </w:rPr>
              <w:t> </w:t>
            </w:r>
          </w:p>
        </w:tc>
      </w:tr>
      <w:tr w:rsidR="00BE6FAC" w:rsidRPr="00027B4E" w14:paraId="6CB31438" w14:textId="77777777" w:rsidTr="00F20237">
        <w:trPr>
          <w:trHeight w:val="1500"/>
        </w:trPr>
        <w:tc>
          <w:tcPr>
            <w:tcW w:w="4673" w:type="dxa"/>
            <w:tcBorders>
              <w:top w:val="nil"/>
              <w:left w:val="single" w:sz="4" w:space="0" w:color="auto"/>
              <w:bottom w:val="single" w:sz="4" w:space="0" w:color="auto"/>
              <w:right w:val="single" w:sz="4" w:space="0" w:color="auto"/>
            </w:tcBorders>
            <w:shd w:val="clear" w:color="auto" w:fill="auto"/>
            <w:vAlign w:val="bottom"/>
            <w:hideMark/>
          </w:tcPr>
          <w:p w14:paraId="0AB7A2EA" w14:textId="77777777" w:rsidR="00BE6FAC" w:rsidRPr="001605FC" w:rsidRDefault="00BE6FAC" w:rsidP="00F20237">
            <w:pPr>
              <w:rPr>
                <w:rFonts w:eastAsia="Times New Roman"/>
                <w:color w:val="000000"/>
                <w:sz w:val="20"/>
                <w:szCs w:val="20"/>
              </w:rPr>
            </w:pPr>
            <w:r w:rsidRPr="001605FC">
              <w:rPr>
                <w:rFonts w:eastAsia="Times New Roman"/>
                <w:color w:val="000000"/>
                <w:sz w:val="20"/>
                <w:szCs w:val="20"/>
                <w:lang w:val="es-ES"/>
              </w:rPr>
              <w:t>PLAZO DE EJECUCIÓN EN DÍAS:</w:t>
            </w:r>
            <w:r w:rsidRPr="001605FC">
              <w:rPr>
                <w:rFonts w:eastAsia="Times New Roman"/>
                <w:color w:val="000000"/>
                <w:sz w:val="20"/>
                <w:szCs w:val="20"/>
                <w:lang w:val="es-ES"/>
              </w:rPr>
              <w:br/>
            </w:r>
            <w:r w:rsidRPr="001605FC">
              <w:rPr>
                <w:rFonts w:eastAsia="Times New Roman"/>
                <w:color w:val="000000"/>
                <w:sz w:val="20"/>
                <w:szCs w:val="20"/>
                <w:lang w:val="es-ES"/>
              </w:rPr>
              <w:br/>
            </w:r>
            <w:r w:rsidRPr="00154C57">
              <w:rPr>
                <w:rFonts w:eastAsia="Times New Roman"/>
                <w:color w:val="000000"/>
                <w:sz w:val="20"/>
                <w:szCs w:val="20"/>
              </w:rPr>
              <w:t>La información de la activación de las suscripciones será entregada mediante correo electrónico al administrador de las licencias que el CONGOPE designe dentro de los quince (15) días contados a partir del día siguiente de la suscripción del contrato, la vigencia de las licencias será de 3 años.</w:t>
            </w:r>
          </w:p>
        </w:tc>
        <w:tc>
          <w:tcPr>
            <w:tcW w:w="4536" w:type="dxa"/>
            <w:tcBorders>
              <w:top w:val="nil"/>
              <w:left w:val="nil"/>
              <w:bottom w:val="single" w:sz="4" w:space="0" w:color="auto"/>
              <w:right w:val="single" w:sz="4" w:space="0" w:color="auto"/>
            </w:tcBorders>
            <w:shd w:val="clear" w:color="auto" w:fill="auto"/>
            <w:noWrap/>
            <w:vAlign w:val="bottom"/>
            <w:hideMark/>
          </w:tcPr>
          <w:p w14:paraId="41F19A23" w14:textId="77777777" w:rsidR="00BE6FAC" w:rsidRPr="001605FC" w:rsidRDefault="00BE6FAC" w:rsidP="00F20237">
            <w:pPr>
              <w:rPr>
                <w:rFonts w:eastAsia="Times New Roman"/>
                <w:color w:val="000000"/>
                <w:sz w:val="20"/>
                <w:szCs w:val="20"/>
              </w:rPr>
            </w:pPr>
            <w:r w:rsidRPr="001605FC">
              <w:rPr>
                <w:rFonts w:eastAsia="Times New Roman"/>
                <w:color w:val="000000"/>
                <w:sz w:val="20"/>
                <w:szCs w:val="20"/>
              </w:rPr>
              <w:t> </w:t>
            </w:r>
          </w:p>
        </w:tc>
      </w:tr>
    </w:tbl>
    <w:p w14:paraId="2D1B8A94" w14:textId="77777777" w:rsidR="00BE6FAC" w:rsidRPr="00027B4E" w:rsidRDefault="00BE6FAC" w:rsidP="00BE6FAC">
      <w:pPr>
        <w:spacing w:after="200" w:line="276" w:lineRule="auto"/>
        <w:rPr>
          <w:rFonts w:eastAsia="Times New Roman"/>
          <w:b/>
          <w:lang w:eastAsia="hi-IN" w:bidi="hi-IN"/>
        </w:rPr>
      </w:pPr>
    </w:p>
    <w:p w14:paraId="14A00857" w14:textId="77777777" w:rsidR="00BE6FAC" w:rsidRPr="008165D6" w:rsidRDefault="00BE6FAC" w:rsidP="00BE6FAC">
      <w:pPr>
        <w:rPr>
          <w:rFonts w:eastAsia="Times New Roman"/>
          <w:b/>
          <w:lang w:eastAsia="hi-IN" w:bidi="hi-IN"/>
        </w:rPr>
      </w:pPr>
      <w:r w:rsidRPr="008165D6">
        <w:rPr>
          <w:rFonts w:eastAsia="Times New Roman"/>
          <w:b/>
          <w:lang w:eastAsia="hi-IN" w:bidi="hi-IN"/>
        </w:rPr>
        <w:br w:type="page"/>
      </w:r>
      <w:r>
        <w:rPr>
          <w:rFonts w:eastAsia="Times New Roman"/>
          <w:b/>
          <w:lang w:eastAsia="hi-IN" w:bidi="hi-IN"/>
        </w:rPr>
        <w:lastRenderedPageBreak/>
        <w:t>1</w:t>
      </w:r>
      <w:r w:rsidRPr="008165D6">
        <w:rPr>
          <w:rFonts w:eastAsia="Times New Roman"/>
          <w:b/>
          <w:lang w:eastAsia="hi-IN" w:bidi="hi-IN"/>
        </w:rPr>
        <w:t>.7</w:t>
      </w:r>
      <w:r w:rsidRPr="008165D6">
        <w:rPr>
          <w:rFonts w:eastAsia="Times New Roman"/>
          <w:b/>
          <w:lang w:eastAsia="hi-IN" w:bidi="hi-IN"/>
        </w:rPr>
        <w:tab/>
        <w:t>EXPERIENCIA DEL OFERENTE</w:t>
      </w:r>
    </w:p>
    <w:p w14:paraId="5A6CAA66" w14:textId="77777777" w:rsidR="00BE6FAC" w:rsidRPr="008165D6" w:rsidRDefault="00BE6FAC" w:rsidP="00BE6FAC">
      <w:pPr>
        <w:ind w:left="15" w:right="45"/>
        <w:rPr>
          <w:rFonts w:eastAsia="Times New Roman"/>
          <w:b/>
          <w:lang w:eastAsia="hi-IN" w:bidi="hi-IN"/>
        </w:rPr>
      </w:pPr>
    </w:p>
    <w:p w14:paraId="15D1FF1F" w14:textId="77777777" w:rsidR="00BE6FAC" w:rsidRPr="008165D6" w:rsidRDefault="00BE6FAC" w:rsidP="00BE6FAC">
      <w:pPr>
        <w:ind w:left="15" w:right="45"/>
        <w:rPr>
          <w:rFonts w:eastAsia="Times New Roman"/>
          <w:b/>
          <w:lang w:eastAsia="hi-IN" w:bidi="hi-IN"/>
        </w:rPr>
      </w:pPr>
      <w:r w:rsidRPr="008165D6">
        <w:rPr>
          <w:rFonts w:eastAsia="Times New Roman"/>
          <w:i/>
          <w:spacing w:val="-3"/>
          <w:lang w:eastAsia="hi-IN" w:bidi="hi-IN"/>
        </w:rPr>
        <w:t xml:space="preserve">(No aplica para contrataciones entre </w:t>
      </w:r>
      <w:r w:rsidRPr="008165D6">
        <w:rPr>
          <w:rFonts w:eastAsia="Times New Roman"/>
          <w:i/>
          <w:spacing w:val="-3"/>
          <w:lang w:eastAsia="hi-IN" w:bidi="hi-IN"/>
        </w:rPr>
        <w:tab/>
        <w:t>Entidades Públicas o sus subsidiarias)</w:t>
      </w:r>
    </w:p>
    <w:p w14:paraId="3435099A" w14:textId="77777777" w:rsidR="00BE6FAC" w:rsidRPr="008165D6" w:rsidRDefault="00BE6FAC" w:rsidP="00BE6FAC">
      <w:pPr>
        <w:ind w:left="15" w:right="45"/>
        <w:rPr>
          <w:rFonts w:eastAsia="Times New Roman"/>
          <w:b/>
          <w:spacing w:val="-2"/>
          <w:lang w:eastAsia="hi-IN" w:bidi="hi-IN"/>
        </w:rPr>
      </w:pPr>
    </w:p>
    <w:p w14:paraId="71BE1B67" w14:textId="77777777" w:rsidR="00BE6FAC" w:rsidRPr="008165D6" w:rsidRDefault="00BE6FAC" w:rsidP="00BE6FAC">
      <w:pPr>
        <w:ind w:left="15" w:right="45"/>
        <w:jc w:val="right"/>
        <w:rPr>
          <w:rFonts w:eastAsia="Times New Roman"/>
          <w:b/>
          <w:spacing w:val="-2"/>
          <w:lang w:eastAsia="hi-IN" w:bidi="hi-IN"/>
        </w:rPr>
      </w:pPr>
      <w:r w:rsidRPr="008165D6">
        <w:rPr>
          <w:rFonts w:eastAsia="Times New Roman"/>
          <w:b/>
          <w:spacing w:val="-2"/>
          <w:lang w:eastAsia="hi-IN" w:bidi="hi-IN"/>
        </w:rPr>
        <w:t xml:space="preserve"> Hoja.... de</w:t>
      </w:r>
      <w:proofErr w:type="gramStart"/>
      <w:r w:rsidRPr="008165D6">
        <w:rPr>
          <w:rFonts w:eastAsia="Times New Roman"/>
          <w:b/>
          <w:spacing w:val="-2"/>
          <w:lang w:eastAsia="hi-IN" w:bidi="hi-IN"/>
        </w:rPr>
        <w:t xml:space="preserve"> ....</w:t>
      </w:r>
      <w:proofErr w:type="gramEnd"/>
      <w:r w:rsidRPr="008165D6">
        <w:rPr>
          <w:rFonts w:eastAsia="Times New Roman"/>
          <w:b/>
          <w:spacing w:val="-2"/>
          <w:lang w:eastAsia="hi-IN" w:bidi="hi-IN"/>
        </w:rPr>
        <w:t>.</w:t>
      </w:r>
    </w:p>
    <w:p w14:paraId="252E430B" w14:textId="77777777" w:rsidR="00BE6FAC" w:rsidRPr="008165D6" w:rsidRDefault="00BE6FAC" w:rsidP="00BE6FAC">
      <w:pPr>
        <w:tabs>
          <w:tab w:val="right" w:pos="8848"/>
        </w:tabs>
        <w:ind w:left="15" w:right="45"/>
        <w:jc w:val="both"/>
        <w:rPr>
          <w:rFonts w:eastAsia="Times New Roman"/>
          <w:spacing w:val="-3"/>
          <w:lang w:eastAsia="hi-IN" w:bidi="hi-IN"/>
        </w:rPr>
      </w:pPr>
    </w:p>
    <w:p w14:paraId="7ACEC3F3" w14:textId="77777777" w:rsidR="00BE6FAC" w:rsidRPr="008165D6" w:rsidRDefault="00BE6FAC" w:rsidP="00BE6FAC">
      <w:pPr>
        <w:ind w:left="15" w:right="45"/>
        <w:rPr>
          <w:rFonts w:eastAsia="Times New Roman"/>
          <w:spacing w:val="-2"/>
          <w:lang w:eastAsia="hi-IN" w:bidi="hi-IN"/>
        </w:rPr>
      </w:pPr>
    </w:p>
    <w:tbl>
      <w:tblPr>
        <w:tblW w:w="10219" w:type="dxa"/>
        <w:jc w:val="center"/>
        <w:tblLayout w:type="fixed"/>
        <w:tblCellMar>
          <w:left w:w="0" w:type="dxa"/>
          <w:right w:w="0" w:type="dxa"/>
        </w:tblCellMar>
        <w:tblLook w:val="0000" w:firstRow="0" w:lastRow="0" w:firstColumn="0" w:lastColumn="0" w:noHBand="0" w:noVBand="0"/>
      </w:tblPr>
      <w:tblGrid>
        <w:gridCol w:w="1560"/>
        <w:gridCol w:w="2351"/>
        <w:gridCol w:w="1002"/>
        <w:gridCol w:w="1276"/>
        <w:gridCol w:w="861"/>
        <w:gridCol w:w="1417"/>
        <w:gridCol w:w="1752"/>
      </w:tblGrid>
      <w:tr w:rsidR="00BE6FAC" w:rsidRPr="008165D6" w14:paraId="4481BC44" w14:textId="77777777" w:rsidTr="00F20237">
        <w:trPr>
          <w:trHeight w:val="300"/>
          <w:jc w:val="center"/>
        </w:trPr>
        <w:tc>
          <w:tcPr>
            <w:tcW w:w="1560" w:type="dxa"/>
            <w:tcBorders>
              <w:top w:val="single" w:sz="4" w:space="0" w:color="000000"/>
              <w:left w:val="single" w:sz="4" w:space="0" w:color="000000"/>
            </w:tcBorders>
            <w:shd w:val="clear" w:color="auto" w:fill="auto"/>
            <w:vAlign w:val="center"/>
          </w:tcPr>
          <w:p w14:paraId="69404201" w14:textId="77777777" w:rsidR="00BE6FAC" w:rsidRPr="008165D6" w:rsidRDefault="00BE6FAC" w:rsidP="00F20237">
            <w:pPr>
              <w:snapToGrid w:val="0"/>
              <w:ind w:left="15" w:right="45"/>
              <w:jc w:val="center"/>
              <w:rPr>
                <w:rFonts w:eastAsia="Times New Roman"/>
                <w:b/>
                <w:lang w:eastAsia="hi-IN" w:bidi="hi-IN"/>
              </w:rPr>
            </w:pPr>
            <w:r w:rsidRPr="008165D6">
              <w:rPr>
                <w:rFonts w:eastAsia="Times New Roman"/>
                <w:b/>
                <w:lang w:eastAsia="hi-IN" w:bidi="hi-IN"/>
              </w:rPr>
              <w:t>Contratante</w:t>
            </w:r>
          </w:p>
        </w:tc>
        <w:tc>
          <w:tcPr>
            <w:tcW w:w="2351" w:type="dxa"/>
            <w:vMerge w:val="restart"/>
            <w:tcBorders>
              <w:top w:val="single" w:sz="4" w:space="0" w:color="000000"/>
              <w:left w:val="single" w:sz="4" w:space="0" w:color="000000"/>
            </w:tcBorders>
            <w:shd w:val="clear" w:color="auto" w:fill="auto"/>
            <w:vAlign w:val="center"/>
          </w:tcPr>
          <w:p w14:paraId="6130FC99" w14:textId="77777777" w:rsidR="00BE6FAC" w:rsidRPr="008165D6" w:rsidRDefault="00BE6FAC" w:rsidP="00F20237">
            <w:pPr>
              <w:snapToGrid w:val="0"/>
              <w:ind w:left="15" w:right="45"/>
              <w:jc w:val="center"/>
              <w:rPr>
                <w:rFonts w:eastAsia="Times New Roman"/>
                <w:b/>
                <w:lang w:eastAsia="hi-IN" w:bidi="hi-IN"/>
              </w:rPr>
            </w:pPr>
            <w:r w:rsidRPr="008165D6">
              <w:rPr>
                <w:rFonts w:eastAsia="Times New Roman"/>
                <w:b/>
                <w:lang w:eastAsia="hi-IN" w:bidi="hi-IN"/>
              </w:rPr>
              <w:t>Objeto del contrato (descripción de los bienes o servicios)</w:t>
            </w:r>
          </w:p>
        </w:tc>
        <w:tc>
          <w:tcPr>
            <w:tcW w:w="1002" w:type="dxa"/>
            <w:tcBorders>
              <w:top w:val="single" w:sz="4" w:space="0" w:color="000000"/>
              <w:left w:val="single" w:sz="4" w:space="0" w:color="000000"/>
            </w:tcBorders>
            <w:shd w:val="clear" w:color="auto" w:fill="auto"/>
            <w:vAlign w:val="center"/>
          </w:tcPr>
          <w:p w14:paraId="2F576A6D" w14:textId="77777777" w:rsidR="00BE6FAC" w:rsidRPr="008165D6" w:rsidRDefault="00BE6FAC" w:rsidP="00F20237">
            <w:pPr>
              <w:snapToGrid w:val="0"/>
              <w:ind w:left="15" w:right="45"/>
              <w:jc w:val="center"/>
              <w:rPr>
                <w:rFonts w:eastAsia="Times New Roman"/>
                <w:b/>
                <w:lang w:eastAsia="hi-IN" w:bidi="hi-IN"/>
              </w:rPr>
            </w:pPr>
          </w:p>
          <w:p w14:paraId="479AA034" w14:textId="77777777" w:rsidR="00BE6FAC" w:rsidRPr="008165D6" w:rsidRDefault="00BE6FAC" w:rsidP="00F20237">
            <w:pPr>
              <w:snapToGrid w:val="0"/>
              <w:ind w:left="15" w:right="45"/>
              <w:jc w:val="center"/>
              <w:rPr>
                <w:rFonts w:eastAsia="Times New Roman"/>
                <w:b/>
                <w:lang w:eastAsia="hi-IN" w:bidi="hi-IN"/>
              </w:rPr>
            </w:pPr>
            <w:r w:rsidRPr="008165D6">
              <w:rPr>
                <w:rFonts w:eastAsia="Times New Roman"/>
                <w:b/>
                <w:lang w:eastAsia="hi-IN" w:bidi="hi-IN"/>
              </w:rPr>
              <w:t>Monto del Contrato</w:t>
            </w:r>
          </w:p>
        </w:tc>
        <w:tc>
          <w:tcPr>
            <w:tcW w:w="1276" w:type="dxa"/>
            <w:tcBorders>
              <w:top w:val="single" w:sz="4" w:space="0" w:color="000000"/>
              <w:left w:val="single" w:sz="4" w:space="0" w:color="000000"/>
            </w:tcBorders>
            <w:shd w:val="clear" w:color="auto" w:fill="auto"/>
            <w:vAlign w:val="center"/>
          </w:tcPr>
          <w:p w14:paraId="1200C51B" w14:textId="77777777" w:rsidR="00BE6FAC" w:rsidRPr="008165D6" w:rsidRDefault="00BE6FAC" w:rsidP="00F20237">
            <w:pPr>
              <w:snapToGrid w:val="0"/>
              <w:ind w:left="15" w:right="45"/>
              <w:jc w:val="center"/>
              <w:rPr>
                <w:rFonts w:eastAsia="Times New Roman"/>
                <w:b/>
                <w:lang w:eastAsia="hi-IN" w:bidi="hi-IN"/>
              </w:rPr>
            </w:pPr>
            <w:r w:rsidRPr="008165D6">
              <w:rPr>
                <w:rFonts w:eastAsia="Times New Roman"/>
                <w:b/>
                <w:lang w:eastAsia="hi-IN" w:bidi="hi-IN"/>
              </w:rPr>
              <w:t>Plazo contractual</w:t>
            </w:r>
          </w:p>
        </w:tc>
        <w:tc>
          <w:tcPr>
            <w:tcW w:w="2278" w:type="dxa"/>
            <w:gridSpan w:val="2"/>
            <w:tcBorders>
              <w:top w:val="single" w:sz="4" w:space="0" w:color="000000"/>
              <w:left w:val="single" w:sz="4" w:space="0" w:color="000000"/>
            </w:tcBorders>
            <w:shd w:val="clear" w:color="auto" w:fill="auto"/>
            <w:vAlign w:val="center"/>
          </w:tcPr>
          <w:p w14:paraId="42966AF5" w14:textId="77777777" w:rsidR="00BE6FAC" w:rsidRPr="008165D6" w:rsidRDefault="00BE6FAC" w:rsidP="00F20237">
            <w:pPr>
              <w:snapToGrid w:val="0"/>
              <w:ind w:left="15" w:right="45"/>
              <w:jc w:val="center"/>
              <w:rPr>
                <w:rFonts w:eastAsia="Times New Roman"/>
                <w:b/>
                <w:lang w:eastAsia="hi-IN" w:bidi="hi-IN"/>
              </w:rPr>
            </w:pPr>
            <w:r w:rsidRPr="008165D6">
              <w:rPr>
                <w:rFonts w:eastAsia="Times New Roman"/>
                <w:b/>
                <w:lang w:eastAsia="hi-IN" w:bidi="hi-IN"/>
              </w:rPr>
              <w:t>Fechas de ejecución</w:t>
            </w:r>
          </w:p>
        </w:tc>
        <w:tc>
          <w:tcPr>
            <w:tcW w:w="1752" w:type="dxa"/>
            <w:tcBorders>
              <w:top w:val="single" w:sz="4" w:space="0" w:color="000000"/>
              <w:left w:val="single" w:sz="4" w:space="0" w:color="000000"/>
              <w:right w:val="single" w:sz="4" w:space="0" w:color="000000"/>
            </w:tcBorders>
            <w:shd w:val="clear" w:color="auto" w:fill="auto"/>
            <w:vAlign w:val="center"/>
          </w:tcPr>
          <w:p w14:paraId="1F922427" w14:textId="77777777" w:rsidR="00BE6FAC" w:rsidRPr="008165D6" w:rsidRDefault="00BE6FAC" w:rsidP="00F20237">
            <w:pPr>
              <w:snapToGrid w:val="0"/>
              <w:ind w:left="15" w:right="45"/>
              <w:jc w:val="center"/>
              <w:rPr>
                <w:rFonts w:eastAsia="Times New Roman"/>
                <w:b/>
                <w:lang w:eastAsia="hi-IN" w:bidi="hi-IN"/>
              </w:rPr>
            </w:pPr>
            <w:r w:rsidRPr="008165D6">
              <w:rPr>
                <w:rFonts w:eastAsia="Times New Roman"/>
                <w:b/>
                <w:lang w:eastAsia="hi-IN" w:bidi="hi-IN"/>
              </w:rPr>
              <w:t>Observaciones</w:t>
            </w:r>
          </w:p>
        </w:tc>
      </w:tr>
      <w:tr w:rsidR="00BE6FAC" w:rsidRPr="008165D6" w14:paraId="383F49F7" w14:textId="77777777" w:rsidTr="00F20237">
        <w:trPr>
          <w:trHeight w:val="315"/>
          <w:jc w:val="center"/>
        </w:trPr>
        <w:tc>
          <w:tcPr>
            <w:tcW w:w="1560" w:type="dxa"/>
            <w:tcBorders>
              <w:left w:val="single" w:sz="4" w:space="0" w:color="000000"/>
              <w:bottom w:val="single" w:sz="4" w:space="0" w:color="000000"/>
            </w:tcBorders>
            <w:shd w:val="clear" w:color="auto" w:fill="auto"/>
            <w:vAlign w:val="center"/>
          </w:tcPr>
          <w:p w14:paraId="40205D36" w14:textId="77777777" w:rsidR="00BE6FAC" w:rsidRPr="008165D6" w:rsidRDefault="00BE6FAC" w:rsidP="00F20237">
            <w:pPr>
              <w:snapToGrid w:val="0"/>
              <w:rPr>
                <w:rFonts w:eastAsia="Times New Roman"/>
                <w:b/>
                <w:lang w:eastAsia="hi-IN" w:bidi="hi-IN"/>
              </w:rPr>
            </w:pPr>
          </w:p>
        </w:tc>
        <w:tc>
          <w:tcPr>
            <w:tcW w:w="2351" w:type="dxa"/>
            <w:vMerge/>
            <w:tcBorders>
              <w:left w:val="single" w:sz="4" w:space="0" w:color="000000"/>
              <w:bottom w:val="single" w:sz="4" w:space="0" w:color="000000"/>
            </w:tcBorders>
            <w:shd w:val="clear" w:color="auto" w:fill="auto"/>
            <w:vAlign w:val="center"/>
          </w:tcPr>
          <w:p w14:paraId="34A4B8A9" w14:textId="77777777" w:rsidR="00BE6FAC" w:rsidRPr="008165D6" w:rsidRDefault="00BE6FAC" w:rsidP="00F20237">
            <w:pPr>
              <w:snapToGrid w:val="0"/>
              <w:jc w:val="center"/>
              <w:rPr>
                <w:rFonts w:eastAsia="Times New Roman"/>
                <w:b/>
                <w:lang w:eastAsia="hi-IN" w:bidi="hi-IN"/>
              </w:rPr>
            </w:pPr>
          </w:p>
        </w:tc>
        <w:tc>
          <w:tcPr>
            <w:tcW w:w="1002" w:type="dxa"/>
            <w:tcBorders>
              <w:left w:val="single" w:sz="4" w:space="0" w:color="000000"/>
              <w:bottom w:val="single" w:sz="4" w:space="0" w:color="000000"/>
            </w:tcBorders>
            <w:shd w:val="clear" w:color="auto" w:fill="auto"/>
            <w:vAlign w:val="center"/>
          </w:tcPr>
          <w:p w14:paraId="2E4CEF48" w14:textId="77777777" w:rsidR="00BE6FAC" w:rsidRPr="008165D6" w:rsidRDefault="00BE6FAC" w:rsidP="00F20237">
            <w:pPr>
              <w:snapToGrid w:val="0"/>
              <w:rPr>
                <w:rFonts w:eastAsia="Times New Roman"/>
                <w:b/>
                <w:lang w:eastAsia="hi-IN" w:bidi="hi-IN"/>
              </w:rPr>
            </w:pPr>
          </w:p>
        </w:tc>
        <w:tc>
          <w:tcPr>
            <w:tcW w:w="1276" w:type="dxa"/>
            <w:tcBorders>
              <w:left w:val="single" w:sz="4" w:space="0" w:color="000000"/>
              <w:bottom w:val="single" w:sz="4" w:space="0" w:color="000000"/>
            </w:tcBorders>
            <w:shd w:val="clear" w:color="auto" w:fill="auto"/>
            <w:vAlign w:val="center"/>
          </w:tcPr>
          <w:p w14:paraId="5884665C" w14:textId="77777777" w:rsidR="00BE6FAC" w:rsidRPr="008165D6" w:rsidRDefault="00BE6FAC" w:rsidP="00F20237">
            <w:pPr>
              <w:snapToGrid w:val="0"/>
              <w:rPr>
                <w:rFonts w:eastAsia="Times New Roman"/>
                <w:b/>
                <w:lang w:eastAsia="hi-IN" w:bidi="hi-IN"/>
              </w:rPr>
            </w:pPr>
          </w:p>
        </w:tc>
        <w:tc>
          <w:tcPr>
            <w:tcW w:w="861" w:type="dxa"/>
            <w:tcBorders>
              <w:top w:val="single" w:sz="4" w:space="0" w:color="000000"/>
              <w:left w:val="single" w:sz="4" w:space="0" w:color="000000"/>
              <w:bottom w:val="single" w:sz="4" w:space="0" w:color="000000"/>
            </w:tcBorders>
            <w:shd w:val="clear" w:color="auto" w:fill="auto"/>
            <w:vAlign w:val="center"/>
          </w:tcPr>
          <w:p w14:paraId="6A57C304" w14:textId="77777777" w:rsidR="00BE6FAC" w:rsidRPr="008165D6" w:rsidRDefault="00BE6FAC" w:rsidP="00F20237">
            <w:pPr>
              <w:snapToGrid w:val="0"/>
              <w:ind w:left="15" w:right="45"/>
              <w:jc w:val="center"/>
              <w:rPr>
                <w:rFonts w:eastAsia="Times New Roman"/>
                <w:b/>
                <w:lang w:eastAsia="hi-IN" w:bidi="hi-IN"/>
              </w:rPr>
            </w:pPr>
            <w:r w:rsidRPr="008165D6">
              <w:rPr>
                <w:rFonts w:eastAsia="Times New Roman"/>
                <w:b/>
                <w:lang w:eastAsia="hi-IN" w:bidi="hi-IN"/>
              </w:rPr>
              <w:t>Inicio</w:t>
            </w:r>
          </w:p>
        </w:tc>
        <w:tc>
          <w:tcPr>
            <w:tcW w:w="1417" w:type="dxa"/>
            <w:tcBorders>
              <w:top w:val="single" w:sz="4" w:space="0" w:color="000000"/>
              <w:left w:val="single" w:sz="4" w:space="0" w:color="000000"/>
              <w:bottom w:val="single" w:sz="4" w:space="0" w:color="000000"/>
            </w:tcBorders>
            <w:shd w:val="clear" w:color="auto" w:fill="auto"/>
            <w:vAlign w:val="center"/>
          </w:tcPr>
          <w:p w14:paraId="43E16A5D" w14:textId="77777777" w:rsidR="00BE6FAC" w:rsidRPr="008165D6" w:rsidRDefault="00BE6FAC" w:rsidP="00F20237">
            <w:pPr>
              <w:snapToGrid w:val="0"/>
              <w:ind w:left="15" w:right="45"/>
              <w:jc w:val="center"/>
              <w:rPr>
                <w:rFonts w:eastAsia="Times New Roman"/>
                <w:b/>
                <w:lang w:eastAsia="hi-IN" w:bidi="hi-IN"/>
              </w:rPr>
            </w:pPr>
            <w:r w:rsidRPr="008165D6">
              <w:rPr>
                <w:rFonts w:eastAsia="Times New Roman"/>
                <w:b/>
                <w:lang w:eastAsia="hi-IN" w:bidi="hi-IN"/>
              </w:rPr>
              <w:t>Terminación</w:t>
            </w:r>
          </w:p>
        </w:tc>
        <w:tc>
          <w:tcPr>
            <w:tcW w:w="1752" w:type="dxa"/>
            <w:tcBorders>
              <w:left w:val="single" w:sz="4" w:space="0" w:color="000000"/>
              <w:bottom w:val="single" w:sz="4" w:space="0" w:color="000000"/>
              <w:right w:val="single" w:sz="4" w:space="0" w:color="000000"/>
            </w:tcBorders>
            <w:shd w:val="clear" w:color="auto" w:fill="auto"/>
            <w:vAlign w:val="center"/>
          </w:tcPr>
          <w:p w14:paraId="39BA3991" w14:textId="77777777" w:rsidR="00BE6FAC" w:rsidRPr="008165D6" w:rsidRDefault="00BE6FAC" w:rsidP="00F20237">
            <w:pPr>
              <w:snapToGrid w:val="0"/>
              <w:jc w:val="center"/>
              <w:rPr>
                <w:rFonts w:eastAsia="Times New Roman"/>
                <w:b/>
                <w:lang w:eastAsia="hi-IN" w:bidi="hi-IN"/>
              </w:rPr>
            </w:pPr>
          </w:p>
        </w:tc>
      </w:tr>
      <w:tr w:rsidR="00BE6FAC" w:rsidRPr="008165D6" w14:paraId="079D7007" w14:textId="77777777" w:rsidTr="00F20237">
        <w:trPr>
          <w:trHeight w:val="300"/>
          <w:jc w:val="center"/>
        </w:trPr>
        <w:tc>
          <w:tcPr>
            <w:tcW w:w="1560" w:type="dxa"/>
            <w:tcBorders>
              <w:top w:val="single" w:sz="4" w:space="0" w:color="000000"/>
              <w:left w:val="single" w:sz="4" w:space="0" w:color="000000"/>
            </w:tcBorders>
            <w:shd w:val="clear" w:color="auto" w:fill="auto"/>
          </w:tcPr>
          <w:p w14:paraId="6F055DD9" w14:textId="77777777" w:rsidR="00BE6FAC" w:rsidRPr="008165D6" w:rsidRDefault="00BE6FAC" w:rsidP="00F20237">
            <w:pPr>
              <w:snapToGrid w:val="0"/>
              <w:ind w:left="15" w:right="45"/>
              <w:rPr>
                <w:rFonts w:eastAsia="Times New Roman"/>
                <w:lang w:eastAsia="hi-IN" w:bidi="hi-IN"/>
              </w:rPr>
            </w:pPr>
          </w:p>
        </w:tc>
        <w:tc>
          <w:tcPr>
            <w:tcW w:w="2351" w:type="dxa"/>
            <w:tcBorders>
              <w:top w:val="single" w:sz="4" w:space="0" w:color="000000"/>
              <w:left w:val="single" w:sz="4" w:space="0" w:color="000000"/>
            </w:tcBorders>
            <w:shd w:val="clear" w:color="auto" w:fill="auto"/>
          </w:tcPr>
          <w:p w14:paraId="3BEE34DC" w14:textId="77777777" w:rsidR="00BE6FAC" w:rsidRPr="008165D6" w:rsidRDefault="00BE6FAC" w:rsidP="00F20237">
            <w:pPr>
              <w:snapToGrid w:val="0"/>
              <w:ind w:left="15" w:right="45"/>
              <w:rPr>
                <w:rFonts w:eastAsia="Times New Roman"/>
                <w:lang w:eastAsia="hi-IN" w:bidi="hi-IN"/>
              </w:rPr>
            </w:pPr>
          </w:p>
        </w:tc>
        <w:tc>
          <w:tcPr>
            <w:tcW w:w="1002" w:type="dxa"/>
            <w:tcBorders>
              <w:top w:val="single" w:sz="4" w:space="0" w:color="000000"/>
              <w:left w:val="single" w:sz="4" w:space="0" w:color="000000"/>
            </w:tcBorders>
            <w:shd w:val="clear" w:color="auto" w:fill="auto"/>
          </w:tcPr>
          <w:p w14:paraId="3C6EAC78" w14:textId="77777777" w:rsidR="00BE6FAC" w:rsidRPr="008165D6" w:rsidRDefault="00BE6FAC" w:rsidP="00F20237">
            <w:pPr>
              <w:snapToGrid w:val="0"/>
              <w:ind w:left="15" w:right="45"/>
              <w:rPr>
                <w:rFonts w:eastAsia="Times New Roman"/>
                <w:lang w:eastAsia="hi-IN" w:bidi="hi-IN"/>
              </w:rPr>
            </w:pPr>
          </w:p>
        </w:tc>
        <w:tc>
          <w:tcPr>
            <w:tcW w:w="1276" w:type="dxa"/>
            <w:tcBorders>
              <w:top w:val="single" w:sz="4" w:space="0" w:color="000000"/>
              <w:left w:val="single" w:sz="4" w:space="0" w:color="000000"/>
            </w:tcBorders>
            <w:shd w:val="clear" w:color="auto" w:fill="auto"/>
          </w:tcPr>
          <w:p w14:paraId="7CDB5B8B" w14:textId="77777777" w:rsidR="00BE6FAC" w:rsidRPr="008165D6" w:rsidRDefault="00BE6FAC" w:rsidP="00F20237">
            <w:pPr>
              <w:snapToGrid w:val="0"/>
              <w:ind w:left="15" w:right="45"/>
              <w:rPr>
                <w:rFonts w:eastAsia="Times New Roman"/>
                <w:lang w:eastAsia="hi-IN" w:bidi="hi-IN"/>
              </w:rPr>
            </w:pPr>
          </w:p>
        </w:tc>
        <w:tc>
          <w:tcPr>
            <w:tcW w:w="861" w:type="dxa"/>
            <w:tcBorders>
              <w:top w:val="single" w:sz="4" w:space="0" w:color="000000"/>
              <w:left w:val="single" w:sz="4" w:space="0" w:color="000000"/>
            </w:tcBorders>
            <w:shd w:val="clear" w:color="auto" w:fill="auto"/>
          </w:tcPr>
          <w:p w14:paraId="0653EF8A" w14:textId="77777777" w:rsidR="00BE6FAC" w:rsidRPr="008165D6" w:rsidRDefault="00BE6FAC" w:rsidP="00F20237">
            <w:pPr>
              <w:snapToGrid w:val="0"/>
              <w:ind w:left="15" w:right="45"/>
              <w:rPr>
                <w:rFonts w:eastAsia="Times New Roman"/>
                <w:lang w:eastAsia="hi-IN" w:bidi="hi-IN"/>
              </w:rPr>
            </w:pPr>
          </w:p>
        </w:tc>
        <w:tc>
          <w:tcPr>
            <w:tcW w:w="1417" w:type="dxa"/>
            <w:tcBorders>
              <w:top w:val="single" w:sz="4" w:space="0" w:color="000000"/>
              <w:left w:val="single" w:sz="4" w:space="0" w:color="000000"/>
            </w:tcBorders>
            <w:shd w:val="clear" w:color="auto" w:fill="auto"/>
          </w:tcPr>
          <w:p w14:paraId="5D194757" w14:textId="77777777" w:rsidR="00BE6FAC" w:rsidRPr="008165D6" w:rsidRDefault="00BE6FAC" w:rsidP="00F20237">
            <w:pPr>
              <w:snapToGrid w:val="0"/>
              <w:ind w:left="15" w:right="45"/>
              <w:rPr>
                <w:rFonts w:eastAsia="Times New Roman"/>
                <w:lang w:eastAsia="hi-IN" w:bidi="hi-IN"/>
              </w:rPr>
            </w:pPr>
          </w:p>
        </w:tc>
        <w:tc>
          <w:tcPr>
            <w:tcW w:w="1752" w:type="dxa"/>
            <w:tcBorders>
              <w:top w:val="single" w:sz="4" w:space="0" w:color="000000"/>
              <w:left w:val="single" w:sz="4" w:space="0" w:color="000000"/>
              <w:right w:val="single" w:sz="4" w:space="0" w:color="000000"/>
            </w:tcBorders>
            <w:shd w:val="clear" w:color="auto" w:fill="auto"/>
          </w:tcPr>
          <w:p w14:paraId="2DD2B604" w14:textId="77777777" w:rsidR="00BE6FAC" w:rsidRPr="008165D6" w:rsidRDefault="00BE6FAC" w:rsidP="00F20237">
            <w:pPr>
              <w:snapToGrid w:val="0"/>
              <w:ind w:left="15" w:right="45"/>
              <w:rPr>
                <w:rFonts w:eastAsia="Times New Roman"/>
                <w:lang w:eastAsia="hi-IN" w:bidi="hi-IN"/>
              </w:rPr>
            </w:pPr>
          </w:p>
        </w:tc>
      </w:tr>
      <w:tr w:rsidR="00BE6FAC" w:rsidRPr="008165D6" w14:paraId="01AEDE5C" w14:textId="77777777" w:rsidTr="00F20237">
        <w:trPr>
          <w:trHeight w:val="300"/>
          <w:jc w:val="center"/>
        </w:trPr>
        <w:tc>
          <w:tcPr>
            <w:tcW w:w="1560" w:type="dxa"/>
            <w:tcBorders>
              <w:top w:val="single" w:sz="4" w:space="0" w:color="000000"/>
              <w:left w:val="single" w:sz="4" w:space="0" w:color="000000"/>
            </w:tcBorders>
            <w:shd w:val="clear" w:color="auto" w:fill="auto"/>
          </w:tcPr>
          <w:p w14:paraId="3DDF7557" w14:textId="77777777" w:rsidR="00BE6FAC" w:rsidRPr="008165D6" w:rsidRDefault="00BE6FAC" w:rsidP="00F20237">
            <w:pPr>
              <w:snapToGrid w:val="0"/>
              <w:ind w:left="15" w:right="45"/>
              <w:rPr>
                <w:rFonts w:eastAsia="Times New Roman"/>
                <w:lang w:eastAsia="hi-IN" w:bidi="hi-IN"/>
              </w:rPr>
            </w:pPr>
          </w:p>
        </w:tc>
        <w:tc>
          <w:tcPr>
            <w:tcW w:w="2351" w:type="dxa"/>
            <w:tcBorders>
              <w:top w:val="single" w:sz="4" w:space="0" w:color="000000"/>
              <w:left w:val="single" w:sz="4" w:space="0" w:color="000000"/>
            </w:tcBorders>
            <w:shd w:val="clear" w:color="auto" w:fill="auto"/>
          </w:tcPr>
          <w:p w14:paraId="40A5584E" w14:textId="77777777" w:rsidR="00BE6FAC" w:rsidRPr="008165D6" w:rsidRDefault="00BE6FAC" w:rsidP="00F20237">
            <w:pPr>
              <w:snapToGrid w:val="0"/>
              <w:ind w:left="15" w:right="45"/>
              <w:rPr>
                <w:rFonts w:eastAsia="Times New Roman"/>
                <w:lang w:eastAsia="hi-IN" w:bidi="hi-IN"/>
              </w:rPr>
            </w:pPr>
          </w:p>
        </w:tc>
        <w:tc>
          <w:tcPr>
            <w:tcW w:w="1002" w:type="dxa"/>
            <w:tcBorders>
              <w:top w:val="single" w:sz="4" w:space="0" w:color="000000"/>
              <w:left w:val="single" w:sz="4" w:space="0" w:color="000000"/>
            </w:tcBorders>
            <w:shd w:val="clear" w:color="auto" w:fill="auto"/>
          </w:tcPr>
          <w:p w14:paraId="2239900A" w14:textId="77777777" w:rsidR="00BE6FAC" w:rsidRPr="008165D6" w:rsidRDefault="00BE6FAC" w:rsidP="00F20237">
            <w:pPr>
              <w:snapToGrid w:val="0"/>
              <w:ind w:left="15" w:right="45"/>
              <w:rPr>
                <w:rFonts w:eastAsia="Times New Roman"/>
                <w:lang w:eastAsia="hi-IN" w:bidi="hi-IN"/>
              </w:rPr>
            </w:pPr>
          </w:p>
        </w:tc>
        <w:tc>
          <w:tcPr>
            <w:tcW w:w="1276" w:type="dxa"/>
            <w:tcBorders>
              <w:top w:val="single" w:sz="4" w:space="0" w:color="000000"/>
              <w:left w:val="single" w:sz="4" w:space="0" w:color="000000"/>
            </w:tcBorders>
            <w:shd w:val="clear" w:color="auto" w:fill="auto"/>
          </w:tcPr>
          <w:p w14:paraId="15579219" w14:textId="77777777" w:rsidR="00BE6FAC" w:rsidRPr="008165D6" w:rsidRDefault="00BE6FAC" w:rsidP="00F20237">
            <w:pPr>
              <w:snapToGrid w:val="0"/>
              <w:ind w:left="15" w:right="45"/>
              <w:rPr>
                <w:rFonts w:eastAsia="Times New Roman"/>
                <w:lang w:eastAsia="hi-IN" w:bidi="hi-IN"/>
              </w:rPr>
            </w:pPr>
          </w:p>
        </w:tc>
        <w:tc>
          <w:tcPr>
            <w:tcW w:w="861" w:type="dxa"/>
            <w:tcBorders>
              <w:top w:val="single" w:sz="4" w:space="0" w:color="000000"/>
              <w:left w:val="single" w:sz="4" w:space="0" w:color="000000"/>
            </w:tcBorders>
            <w:shd w:val="clear" w:color="auto" w:fill="auto"/>
          </w:tcPr>
          <w:p w14:paraId="5B8C80FA" w14:textId="77777777" w:rsidR="00BE6FAC" w:rsidRPr="008165D6" w:rsidRDefault="00BE6FAC" w:rsidP="00F20237">
            <w:pPr>
              <w:snapToGrid w:val="0"/>
              <w:ind w:left="15" w:right="45"/>
              <w:rPr>
                <w:rFonts w:eastAsia="Times New Roman"/>
                <w:lang w:eastAsia="hi-IN" w:bidi="hi-IN"/>
              </w:rPr>
            </w:pPr>
          </w:p>
        </w:tc>
        <w:tc>
          <w:tcPr>
            <w:tcW w:w="1417" w:type="dxa"/>
            <w:tcBorders>
              <w:top w:val="single" w:sz="4" w:space="0" w:color="000000"/>
              <w:left w:val="single" w:sz="4" w:space="0" w:color="000000"/>
            </w:tcBorders>
            <w:shd w:val="clear" w:color="auto" w:fill="auto"/>
          </w:tcPr>
          <w:p w14:paraId="383CE3FE" w14:textId="77777777" w:rsidR="00BE6FAC" w:rsidRPr="008165D6" w:rsidRDefault="00BE6FAC" w:rsidP="00F20237">
            <w:pPr>
              <w:snapToGrid w:val="0"/>
              <w:ind w:left="15" w:right="45"/>
              <w:rPr>
                <w:rFonts w:eastAsia="Times New Roman"/>
                <w:lang w:eastAsia="hi-IN" w:bidi="hi-IN"/>
              </w:rPr>
            </w:pPr>
          </w:p>
        </w:tc>
        <w:tc>
          <w:tcPr>
            <w:tcW w:w="1752" w:type="dxa"/>
            <w:tcBorders>
              <w:top w:val="single" w:sz="4" w:space="0" w:color="000000"/>
              <w:left w:val="single" w:sz="4" w:space="0" w:color="000000"/>
              <w:right w:val="single" w:sz="4" w:space="0" w:color="000000"/>
            </w:tcBorders>
            <w:shd w:val="clear" w:color="auto" w:fill="auto"/>
          </w:tcPr>
          <w:p w14:paraId="130353B4" w14:textId="77777777" w:rsidR="00BE6FAC" w:rsidRPr="008165D6" w:rsidRDefault="00BE6FAC" w:rsidP="00F20237">
            <w:pPr>
              <w:snapToGrid w:val="0"/>
              <w:ind w:left="15" w:right="45"/>
              <w:rPr>
                <w:rFonts w:eastAsia="Times New Roman"/>
                <w:lang w:eastAsia="hi-IN" w:bidi="hi-IN"/>
              </w:rPr>
            </w:pPr>
          </w:p>
        </w:tc>
      </w:tr>
      <w:tr w:rsidR="00BE6FAC" w:rsidRPr="008165D6" w14:paraId="36001262" w14:textId="77777777" w:rsidTr="00F20237">
        <w:trPr>
          <w:trHeight w:val="300"/>
          <w:jc w:val="center"/>
        </w:trPr>
        <w:tc>
          <w:tcPr>
            <w:tcW w:w="1560" w:type="dxa"/>
            <w:tcBorders>
              <w:top w:val="single" w:sz="4" w:space="0" w:color="000000"/>
              <w:left w:val="single" w:sz="4" w:space="0" w:color="000000"/>
            </w:tcBorders>
            <w:shd w:val="clear" w:color="auto" w:fill="auto"/>
          </w:tcPr>
          <w:p w14:paraId="2C952B37" w14:textId="77777777" w:rsidR="00BE6FAC" w:rsidRPr="008165D6" w:rsidRDefault="00BE6FAC" w:rsidP="00F20237">
            <w:pPr>
              <w:snapToGrid w:val="0"/>
              <w:ind w:left="15" w:right="45"/>
              <w:rPr>
                <w:rFonts w:eastAsia="Times New Roman"/>
                <w:lang w:eastAsia="hi-IN" w:bidi="hi-IN"/>
              </w:rPr>
            </w:pPr>
          </w:p>
        </w:tc>
        <w:tc>
          <w:tcPr>
            <w:tcW w:w="2351" w:type="dxa"/>
            <w:tcBorders>
              <w:top w:val="single" w:sz="4" w:space="0" w:color="000000"/>
              <w:left w:val="single" w:sz="4" w:space="0" w:color="000000"/>
            </w:tcBorders>
            <w:shd w:val="clear" w:color="auto" w:fill="auto"/>
          </w:tcPr>
          <w:p w14:paraId="71A7B4DF" w14:textId="77777777" w:rsidR="00BE6FAC" w:rsidRPr="008165D6" w:rsidRDefault="00BE6FAC" w:rsidP="00F20237">
            <w:pPr>
              <w:snapToGrid w:val="0"/>
              <w:ind w:left="15" w:right="45"/>
              <w:rPr>
                <w:rFonts w:eastAsia="Times New Roman"/>
                <w:lang w:eastAsia="hi-IN" w:bidi="hi-IN"/>
              </w:rPr>
            </w:pPr>
          </w:p>
        </w:tc>
        <w:tc>
          <w:tcPr>
            <w:tcW w:w="1002" w:type="dxa"/>
            <w:tcBorders>
              <w:top w:val="single" w:sz="4" w:space="0" w:color="000000"/>
              <w:left w:val="single" w:sz="4" w:space="0" w:color="000000"/>
            </w:tcBorders>
            <w:shd w:val="clear" w:color="auto" w:fill="auto"/>
          </w:tcPr>
          <w:p w14:paraId="49D2C253" w14:textId="77777777" w:rsidR="00BE6FAC" w:rsidRPr="008165D6" w:rsidRDefault="00BE6FAC" w:rsidP="00F20237">
            <w:pPr>
              <w:snapToGrid w:val="0"/>
              <w:ind w:left="15" w:right="45"/>
              <w:rPr>
                <w:rFonts w:eastAsia="Times New Roman"/>
                <w:lang w:eastAsia="hi-IN" w:bidi="hi-IN"/>
              </w:rPr>
            </w:pPr>
          </w:p>
        </w:tc>
        <w:tc>
          <w:tcPr>
            <w:tcW w:w="1276" w:type="dxa"/>
            <w:tcBorders>
              <w:top w:val="single" w:sz="4" w:space="0" w:color="000000"/>
              <w:left w:val="single" w:sz="4" w:space="0" w:color="000000"/>
            </w:tcBorders>
            <w:shd w:val="clear" w:color="auto" w:fill="auto"/>
          </w:tcPr>
          <w:p w14:paraId="3575D8F9" w14:textId="77777777" w:rsidR="00BE6FAC" w:rsidRPr="008165D6" w:rsidRDefault="00BE6FAC" w:rsidP="00F20237">
            <w:pPr>
              <w:snapToGrid w:val="0"/>
              <w:ind w:left="15" w:right="45"/>
              <w:rPr>
                <w:rFonts w:eastAsia="Times New Roman"/>
                <w:lang w:eastAsia="hi-IN" w:bidi="hi-IN"/>
              </w:rPr>
            </w:pPr>
          </w:p>
        </w:tc>
        <w:tc>
          <w:tcPr>
            <w:tcW w:w="861" w:type="dxa"/>
            <w:tcBorders>
              <w:top w:val="single" w:sz="4" w:space="0" w:color="000000"/>
              <w:left w:val="single" w:sz="4" w:space="0" w:color="000000"/>
            </w:tcBorders>
            <w:shd w:val="clear" w:color="auto" w:fill="auto"/>
          </w:tcPr>
          <w:p w14:paraId="051194BD" w14:textId="77777777" w:rsidR="00BE6FAC" w:rsidRPr="008165D6" w:rsidRDefault="00BE6FAC" w:rsidP="00F20237">
            <w:pPr>
              <w:snapToGrid w:val="0"/>
              <w:ind w:left="15" w:right="45"/>
              <w:rPr>
                <w:rFonts w:eastAsia="Times New Roman"/>
                <w:lang w:eastAsia="hi-IN" w:bidi="hi-IN"/>
              </w:rPr>
            </w:pPr>
          </w:p>
        </w:tc>
        <w:tc>
          <w:tcPr>
            <w:tcW w:w="1417" w:type="dxa"/>
            <w:tcBorders>
              <w:top w:val="single" w:sz="4" w:space="0" w:color="000000"/>
              <w:left w:val="single" w:sz="4" w:space="0" w:color="000000"/>
            </w:tcBorders>
            <w:shd w:val="clear" w:color="auto" w:fill="auto"/>
          </w:tcPr>
          <w:p w14:paraId="0E83C6B1" w14:textId="77777777" w:rsidR="00BE6FAC" w:rsidRPr="008165D6" w:rsidRDefault="00BE6FAC" w:rsidP="00F20237">
            <w:pPr>
              <w:snapToGrid w:val="0"/>
              <w:ind w:left="15" w:right="45"/>
              <w:rPr>
                <w:rFonts w:eastAsia="Times New Roman"/>
                <w:lang w:eastAsia="hi-IN" w:bidi="hi-IN"/>
              </w:rPr>
            </w:pPr>
          </w:p>
        </w:tc>
        <w:tc>
          <w:tcPr>
            <w:tcW w:w="1752" w:type="dxa"/>
            <w:tcBorders>
              <w:top w:val="single" w:sz="4" w:space="0" w:color="000000"/>
              <w:left w:val="single" w:sz="4" w:space="0" w:color="000000"/>
              <w:right w:val="single" w:sz="4" w:space="0" w:color="000000"/>
            </w:tcBorders>
            <w:shd w:val="clear" w:color="auto" w:fill="auto"/>
          </w:tcPr>
          <w:p w14:paraId="706A3855" w14:textId="77777777" w:rsidR="00BE6FAC" w:rsidRPr="008165D6" w:rsidRDefault="00BE6FAC" w:rsidP="00F20237">
            <w:pPr>
              <w:snapToGrid w:val="0"/>
              <w:ind w:left="15" w:right="45"/>
              <w:rPr>
                <w:rFonts w:eastAsia="Times New Roman"/>
                <w:lang w:eastAsia="hi-IN" w:bidi="hi-IN"/>
              </w:rPr>
            </w:pPr>
          </w:p>
        </w:tc>
      </w:tr>
      <w:tr w:rsidR="00BE6FAC" w:rsidRPr="008165D6" w14:paraId="39D1D213" w14:textId="77777777" w:rsidTr="00F20237">
        <w:trPr>
          <w:trHeight w:val="300"/>
          <w:jc w:val="center"/>
        </w:trPr>
        <w:tc>
          <w:tcPr>
            <w:tcW w:w="1560" w:type="dxa"/>
            <w:tcBorders>
              <w:top w:val="single" w:sz="4" w:space="0" w:color="000000"/>
              <w:left w:val="single" w:sz="4" w:space="0" w:color="000000"/>
            </w:tcBorders>
            <w:shd w:val="clear" w:color="auto" w:fill="auto"/>
          </w:tcPr>
          <w:p w14:paraId="3BCE1D08" w14:textId="77777777" w:rsidR="00BE6FAC" w:rsidRPr="008165D6" w:rsidRDefault="00BE6FAC" w:rsidP="00F20237">
            <w:pPr>
              <w:snapToGrid w:val="0"/>
              <w:ind w:left="15" w:right="45"/>
              <w:rPr>
                <w:rFonts w:eastAsia="Times New Roman"/>
                <w:lang w:eastAsia="hi-IN" w:bidi="hi-IN"/>
              </w:rPr>
            </w:pPr>
          </w:p>
        </w:tc>
        <w:tc>
          <w:tcPr>
            <w:tcW w:w="2351" w:type="dxa"/>
            <w:tcBorders>
              <w:top w:val="single" w:sz="4" w:space="0" w:color="000000"/>
              <w:left w:val="single" w:sz="4" w:space="0" w:color="000000"/>
            </w:tcBorders>
            <w:shd w:val="clear" w:color="auto" w:fill="auto"/>
          </w:tcPr>
          <w:p w14:paraId="6D3C972B" w14:textId="77777777" w:rsidR="00BE6FAC" w:rsidRPr="008165D6" w:rsidRDefault="00BE6FAC" w:rsidP="00F20237">
            <w:pPr>
              <w:snapToGrid w:val="0"/>
              <w:ind w:left="15" w:right="45"/>
              <w:rPr>
                <w:rFonts w:eastAsia="Times New Roman"/>
                <w:lang w:eastAsia="hi-IN" w:bidi="hi-IN"/>
              </w:rPr>
            </w:pPr>
          </w:p>
        </w:tc>
        <w:tc>
          <w:tcPr>
            <w:tcW w:w="1002" w:type="dxa"/>
            <w:tcBorders>
              <w:top w:val="single" w:sz="4" w:space="0" w:color="000000"/>
              <w:left w:val="single" w:sz="4" w:space="0" w:color="000000"/>
            </w:tcBorders>
            <w:shd w:val="clear" w:color="auto" w:fill="auto"/>
          </w:tcPr>
          <w:p w14:paraId="48802F9A" w14:textId="77777777" w:rsidR="00BE6FAC" w:rsidRPr="008165D6" w:rsidRDefault="00BE6FAC" w:rsidP="00F20237">
            <w:pPr>
              <w:snapToGrid w:val="0"/>
              <w:ind w:left="15" w:right="45"/>
              <w:rPr>
                <w:rFonts w:eastAsia="Times New Roman"/>
                <w:lang w:eastAsia="hi-IN" w:bidi="hi-IN"/>
              </w:rPr>
            </w:pPr>
          </w:p>
        </w:tc>
        <w:tc>
          <w:tcPr>
            <w:tcW w:w="1276" w:type="dxa"/>
            <w:tcBorders>
              <w:top w:val="single" w:sz="4" w:space="0" w:color="000000"/>
              <w:left w:val="single" w:sz="4" w:space="0" w:color="000000"/>
            </w:tcBorders>
            <w:shd w:val="clear" w:color="auto" w:fill="auto"/>
          </w:tcPr>
          <w:p w14:paraId="78AEFED5" w14:textId="77777777" w:rsidR="00BE6FAC" w:rsidRPr="008165D6" w:rsidRDefault="00BE6FAC" w:rsidP="00F20237">
            <w:pPr>
              <w:snapToGrid w:val="0"/>
              <w:ind w:left="15" w:right="45"/>
              <w:rPr>
                <w:rFonts w:eastAsia="Times New Roman"/>
                <w:lang w:eastAsia="hi-IN" w:bidi="hi-IN"/>
              </w:rPr>
            </w:pPr>
          </w:p>
        </w:tc>
        <w:tc>
          <w:tcPr>
            <w:tcW w:w="861" w:type="dxa"/>
            <w:tcBorders>
              <w:top w:val="single" w:sz="4" w:space="0" w:color="000000"/>
              <w:left w:val="single" w:sz="4" w:space="0" w:color="000000"/>
            </w:tcBorders>
            <w:shd w:val="clear" w:color="auto" w:fill="auto"/>
          </w:tcPr>
          <w:p w14:paraId="6C73340D" w14:textId="77777777" w:rsidR="00BE6FAC" w:rsidRPr="008165D6" w:rsidRDefault="00BE6FAC" w:rsidP="00F20237">
            <w:pPr>
              <w:snapToGrid w:val="0"/>
              <w:ind w:left="15" w:right="45"/>
              <w:rPr>
                <w:rFonts w:eastAsia="Times New Roman"/>
                <w:lang w:eastAsia="hi-IN" w:bidi="hi-IN"/>
              </w:rPr>
            </w:pPr>
          </w:p>
        </w:tc>
        <w:tc>
          <w:tcPr>
            <w:tcW w:w="1417" w:type="dxa"/>
            <w:tcBorders>
              <w:top w:val="single" w:sz="4" w:space="0" w:color="000000"/>
              <w:left w:val="single" w:sz="4" w:space="0" w:color="000000"/>
            </w:tcBorders>
            <w:shd w:val="clear" w:color="auto" w:fill="auto"/>
          </w:tcPr>
          <w:p w14:paraId="1AA0CE89" w14:textId="77777777" w:rsidR="00BE6FAC" w:rsidRPr="008165D6" w:rsidRDefault="00BE6FAC" w:rsidP="00F20237">
            <w:pPr>
              <w:snapToGrid w:val="0"/>
              <w:ind w:left="15" w:right="45"/>
              <w:rPr>
                <w:rFonts w:eastAsia="Times New Roman"/>
                <w:lang w:eastAsia="hi-IN" w:bidi="hi-IN"/>
              </w:rPr>
            </w:pPr>
          </w:p>
        </w:tc>
        <w:tc>
          <w:tcPr>
            <w:tcW w:w="1752" w:type="dxa"/>
            <w:tcBorders>
              <w:top w:val="single" w:sz="4" w:space="0" w:color="000000"/>
              <w:left w:val="single" w:sz="4" w:space="0" w:color="000000"/>
              <w:right w:val="single" w:sz="4" w:space="0" w:color="000000"/>
            </w:tcBorders>
            <w:shd w:val="clear" w:color="auto" w:fill="auto"/>
          </w:tcPr>
          <w:p w14:paraId="26202255" w14:textId="77777777" w:rsidR="00BE6FAC" w:rsidRPr="008165D6" w:rsidRDefault="00BE6FAC" w:rsidP="00F20237">
            <w:pPr>
              <w:snapToGrid w:val="0"/>
              <w:ind w:left="15" w:right="45"/>
              <w:rPr>
                <w:rFonts w:eastAsia="Times New Roman"/>
                <w:lang w:eastAsia="hi-IN" w:bidi="hi-IN"/>
              </w:rPr>
            </w:pPr>
          </w:p>
        </w:tc>
      </w:tr>
      <w:tr w:rsidR="00BE6FAC" w:rsidRPr="008165D6" w14:paraId="79BB44E7" w14:textId="77777777" w:rsidTr="00F20237">
        <w:trPr>
          <w:trHeight w:val="315"/>
          <w:jc w:val="center"/>
        </w:trPr>
        <w:tc>
          <w:tcPr>
            <w:tcW w:w="1560" w:type="dxa"/>
            <w:tcBorders>
              <w:top w:val="single" w:sz="4" w:space="0" w:color="000000"/>
              <w:left w:val="single" w:sz="4" w:space="0" w:color="000000"/>
              <w:bottom w:val="single" w:sz="4" w:space="0" w:color="000000"/>
            </w:tcBorders>
            <w:shd w:val="clear" w:color="auto" w:fill="auto"/>
          </w:tcPr>
          <w:p w14:paraId="4174E969" w14:textId="77777777" w:rsidR="00BE6FAC" w:rsidRPr="008165D6" w:rsidRDefault="00BE6FAC" w:rsidP="00F20237">
            <w:pPr>
              <w:snapToGrid w:val="0"/>
              <w:ind w:left="15" w:right="45"/>
              <w:rPr>
                <w:rFonts w:eastAsia="Times New Roman"/>
                <w:lang w:eastAsia="hi-IN" w:bidi="hi-IN"/>
              </w:rPr>
            </w:pPr>
          </w:p>
        </w:tc>
        <w:tc>
          <w:tcPr>
            <w:tcW w:w="2351" w:type="dxa"/>
            <w:tcBorders>
              <w:top w:val="single" w:sz="4" w:space="0" w:color="000000"/>
              <w:left w:val="single" w:sz="4" w:space="0" w:color="000000"/>
              <w:bottom w:val="single" w:sz="4" w:space="0" w:color="000000"/>
            </w:tcBorders>
            <w:shd w:val="clear" w:color="auto" w:fill="auto"/>
          </w:tcPr>
          <w:p w14:paraId="3D2B3810" w14:textId="77777777" w:rsidR="00BE6FAC" w:rsidRPr="008165D6" w:rsidRDefault="00BE6FAC" w:rsidP="00F20237">
            <w:pPr>
              <w:snapToGrid w:val="0"/>
              <w:ind w:left="15" w:right="45"/>
              <w:rPr>
                <w:rFonts w:eastAsia="Times New Roman"/>
                <w:lang w:eastAsia="hi-IN" w:bidi="hi-IN"/>
              </w:rPr>
            </w:pPr>
          </w:p>
        </w:tc>
        <w:tc>
          <w:tcPr>
            <w:tcW w:w="1002" w:type="dxa"/>
            <w:tcBorders>
              <w:top w:val="single" w:sz="4" w:space="0" w:color="000000"/>
              <w:left w:val="single" w:sz="4" w:space="0" w:color="000000"/>
              <w:bottom w:val="single" w:sz="4" w:space="0" w:color="000000"/>
            </w:tcBorders>
            <w:shd w:val="clear" w:color="auto" w:fill="auto"/>
          </w:tcPr>
          <w:p w14:paraId="3E128C43" w14:textId="77777777" w:rsidR="00BE6FAC" w:rsidRPr="008165D6" w:rsidRDefault="00BE6FAC" w:rsidP="00F20237">
            <w:pPr>
              <w:snapToGrid w:val="0"/>
              <w:ind w:left="15" w:right="45"/>
              <w:rPr>
                <w:rFonts w:eastAsia="Times New Roman"/>
                <w:lang w:eastAsia="hi-IN" w:bidi="hi-IN"/>
              </w:rPr>
            </w:pPr>
          </w:p>
        </w:tc>
        <w:tc>
          <w:tcPr>
            <w:tcW w:w="1276" w:type="dxa"/>
            <w:tcBorders>
              <w:top w:val="single" w:sz="4" w:space="0" w:color="000000"/>
              <w:left w:val="single" w:sz="4" w:space="0" w:color="000000"/>
              <w:bottom w:val="single" w:sz="4" w:space="0" w:color="000000"/>
            </w:tcBorders>
            <w:shd w:val="clear" w:color="auto" w:fill="auto"/>
          </w:tcPr>
          <w:p w14:paraId="689BC6FF" w14:textId="77777777" w:rsidR="00BE6FAC" w:rsidRPr="008165D6" w:rsidRDefault="00BE6FAC" w:rsidP="00F20237">
            <w:pPr>
              <w:snapToGrid w:val="0"/>
              <w:ind w:left="15" w:right="45"/>
              <w:rPr>
                <w:rFonts w:eastAsia="Times New Roman"/>
                <w:lang w:eastAsia="hi-IN" w:bidi="hi-IN"/>
              </w:rPr>
            </w:pPr>
          </w:p>
        </w:tc>
        <w:tc>
          <w:tcPr>
            <w:tcW w:w="861" w:type="dxa"/>
            <w:tcBorders>
              <w:top w:val="single" w:sz="4" w:space="0" w:color="000000"/>
              <w:left w:val="single" w:sz="4" w:space="0" w:color="000000"/>
              <w:bottom w:val="single" w:sz="4" w:space="0" w:color="000000"/>
            </w:tcBorders>
            <w:shd w:val="clear" w:color="auto" w:fill="auto"/>
          </w:tcPr>
          <w:p w14:paraId="3B2E0A9D" w14:textId="77777777" w:rsidR="00BE6FAC" w:rsidRPr="008165D6" w:rsidRDefault="00BE6FAC" w:rsidP="00F20237">
            <w:pPr>
              <w:snapToGrid w:val="0"/>
              <w:ind w:left="15" w:right="45"/>
              <w:rPr>
                <w:rFonts w:eastAsia="Times New Roman"/>
                <w:lang w:eastAsia="hi-IN" w:bidi="hi-IN"/>
              </w:rPr>
            </w:pPr>
          </w:p>
        </w:tc>
        <w:tc>
          <w:tcPr>
            <w:tcW w:w="1417" w:type="dxa"/>
            <w:tcBorders>
              <w:top w:val="single" w:sz="4" w:space="0" w:color="000000"/>
              <w:left w:val="single" w:sz="4" w:space="0" w:color="000000"/>
              <w:bottom w:val="single" w:sz="4" w:space="0" w:color="000000"/>
            </w:tcBorders>
            <w:shd w:val="clear" w:color="auto" w:fill="auto"/>
          </w:tcPr>
          <w:p w14:paraId="705A0B0A" w14:textId="77777777" w:rsidR="00BE6FAC" w:rsidRPr="008165D6" w:rsidRDefault="00BE6FAC" w:rsidP="00F20237">
            <w:pPr>
              <w:snapToGrid w:val="0"/>
              <w:ind w:left="15" w:right="45"/>
              <w:rPr>
                <w:rFonts w:eastAsia="Times New Roman"/>
                <w:lang w:eastAsia="hi-IN" w:bidi="hi-IN"/>
              </w:rPr>
            </w:pPr>
          </w:p>
        </w:tc>
        <w:tc>
          <w:tcPr>
            <w:tcW w:w="1752" w:type="dxa"/>
            <w:tcBorders>
              <w:top w:val="single" w:sz="4" w:space="0" w:color="000000"/>
              <w:left w:val="single" w:sz="4" w:space="0" w:color="000000"/>
              <w:bottom w:val="single" w:sz="4" w:space="0" w:color="000000"/>
              <w:right w:val="single" w:sz="4" w:space="0" w:color="000000"/>
            </w:tcBorders>
            <w:shd w:val="clear" w:color="auto" w:fill="auto"/>
          </w:tcPr>
          <w:p w14:paraId="49666EF3" w14:textId="77777777" w:rsidR="00BE6FAC" w:rsidRPr="008165D6" w:rsidRDefault="00BE6FAC" w:rsidP="00F20237">
            <w:pPr>
              <w:snapToGrid w:val="0"/>
              <w:ind w:left="15" w:right="45"/>
              <w:rPr>
                <w:rFonts w:eastAsia="Times New Roman"/>
                <w:lang w:eastAsia="hi-IN" w:bidi="hi-IN"/>
              </w:rPr>
            </w:pPr>
          </w:p>
        </w:tc>
      </w:tr>
      <w:tr w:rsidR="00BE6FAC" w:rsidRPr="008165D6" w14:paraId="76AF445B" w14:textId="77777777" w:rsidTr="00F20237">
        <w:trPr>
          <w:trHeight w:val="315"/>
          <w:jc w:val="center"/>
        </w:trPr>
        <w:tc>
          <w:tcPr>
            <w:tcW w:w="1560" w:type="dxa"/>
            <w:tcBorders>
              <w:top w:val="single" w:sz="4" w:space="0" w:color="000000"/>
              <w:left w:val="single" w:sz="4" w:space="0" w:color="000000"/>
              <w:bottom w:val="single" w:sz="4" w:space="0" w:color="000000"/>
            </w:tcBorders>
            <w:shd w:val="clear" w:color="auto" w:fill="auto"/>
          </w:tcPr>
          <w:p w14:paraId="204F4FF3" w14:textId="77777777" w:rsidR="00BE6FAC" w:rsidRPr="008165D6" w:rsidRDefault="00BE6FAC" w:rsidP="00F20237">
            <w:pPr>
              <w:snapToGrid w:val="0"/>
              <w:ind w:left="15" w:right="45"/>
              <w:rPr>
                <w:rFonts w:eastAsia="Times New Roman"/>
                <w:spacing w:val="-2"/>
                <w:lang w:eastAsia="hi-IN" w:bidi="hi-IN"/>
              </w:rPr>
            </w:pPr>
          </w:p>
        </w:tc>
        <w:tc>
          <w:tcPr>
            <w:tcW w:w="2351" w:type="dxa"/>
            <w:tcBorders>
              <w:top w:val="single" w:sz="4" w:space="0" w:color="000000"/>
              <w:left w:val="single" w:sz="4" w:space="0" w:color="000000"/>
              <w:bottom w:val="single" w:sz="4" w:space="0" w:color="000000"/>
            </w:tcBorders>
            <w:shd w:val="clear" w:color="auto" w:fill="auto"/>
          </w:tcPr>
          <w:p w14:paraId="1DBAE4D6" w14:textId="77777777" w:rsidR="00BE6FAC" w:rsidRPr="008165D6" w:rsidRDefault="00BE6FAC" w:rsidP="00F20237">
            <w:pPr>
              <w:snapToGrid w:val="0"/>
              <w:ind w:left="15" w:right="45"/>
              <w:rPr>
                <w:rFonts w:eastAsia="Times New Roman"/>
                <w:lang w:eastAsia="hi-IN" w:bidi="hi-IN"/>
              </w:rPr>
            </w:pPr>
          </w:p>
        </w:tc>
        <w:tc>
          <w:tcPr>
            <w:tcW w:w="1002" w:type="dxa"/>
            <w:tcBorders>
              <w:top w:val="single" w:sz="4" w:space="0" w:color="000000"/>
              <w:left w:val="single" w:sz="4" w:space="0" w:color="000000"/>
              <w:bottom w:val="single" w:sz="4" w:space="0" w:color="000000"/>
            </w:tcBorders>
            <w:shd w:val="clear" w:color="auto" w:fill="auto"/>
          </w:tcPr>
          <w:p w14:paraId="25E9AB21" w14:textId="77777777" w:rsidR="00BE6FAC" w:rsidRPr="008165D6" w:rsidRDefault="00BE6FAC" w:rsidP="00F20237">
            <w:pPr>
              <w:snapToGrid w:val="0"/>
              <w:ind w:left="15" w:right="45"/>
              <w:rPr>
                <w:rFonts w:eastAsia="Times New Roman"/>
                <w:lang w:eastAsia="hi-IN" w:bidi="hi-IN"/>
              </w:rPr>
            </w:pPr>
          </w:p>
        </w:tc>
        <w:tc>
          <w:tcPr>
            <w:tcW w:w="1276" w:type="dxa"/>
            <w:tcBorders>
              <w:top w:val="single" w:sz="4" w:space="0" w:color="000000"/>
              <w:left w:val="single" w:sz="4" w:space="0" w:color="000000"/>
              <w:bottom w:val="single" w:sz="4" w:space="0" w:color="000000"/>
            </w:tcBorders>
            <w:shd w:val="clear" w:color="auto" w:fill="auto"/>
          </w:tcPr>
          <w:p w14:paraId="1056CC1C" w14:textId="77777777" w:rsidR="00BE6FAC" w:rsidRPr="008165D6" w:rsidRDefault="00BE6FAC" w:rsidP="00F20237">
            <w:pPr>
              <w:snapToGrid w:val="0"/>
              <w:ind w:left="15" w:right="45"/>
              <w:rPr>
                <w:rFonts w:eastAsia="Times New Roman"/>
                <w:lang w:eastAsia="hi-IN" w:bidi="hi-IN"/>
              </w:rPr>
            </w:pPr>
          </w:p>
        </w:tc>
        <w:tc>
          <w:tcPr>
            <w:tcW w:w="861" w:type="dxa"/>
            <w:tcBorders>
              <w:top w:val="single" w:sz="4" w:space="0" w:color="000000"/>
              <w:left w:val="single" w:sz="4" w:space="0" w:color="000000"/>
              <w:bottom w:val="single" w:sz="4" w:space="0" w:color="000000"/>
            </w:tcBorders>
            <w:shd w:val="clear" w:color="auto" w:fill="auto"/>
          </w:tcPr>
          <w:p w14:paraId="6CE10DB5" w14:textId="77777777" w:rsidR="00BE6FAC" w:rsidRPr="008165D6" w:rsidRDefault="00BE6FAC" w:rsidP="00F20237">
            <w:pPr>
              <w:snapToGrid w:val="0"/>
              <w:ind w:left="15" w:right="45"/>
              <w:rPr>
                <w:rFonts w:eastAsia="Times New Roman"/>
                <w:lang w:eastAsia="hi-IN" w:bidi="hi-IN"/>
              </w:rPr>
            </w:pPr>
          </w:p>
        </w:tc>
        <w:tc>
          <w:tcPr>
            <w:tcW w:w="1417" w:type="dxa"/>
            <w:tcBorders>
              <w:top w:val="single" w:sz="4" w:space="0" w:color="000000"/>
              <w:left w:val="single" w:sz="4" w:space="0" w:color="000000"/>
              <w:bottom w:val="single" w:sz="4" w:space="0" w:color="000000"/>
            </w:tcBorders>
            <w:shd w:val="clear" w:color="auto" w:fill="auto"/>
          </w:tcPr>
          <w:p w14:paraId="10D7DA29" w14:textId="77777777" w:rsidR="00BE6FAC" w:rsidRPr="008165D6" w:rsidRDefault="00BE6FAC" w:rsidP="00F20237">
            <w:pPr>
              <w:snapToGrid w:val="0"/>
              <w:ind w:left="15" w:right="45"/>
              <w:rPr>
                <w:rFonts w:eastAsia="Times New Roman"/>
                <w:lang w:eastAsia="hi-IN" w:bidi="hi-IN"/>
              </w:rPr>
            </w:pPr>
          </w:p>
        </w:tc>
        <w:tc>
          <w:tcPr>
            <w:tcW w:w="1752" w:type="dxa"/>
            <w:tcBorders>
              <w:top w:val="single" w:sz="4" w:space="0" w:color="000000"/>
              <w:left w:val="single" w:sz="4" w:space="0" w:color="000000"/>
              <w:bottom w:val="single" w:sz="4" w:space="0" w:color="000000"/>
              <w:right w:val="single" w:sz="4" w:space="0" w:color="000000"/>
            </w:tcBorders>
            <w:shd w:val="clear" w:color="auto" w:fill="auto"/>
          </w:tcPr>
          <w:p w14:paraId="43D8FEAE" w14:textId="77777777" w:rsidR="00BE6FAC" w:rsidRPr="008165D6" w:rsidRDefault="00BE6FAC" w:rsidP="00F20237">
            <w:pPr>
              <w:snapToGrid w:val="0"/>
              <w:ind w:left="15" w:right="45"/>
              <w:rPr>
                <w:rFonts w:eastAsia="Times New Roman"/>
                <w:lang w:eastAsia="hi-IN" w:bidi="hi-IN"/>
              </w:rPr>
            </w:pPr>
          </w:p>
        </w:tc>
      </w:tr>
    </w:tbl>
    <w:p w14:paraId="3CDE4D85" w14:textId="77777777" w:rsidR="00BE6FAC" w:rsidRPr="008165D6" w:rsidRDefault="00BE6FAC" w:rsidP="00BE6FAC">
      <w:pPr>
        <w:ind w:left="15" w:right="45"/>
        <w:rPr>
          <w:rFonts w:eastAsia="Times New Roman"/>
          <w:spacing w:val="-2"/>
          <w:lang w:eastAsia="hi-IN" w:bidi="hi-IN"/>
        </w:rPr>
      </w:pPr>
    </w:p>
    <w:p w14:paraId="3750C7E6" w14:textId="77777777" w:rsidR="00BE6FAC" w:rsidRPr="008165D6" w:rsidRDefault="00BE6FAC" w:rsidP="00BE6FAC">
      <w:pPr>
        <w:ind w:left="15" w:right="45"/>
        <w:rPr>
          <w:rFonts w:eastAsia="Times New Roman"/>
          <w:spacing w:val="-2"/>
          <w:lang w:eastAsia="hi-IN" w:bidi="hi-IN"/>
        </w:rPr>
      </w:pPr>
    </w:p>
    <w:p w14:paraId="3111A191" w14:textId="77777777" w:rsidR="00BE6FAC" w:rsidRDefault="00BE6FAC" w:rsidP="00BE6FAC">
      <w:pPr>
        <w:ind w:left="15" w:right="45"/>
        <w:rPr>
          <w:rFonts w:eastAsia="Times New Roman"/>
          <w:b/>
          <w:lang w:eastAsia="hi-IN" w:bidi="hi-IN"/>
        </w:rPr>
      </w:pPr>
    </w:p>
    <w:p w14:paraId="0C6FF771" w14:textId="77777777" w:rsidR="00BE6FAC" w:rsidRDefault="00BE6FAC" w:rsidP="00BE6FAC">
      <w:pPr>
        <w:ind w:left="15" w:right="45"/>
        <w:rPr>
          <w:rFonts w:eastAsia="Times New Roman"/>
          <w:b/>
          <w:lang w:eastAsia="hi-IN" w:bidi="hi-IN"/>
        </w:rPr>
      </w:pPr>
    </w:p>
    <w:p w14:paraId="3E7473A1" w14:textId="77777777" w:rsidR="00BE6FAC" w:rsidRDefault="00BE6FAC" w:rsidP="00BE6FAC">
      <w:pPr>
        <w:ind w:left="15" w:right="45"/>
        <w:rPr>
          <w:rFonts w:eastAsia="Times New Roman"/>
          <w:b/>
          <w:lang w:eastAsia="hi-IN" w:bidi="hi-IN"/>
        </w:rPr>
      </w:pPr>
    </w:p>
    <w:p w14:paraId="1484CF91" w14:textId="77777777" w:rsidR="00BE6FAC" w:rsidRDefault="00BE6FAC" w:rsidP="00BE6FAC">
      <w:pPr>
        <w:ind w:left="15" w:right="45"/>
        <w:rPr>
          <w:rFonts w:eastAsia="Times New Roman"/>
          <w:b/>
          <w:lang w:eastAsia="hi-IN" w:bidi="hi-IN"/>
        </w:rPr>
      </w:pPr>
    </w:p>
    <w:p w14:paraId="461BAC9E" w14:textId="77777777" w:rsidR="00BE6FAC" w:rsidRDefault="00BE6FAC" w:rsidP="00BE6FAC">
      <w:pPr>
        <w:ind w:left="15" w:right="45"/>
        <w:rPr>
          <w:rFonts w:eastAsia="Times New Roman"/>
          <w:b/>
          <w:lang w:eastAsia="hi-IN" w:bidi="hi-IN"/>
        </w:rPr>
      </w:pPr>
    </w:p>
    <w:p w14:paraId="2EB9F30E" w14:textId="77777777" w:rsidR="00BE6FAC" w:rsidRDefault="00BE6FAC" w:rsidP="00BE6FAC">
      <w:pPr>
        <w:ind w:left="15" w:right="45"/>
        <w:rPr>
          <w:rFonts w:eastAsia="Times New Roman"/>
          <w:b/>
          <w:lang w:eastAsia="hi-IN" w:bidi="hi-IN"/>
        </w:rPr>
      </w:pPr>
    </w:p>
    <w:p w14:paraId="2EAE28C5" w14:textId="77777777" w:rsidR="00BE6FAC" w:rsidRDefault="00BE6FAC" w:rsidP="00BE6FAC">
      <w:pPr>
        <w:ind w:left="15" w:right="45"/>
        <w:rPr>
          <w:rFonts w:eastAsia="Times New Roman"/>
          <w:b/>
          <w:lang w:eastAsia="hi-IN" w:bidi="hi-IN"/>
        </w:rPr>
      </w:pPr>
    </w:p>
    <w:p w14:paraId="6A5EC862" w14:textId="77777777" w:rsidR="00BE6FAC" w:rsidRDefault="00BE6FAC" w:rsidP="00BE6FAC">
      <w:pPr>
        <w:ind w:left="15" w:right="45"/>
        <w:rPr>
          <w:rFonts w:eastAsia="Times New Roman"/>
          <w:b/>
          <w:lang w:eastAsia="hi-IN" w:bidi="hi-IN"/>
        </w:rPr>
      </w:pPr>
    </w:p>
    <w:p w14:paraId="513A47FE" w14:textId="77777777" w:rsidR="00BE6FAC" w:rsidRDefault="00BE6FAC" w:rsidP="00BE6FAC">
      <w:pPr>
        <w:ind w:left="15" w:right="45"/>
        <w:rPr>
          <w:rFonts w:eastAsia="Times New Roman"/>
          <w:b/>
          <w:lang w:eastAsia="hi-IN" w:bidi="hi-IN"/>
        </w:rPr>
      </w:pPr>
    </w:p>
    <w:p w14:paraId="43E8C6CC" w14:textId="77777777" w:rsidR="00BE6FAC" w:rsidRDefault="00BE6FAC" w:rsidP="00BE6FAC">
      <w:pPr>
        <w:ind w:left="15" w:right="45"/>
        <w:rPr>
          <w:rFonts w:eastAsia="Times New Roman"/>
          <w:b/>
          <w:lang w:eastAsia="hi-IN" w:bidi="hi-IN"/>
        </w:rPr>
      </w:pPr>
    </w:p>
    <w:p w14:paraId="541F4CAF" w14:textId="77777777" w:rsidR="00BE6FAC" w:rsidRDefault="00BE6FAC" w:rsidP="00BE6FAC">
      <w:pPr>
        <w:ind w:left="15" w:right="45"/>
        <w:rPr>
          <w:rFonts w:eastAsia="Times New Roman"/>
          <w:b/>
          <w:lang w:eastAsia="hi-IN" w:bidi="hi-IN"/>
        </w:rPr>
      </w:pPr>
    </w:p>
    <w:p w14:paraId="4FCDC7D7" w14:textId="77777777" w:rsidR="00BE6FAC" w:rsidRDefault="00BE6FAC" w:rsidP="00BE6FAC">
      <w:pPr>
        <w:ind w:left="15" w:right="45"/>
        <w:rPr>
          <w:rFonts w:eastAsia="Times New Roman"/>
          <w:b/>
          <w:lang w:eastAsia="hi-IN" w:bidi="hi-IN"/>
        </w:rPr>
      </w:pPr>
    </w:p>
    <w:p w14:paraId="24785D05" w14:textId="77777777" w:rsidR="00BE6FAC" w:rsidRDefault="00BE6FAC" w:rsidP="00BE6FAC">
      <w:pPr>
        <w:ind w:left="15" w:right="45"/>
        <w:rPr>
          <w:rFonts w:eastAsia="Times New Roman"/>
          <w:b/>
          <w:lang w:eastAsia="hi-IN" w:bidi="hi-IN"/>
        </w:rPr>
      </w:pPr>
    </w:p>
    <w:p w14:paraId="38956175" w14:textId="77777777" w:rsidR="00BE6FAC" w:rsidRDefault="00BE6FAC" w:rsidP="00BE6FAC">
      <w:pPr>
        <w:ind w:left="15" w:right="45"/>
        <w:rPr>
          <w:rFonts w:eastAsia="Times New Roman"/>
          <w:b/>
          <w:lang w:eastAsia="hi-IN" w:bidi="hi-IN"/>
        </w:rPr>
      </w:pPr>
    </w:p>
    <w:p w14:paraId="55C89AC5" w14:textId="77777777" w:rsidR="00BE6FAC" w:rsidRDefault="00BE6FAC" w:rsidP="00BE6FAC">
      <w:pPr>
        <w:ind w:left="15" w:right="45"/>
        <w:rPr>
          <w:rFonts w:eastAsia="Times New Roman"/>
          <w:b/>
          <w:lang w:eastAsia="hi-IN" w:bidi="hi-IN"/>
        </w:rPr>
      </w:pPr>
    </w:p>
    <w:p w14:paraId="0BE66C88" w14:textId="77777777" w:rsidR="00BE6FAC" w:rsidRDefault="00BE6FAC" w:rsidP="00BE6FAC">
      <w:pPr>
        <w:ind w:left="15" w:right="45"/>
        <w:rPr>
          <w:rFonts w:eastAsia="Times New Roman"/>
          <w:b/>
          <w:lang w:eastAsia="hi-IN" w:bidi="hi-IN"/>
        </w:rPr>
      </w:pPr>
    </w:p>
    <w:p w14:paraId="21DE65A4" w14:textId="77777777" w:rsidR="00BE6FAC" w:rsidRDefault="00BE6FAC" w:rsidP="00BE6FAC">
      <w:pPr>
        <w:ind w:left="15" w:right="45"/>
        <w:rPr>
          <w:rFonts w:eastAsia="Times New Roman"/>
          <w:b/>
          <w:lang w:eastAsia="hi-IN" w:bidi="hi-IN"/>
        </w:rPr>
      </w:pPr>
    </w:p>
    <w:p w14:paraId="6BEDFBF3" w14:textId="77777777" w:rsidR="00BE6FAC" w:rsidRDefault="00BE6FAC" w:rsidP="00BE6FAC">
      <w:pPr>
        <w:ind w:left="15" w:right="45"/>
        <w:rPr>
          <w:rFonts w:eastAsia="Times New Roman"/>
          <w:b/>
          <w:lang w:eastAsia="hi-IN" w:bidi="hi-IN"/>
        </w:rPr>
      </w:pPr>
    </w:p>
    <w:p w14:paraId="23E77C09" w14:textId="77777777" w:rsidR="00BE6FAC" w:rsidRDefault="00BE6FAC" w:rsidP="00BE6FAC">
      <w:pPr>
        <w:ind w:left="15" w:right="45"/>
        <w:rPr>
          <w:rFonts w:eastAsia="Times New Roman"/>
          <w:b/>
          <w:lang w:eastAsia="hi-IN" w:bidi="hi-IN"/>
        </w:rPr>
      </w:pPr>
    </w:p>
    <w:p w14:paraId="028E2856" w14:textId="77777777" w:rsidR="00BE6FAC" w:rsidRDefault="00BE6FAC" w:rsidP="00BE6FAC">
      <w:pPr>
        <w:ind w:left="15" w:right="45"/>
        <w:rPr>
          <w:rFonts w:eastAsia="Times New Roman"/>
          <w:b/>
          <w:lang w:eastAsia="hi-IN" w:bidi="hi-IN"/>
        </w:rPr>
      </w:pPr>
    </w:p>
    <w:p w14:paraId="22AE0E29" w14:textId="77777777" w:rsidR="00BE6FAC" w:rsidRDefault="00BE6FAC" w:rsidP="00BE6FAC">
      <w:pPr>
        <w:ind w:left="15" w:right="45"/>
        <w:rPr>
          <w:rFonts w:eastAsia="Times New Roman"/>
          <w:b/>
          <w:lang w:eastAsia="hi-IN" w:bidi="hi-IN"/>
        </w:rPr>
      </w:pPr>
    </w:p>
    <w:p w14:paraId="0A62071A" w14:textId="77777777" w:rsidR="00BE6FAC" w:rsidRDefault="00BE6FAC" w:rsidP="00BE6FAC">
      <w:pPr>
        <w:ind w:left="15" w:right="45"/>
        <w:rPr>
          <w:rFonts w:eastAsia="Times New Roman"/>
          <w:b/>
          <w:lang w:eastAsia="hi-IN" w:bidi="hi-IN"/>
        </w:rPr>
      </w:pPr>
    </w:p>
    <w:p w14:paraId="6DB73082" w14:textId="77777777" w:rsidR="00BE6FAC" w:rsidRDefault="00BE6FAC" w:rsidP="00BE6FAC">
      <w:pPr>
        <w:ind w:left="15" w:right="45"/>
        <w:rPr>
          <w:rFonts w:eastAsia="Times New Roman"/>
          <w:b/>
          <w:lang w:eastAsia="hi-IN" w:bidi="hi-IN"/>
        </w:rPr>
      </w:pPr>
    </w:p>
    <w:p w14:paraId="2A04C6FC" w14:textId="77777777" w:rsidR="008A114A" w:rsidRDefault="008A114A" w:rsidP="00BE6FAC">
      <w:pPr>
        <w:ind w:left="15" w:right="45"/>
        <w:rPr>
          <w:rFonts w:eastAsia="Times New Roman"/>
          <w:b/>
          <w:lang w:eastAsia="hi-IN" w:bidi="hi-IN"/>
        </w:rPr>
      </w:pPr>
    </w:p>
    <w:p w14:paraId="3A6A2CCA" w14:textId="77777777" w:rsidR="008A114A" w:rsidRDefault="008A114A" w:rsidP="00BE6FAC">
      <w:pPr>
        <w:ind w:left="15" w:right="45"/>
        <w:rPr>
          <w:rFonts w:eastAsia="Times New Roman"/>
          <w:b/>
          <w:lang w:eastAsia="hi-IN" w:bidi="hi-IN"/>
        </w:rPr>
      </w:pPr>
    </w:p>
    <w:p w14:paraId="7257E0B7" w14:textId="77777777" w:rsidR="008A114A" w:rsidRDefault="008A114A" w:rsidP="00BE6FAC">
      <w:pPr>
        <w:ind w:left="15" w:right="45"/>
        <w:rPr>
          <w:rFonts w:eastAsia="Times New Roman"/>
          <w:b/>
          <w:lang w:eastAsia="hi-IN" w:bidi="hi-IN"/>
        </w:rPr>
      </w:pPr>
    </w:p>
    <w:p w14:paraId="3E969A42" w14:textId="77777777" w:rsidR="008A114A" w:rsidRDefault="008A114A" w:rsidP="00BE6FAC">
      <w:pPr>
        <w:ind w:left="15" w:right="45"/>
        <w:rPr>
          <w:rFonts w:eastAsia="Times New Roman"/>
          <w:b/>
          <w:lang w:eastAsia="hi-IN" w:bidi="hi-IN"/>
        </w:rPr>
      </w:pPr>
    </w:p>
    <w:p w14:paraId="0B28E537" w14:textId="77777777" w:rsidR="008A114A" w:rsidRDefault="008A114A" w:rsidP="00BE6FAC">
      <w:pPr>
        <w:ind w:left="15" w:right="45"/>
        <w:rPr>
          <w:rFonts w:eastAsia="Times New Roman"/>
          <w:b/>
          <w:lang w:eastAsia="hi-IN" w:bidi="hi-IN"/>
        </w:rPr>
      </w:pPr>
    </w:p>
    <w:p w14:paraId="5D678BC5" w14:textId="77777777" w:rsidR="008A114A" w:rsidRDefault="008A114A" w:rsidP="00BE6FAC">
      <w:pPr>
        <w:ind w:left="15" w:right="45"/>
        <w:rPr>
          <w:rFonts w:eastAsia="Times New Roman"/>
          <w:b/>
          <w:lang w:eastAsia="hi-IN" w:bidi="hi-IN"/>
        </w:rPr>
      </w:pPr>
    </w:p>
    <w:p w14:paraId="27CCD0AE" w14:textId="3AEE2754" w:rsidR="00BE6FAC" w:rsidRPr="008165D6" w:rsidRDefault="00BE6FAC" w:rsidP="00BE6FAC">
      <w:pPr>
        <w:ind w:left="15" w:right="45"/>
        <w:rPr>
          <w:rFonts w:eastAsia="Times New Roman"/>
          <w:b/>
          <w:lang w:eastAsia="hi-IN" w:bidi="hi-IN"/>
        </w:rPr>
      </w:pPr>
      <w:r>
        <w:rPr>
          <w:rFonts w:eastAsia="Times New Roman"/>
          <w:b/>
          <w:lang w:eastAsia="hi-IN" w:bidi="hi-IN"/>
        </w:rPr>
        <w:t>1</w:t>
      </w:r>
      <w:r w:rsidRPr="008165D6">
        <w:rPr>
          <w:rFonts w:eastAsia="Times New Roman"/>
          <w:b/>
          <w:lang w:eastAsia="hi-IN" w:bidi="hi-IN"/>
        </w:rPr>
        <w:t>.8</w:t>
      </w:r>
      <w:r w:rsidRPr="008165D6">
        <w:rPr>
          <w:rFonts w:eastAsia="Times New Roman"/>
          <w:b/>
          <w:lang w:eastAsia="hi-IN" w:bidi="hi-IN"/>
        </w:rPr>
        <w:tab/>
        <w:t>PERSONAL TÉCNICO MÍNIMO REQUERIDO</w:t>
      </w:r>
    </w:p>
    <w:p w14:paraId="776E7AF3" w14:textId="77777777" w:rsidR="00BE6FAC" w:rsidRPr="008165D6" w:rsidRDefault="00BE6FAC" w:rsidP="00BE6FAC">
      <w:pPr>
        <w:ind w:left="15" w:right="45"/>
        <w:jc w:val="both"/>
        <w:rPr>
          <w:rFonts w:eastAsia="Times New Roman"/>
          <w:b/>
          <w:spacing w:val="-2"/>
          <w:lang w:eastAsia="hi-IN" w:bidi="hi-IN"/>
        </w:rPr>
      </w:pPr>
    </w:p>
    <w:p w14:paraId="646FB104" w14:textId="77777777" w:rsidR="00BE6FAC" w:rsidRPr="008165D6" w:rsidRDefault="00BE6FAC" w:rsidP="00BE6FAC">
      <w:pPr>
        <w:ind w:left="15" w:right="45"/>
        <w:jc w:val="both"/>
        <w:rPr>
          <w:rFonts w:eastAsia="Times New Roman"/>
          <w:b/>
          <w:spacing w:val="-2"/>
          <w:lang w:eastAsia="hi-IN" w:bidi="hi-IN"/>
        </w:rPr>
      </w:pPr>
    </w:p>
    <w:p w14:paraId="2BE6C04B" w14:textId="77777777" w:rsidR="00BE6FAC" w:rsidRPr="008165D6" w:rsidRDefault="00BE6FAC" w:rsidP="00BE6FAC">
      <w:pPr>
        <w:ind w:left="15" w:right="45"/>
        <w:jc w:val="right"/>
        <w:rPr>
          <w:rFonts w:eastAsia="Times New Roman"/>
          <w:b/>
          <w:spacing w:val="-2"/>
          <w:lang w:eastAsia="hi-IN" w:bidi="hi-IN"/>
        </w:rPr>
      </w:pPr>
      <w:r w:rsidRPr="008165D6">
        <w:rPr>
          <w:rFonts w:eastAsia="Times New Roman"/>
          <w:b/>
          <w:spacing w:val="-2"/>
          <w:lang w:eastAsia="hi-IN" w:bidi="hi-IN"/>
        </w:rPr>
        <w:t>Hoja.... de</w:t>
      </w:r>
      <w:proofErr w:type="gramStart"/>
      <w:r w:rsidRPr="008165D6">
        <w:rPr>
          <w:rFonts w:eastAsia="Times New Roman"/>
          <w:b/>
          <w:spacing w:val="-2"/>
          <w:lang w:eastAsia="hi-IN" w:bidi="hi-IN"/>
        </w:rPr>
        <w:t xml:space="preserve"> ....</w:t>
      </w:r>
      <w:proofErr w:type="gramEnd"/>
      <w:r w:rsidRPr="008165D6">
        <w:rPr>
          <w:rFonts w:eastAsia="Times New Roman"/>
          <w:b/>
          <w:spacing w:val="-2"/>
          <w:lang w:eastAsia="hi-IN" w:bidi="hi-IN"/>
        </w:rPr>
        <w:t>.</w:t>
      </w:r>
    </w:p>
    <w:p w14:paraId="4E6BCEEB" w14:textId="77777777" w:rsidR="00BE6FAC" w:rsidRPr="008165D6" w:rsidRDefault="00BE6FAC" w:rsidP="00BE6FAC">
      <w:pPr>
        <w:tabs>
          <w:tab w:val="right" w:pos="8848"/>
        </w:tabs>
        <w:ind w:left="15" w:right="45"/>
        <w:jc w:val="both"/>
        <w:rPr>
          <w:rFonts w:eastAsia="Times New Roman"/>
          <w:spacing w:val="-3"/>
          <w:lang w:eastAsia="hi-IN" w:bidi="hi-IN"/>
        </w:rPr>
      </w:pPr>
    </w:p>
    <w:p w14:paraId="18EDE6C3" w14:textId="77777777" w:rsidR="00BE6FAC" w:rsidRPr="008165D6" w:rsidRDefault="00BE6FAC" w:rsidP="00BE6FAC">
      <w:pPr>
        <w:tabs>
          <w:tab w:val="right" w:pos="8848"/>
        </w:tabs>
        <w:ind w:left="15" w:right="45"/>
        <w:jc w:val="both"/>
        <w:rPr>
          <w:rFonts w:eastAsia="Times New Roman"/>
          <w:spacing w:val="-3"/>
          <w:lang w:eastAsia="hi-IN" w:bidi="hi-IN"/>
        </w:rPr>
      </w:pPr>
    </w:p>
    <w:p w14:paraId="79BA9510" w14:textId="77777777" w:rsidR="00BE6FAC" w:rsidRPr="008165D6" w:rsidRDefault="00BE6FAC" w:rsidP="00BE6FAC">
      <w:pPr>
        <w:ind w:left="15" w:right="45"/>
        <w:rPr>
          <w:rFonts w:eastAsia="Times New Roman"/>
          <w:lang w:eastAsia="hi-IN" w:bidi="hi-IN"/>
        </w:rPr>
      </w:pPr>
    </w:p>
    <w:tbl>
      <w:tblPr>
        <w:tblW w:w="8564" w:type="dxa"/>
        <w:jc w:val="center"/>
        <w:tblLayout w:type="fixed"/>
        <w:tblCellMar>
          <w:left w:w="0" w:type="dxa"/>
          <w:right w:w="0" w:type="dxa"/>
        </w:tblCellMar>
        <w:tblLook w:val="0000" w:firstRow="0" w:lastRow="0" w:firstColumn="0" w:lastColumn="0" w:noHBand="0" w:noVBand="0"/>
      </w:tblPr>
      <w:tblGrid>
        <w:gridCol w:w="597"/>
        <w:gridCol w:w="3117"/>
        <w:gridCol w:w="3090"/>
        <w:gridCol w:w="1760"/>
      </w:tblGrid>
      <w:tr w:rsidR="00BE6FAC" w:rsidRPr="008165D6" w14:paraId="2EC84BCC" w14:textId="77777777" w:rsidTr="00F20237">
        <w:trPr>
          <w:jc w:val="center"/>
        </w:trPr>
        <w:tc>
          <w:tcPr>
            <w:tcW w:w="597" w:type="dxa"/>
            <w:tcBorders>
              <w:top w:val="single" w:sz="4" w:space="0" w:color="000000"/>
              <w:left w:val="single" w:sz="4" w:space="0" w:color="000000"/>
              <w:bottom w:val="single" w:sz="4" w:space="0" w:color="000000"/>
            </w:tcBorders>
          </w:tcPr>
          <w:p w14:paraId="05F578EF" w14:textId="77777777" w:rsidR="00BE6FAC" w:rsidRPr="008165D6" w:rsidRDefault="00BE6FAC" w:rsidP="00F20237">
            <w:pPr>
              <w:snapToGrid w:val="0"/>
              <w:ind w:left="15" w:right="45"/>
              <w:jc w:val="center"/>
              <w:rPr>
                <w:rFonts w:eastAsia="Times New Roman"/>
                <w:b/>
                <w:lang w:eastAsia="hi-IN" w:bidi="hi-IN"/>
              </w:rPr>
            </w:pPr>
            <w:r w:rsidRPr="008165D6">
              <w:rPr>
                <w:rFonts w:eastAsia="Times New Roman"/>
                <w:b/>
                <w:lang w:eastAsia="hi-IN" w:bidi="hi-IN"/>
              </w:rPr>
              <w:t>No.</w:t>
            </w:r>
          </w:p>
        </w:tc>
        <w:tc>
          <w:tcPr>
            <w:tcW w:w="3117" w:type="dxa"/>
            <w:tcBorders>
              <w:top w:val="single" w:sz="4" w:space="0" w:color="000000"/>
              <w:left w:val="single" w:sz="4" w:space="0" w:color="000000"/>
              <w:bottom w:val="single" w:sz="4" w:space="0" w:color="000000"/>
            </w:tcBorders>
            <w:shd w:val="clear" w:color="auto" w:fill="auto"/>
            <w:vAlign w:val="center"/>
          </w:tcPr>
          <w:p w14:paraId="352D0E84" w14:textId="77777777" w:rsidR="00BE6FAC" w:rsidRPr="008165D6" w:rsidRDefault="00BE6FAC" w:rsidP="00F20237">
            <w:pPr>
              <w:snapToGrid w:val="0"/>
              <w:ind w:left="15" w:right="45"/>
              <w:jc w:val="center"/>
              <w:rPr>
                <w:rFonts w:eastAsia="Times New Roman"/>
                <w:b/>
                <w:lang w:eastAsia="hi-IN" w:bidi="hi-IN"/>
              </w:rPr>
            </w:pPr>
            <w:r w:rsidRPr="008165D6">
              <w:rPr>
                <w:rFonts w:eastAsia="Times New Roman"/>
                <w:b/>
                <w:lang w:eastAsia="hi-IN" w:bidi="hi-IN"/>
              </w:rPr>
              <w:t>Cargo / Función</w:t>
            </w:r>
          </w:p>
        </w:tc>
        <w:tc>
          <w:tcPr>
            <w:tcW w:w="3090" w:type="dxa"/>
            <w:tcBorders>
              <w:top w:val="single" w:sz="4" w:space="0" w:color="000000"/>
              <w:left w:val="single" w:sz="4" w:space="0" w:color="000000"/>
              <w:bottom w:val="single" w:sz="4" w:space="0" w:color="000000"/>
            </w:tcBorders>
            <w:shd w:val="clear" w:color="auto" w:fill="auto"/>
            <w:vAlign w:val="center"/>
          </w:tcPr>
          <w:p w14:paraId="1C929F71" w14:textId="77777777" w:rsidR="00BE6FAC" w:rsidRPr="008165D6" w:rsidRDefault="00BE6FAC" w:rsidP="00F20237">
            <w:pPr>
              <w:snapToGrid w:val="0"/>
              <w:ind w:left="15" w:right="45"/>
              <w:jc w:val="center"/>
              <w:rPr>
                <w:rFonts w:eastAsia="Times New Roman"/>
                <w:b/>
                <w:lang w:eastAsia="hi-IN" w:bidi="hi-IN"/>
              </w:rPr>
            </w:pPr>
            <w:r w:rsidRPr="008165D6">
              <w:rPr>
                <w:rFonts w:eastAsia="Times New Roman"/>
                <w:b/>
                <w:lang w:eastAsia="hi-IN" w:bidi="hi-IN"/>
              </w:rPr>
              <w:t>Experiencia en trabajos similares</w:t>
            </w:r>
          </w:p>
        </w:tc>
        <w:tc>
          <w:tcPr>
            <w:tcW w:w="17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FB8273" w14:textId="77777777" w:rsidR="00BE6FAC" w:rsidRPr="008165D6" w:rsidRDefault="00BE6FAC" w:rsidP="00F20237">
            <w:pPr>
              <w:snapToGrid w:val="0"/>
              <w:ind w:left="15" w:right="45"/>
              <w:jc w:val="center"/>
              <w:rPr>
                <w:rFonts w:eastAsia="Times New Roman"/>
                <w:b/>
                <w:lang w:eastAsia="hi-IN" w:bidi="hi-IN"/>
              </w:rPr>
            </w:pPr>
            <w:r w:rsidRPr="008165D6">
              <w:rPr>
                <w:rFonts w:eastAsia="Times New Roman"/>
                <w:b/>
                <w:lang w:eastAsia="hi-IN" w:bidi="hi-IN"/>
              </w:rPr>
              <w:t>Observaciones</w:t>
            </w:r>
          </w:p>
        </w:tc>
      </w:tr>
      <w:tr w:rsidR="00BE6FAC" w:rsidRPr="008165D6" w14:paraId="2C4D50B1" w14:textId="77777777" w:rsidTr="00F20237">
        <w:trPr>
          <w:jc w:val="center"/>
        </w:trPr>
        <w:tc>
          <w:tcPr>
            <w:tcW w:w="597" w:type="dxa"/>
            <w:tcBorders>
              <w:top w:val="single" w:sz="4" w:space="0" w:color="000000"/>
              <w:left w:val="single" w:sz="4" w:space="0" w:color="000000"/>
              <w:bottom w:val="single" w:sz="4" w:space="0" w:color="000000"/>
            </w:tcBorders>
          </w:tcPr>
          <w:p w14:paraId="551098AA" w14:textId="77777777" w:rsidR="00BE6FAC" w:rsidRPr="008165D6" w:rsidRDefault="00BE6FAC" w:rsidP="00F20237">
            <w:pPr>
              <w:snapToGrid w:val="0"/>
              <w:ind w:left="15" w:right="45"/>
              <w:rPr>
                <w:rFonts w:eastAsia="Times New Roman"/>
                <w:lang w:eastAsia="hi-IN" w:bidi="hi-IN"/>
              </w:rPr>
            </w:pPr>
          </w:p>
        </w:tc>
        <w:tc>
          <w:tcPr>
            <w:tcW w:w="3117" w:type="dxa"/>
            <w:tcBorders>
              <w:top w:val="single" w:sz="4" w:space="0" w:color="000000"/>
              <w:left w:val="single" w:sz="4" w:space="0" w:color="000000"/>
              <w:bottom w:val="single" w:sz="4" w:space="0" w:color="000000"/>
            </w:tcBorders>
            <w:shd w:val="clear" w:color="auto" w:fill="auto"/>
          </w:tcPr>
          <w:p w14:paraId="78BD9D80" w14:textId="77777777" w:rsidR="00BE6FAC" w:rsidRPr="008165D6" w:rsidRDefault="00BE6FAC" w:rsidP="00F20237">
            <w:pPr>
              <w:snapToGrid w:val="0"/>
              <w:ind w:left="15" w:right="45"/>
              <w:rPr>
                <w:rFonts w:eastAsia="Times New Roman"/>
                <w:lang w:eastAsia="hi-IN" w:bidi="hi-IN"/>
              </w:rPr>
            </w:pPr>
          </w:p>
        </w:tc>
        <w:tc>
          <w:tcPr>
            <w:tcW w:w="3090" w:type="dxa"/>
            <w:tcBorders>
              <w:top w:val="single" w:sz="4" w:space="0" w:color="000000"/>
              <w:left w:val="single" w:sz="4" w:space="0" w:color="000000"/>
              <w:bottom w:val="single" w:sz="4" w:space="0" w:color="000000"/>
            </w:tcBorders>
            <w:shd w:val="clear" w:color="auto" w:fill="auto"/>
          </w:tcPr>
          <w:p w14:paraId="1D503F59" w14:textId="77777777" w:rsidR="00BE6FAC" w:rsidRPr="008165D6" w:rsidRDefault="00BE6FAC" w:rsidP="00F20237">
            <w:pPr>
              <w:snapToGrid w:val="0"/>
              <w:ind w:left="15" w:right="45"/>
              <w:rPr>
                <w:rFonts w:eastAsia="Times New Roman"/>
                <w:lang w:eastAsia="hi-IN" w:bidi="hi-IN"/>
              </w:rPr>
            </w:pPr>
          </w:p>
        </w:tc>
        <w:tc>
          <w:tcPr>
            <w:tcW w:w="1760" w:type="dxa"/>
            <w:tcBorders>
              <w:top w:val="single" w:sz="4" w:space="0" w:color="000000"/>
              <w:left w:val="single" w:sz="4" w:space="0" w:color="000000"/>
              <w:bottom w:val="single" w:sz="4" w:space="0" w:color="000000"/>
              <w:right w:val="single" w:sz="4" w:space="0" w:color="000000"/>
            </w:tcBorders>
            <w:shd w:val="clear" w:color="auto" w:fill="auto"/>
          </w:tcPr>
          <w:p w14:paraId="2A9AF8F3" w14:textId="77777777" w:rsidR="00BE6FAC" w:rsidRPr="008165D6" w:rsidRDefault="00BE6FAC" w:rsidP="00F20237">
            <w:pPr>
              <w:snapToGrid w:val="0"/>
              <w:ind w:left="15" w:right="45"/>
              <w:rPr>
                <w:rFonts w:eastAsia="Times New Roman"/>
                <w:lang w:eastAsia="hi-IN" w:bidi="hi-IN"/>
              </w:rPr>
            </w:pPr>
          </w:p>
          <w:p w14:paraId="164D3DEC" w14:textId="77777777" w:rsidR="00BE6FAC" w:rsidRPr="008165D6" w:rsidRDefault="00BE6FAC" w:rsidP="00F20237">
            <w:pPr>
              <w:ind w:left="15" w:right="45"/>
              <w:rPr>
                <w:rFonts w:eastAsia="Times New Roman"/>
                <w:lang w:eastAsia="hi-IN" w:bidi="hi-IN"/>
              </w:rPr>
            </w:pPr>
          </w:p>
        </w:tc>
      </w:tr>
      <w:tr w:rsidR="00BE6FAC" w:rsidRPr="008165D6" w14:paraId="4108C5DB" w14:textId="77777777" w:rsidTr="00F20237">
        <w:trPr>
          <w:jc w:val="center"/>
        </w:trPr>
        <w:tc>
          <w:tcPr>
            <w:tcW w:w="597" w:type="dxa"/>
            <w:tcBorders>
              <w:top w:val="single" w:sz="4" w:space="0" w:color="000000"/>
              <w:left w:val="single" w:sz="4" w:space="0" w:color="000000"/>
              <w:bottom w:val="single" w:sz="4" w:space="0" w:color="000000"/>
            </w:tcBorders>
          </w:tcPr>
          <w:p w14:paraId="2D1D547E" w14:textId="77777777" w:rsidR="00BE6FAC" w:rsidRPr="008165D6" w:rsidRDefault="00BE6FAC" w:rsidP="00F20237">
            <w:pPr>
              <w:snapToGrid w:val="0"/>
              <w:ind w:left="15" w:right="45"/>
              <w:rPr>
                <w:rFonts w:eastAsia="Times New Roman"/>
                <w:lang w:eastAsia="hi-IN" w:bidi="hi-IN"/>
              </w:rPr>
            </w:pPr>
          </w:p>
        </w:tc>
        <w:tc>
          <w:tcPr>
            <w:tcW w:w="3117" w:type="dxa"/>
            <w:tcBorders>
              <w:top w:val="single" w:sz="4" w:space="0" w:color="000000"/>
              <w:left w:val="single" w:sz="4" w:space="0" w:color="000000"/>
              <w:bottom w:val="single" w:sz="4" w:space="0" w:color="000000"/>
            </w:tcBorders>
            <w:shd w:val="clear" w:color="auto" w:fill="auto"/>
          </w:tcPr>
          <w:p w14:paraId="593F3678" w14:textId="77777777" w:rsidR="00BE6FAC" w:rsidRPr="008165D6" w:rsidRDefault="00BE6FAC" w:rsidP="00F20237">
            <w:pPr>
              <w:snapToGrid w:val="0"/>
              <w:ind w:left="15" w:right="45"/>
              <w:rPr>
                <w:rFonts w:eastAsia="Times New Roman"/>
                <w:lang w:eastAsia="hi-IN" w:bidi="hi-IN"/>
              </w:rPr>
            </w:pPr>
          </w:p>
        </w:tc>
        <w:tc>
          <w:tcPr>
            <w:tcW w:w="3090" w:type="dxa"/>
            <w:tcBorders>
              <w:top w:val="single" w:sz="4" w:space="0" w:color="000000"/>
              <w:left w:val="single" w:sz="4" w:space="0" w:color="000000"/>
              <w:bottom w:val="single" w:sz="4" w:space="0" w:color="000000"/>
            </w:tcBorders>
            <w:shd w:val="clear" w:color="auto" w:fill="auto"/>
          </w:tcPr>
          <w:p w14:paraId="69198B7C" w14:textId="77777777" w:rsidR="00BE6FAC" w:rsidRPr="008165D6" w:rsidRDefault="00BE6FAC" w:rsidP="00F20237">
            <w:pPr>
              <w:snapToGrid w:val="0"/>
              <w:ind w:left="15" w:right="45"/>
              <w:rPr>
                <w:rFonts w:eastAsia="Times New Roman"/>
                <w:lang w:eastAsia="hi-IN" w:bidi="hi-IN"/>
              </w:rPr>
            </w:pPr>
          </w:p>
        </w:tc>
        <w:tc>
          <w:tcPr>
            <w:tcW w:w="1760" w:type="dxa"/>
            <w:tcBorders>
              <w:top w:val="single" w:sz="4" w:space="0" w:color="000000"/>
              <w:left w:val="single" w:sz="4" w:space="0" w:color="000000"/>
              <w:bottom w:val="single" w:sz="4" w:space="0" w:color="000000"/>
              <w:right w:val="single" w:sz="4" w:space="0" w:color="000000"/>
            </w:tcBorders>
            <w:shd w:val="clear" w:color="auto" w:fill="auto"/>
          </w:tcPr>
          <w:p w14:paraId="1408F17C" w14:textId="77777777" w:rsidR="00BE6FAC" w:rsidRPr="008165D6" w:rsidRDefault="00BE6FAC" w:rsidP="00F20237">
            <w:pPr>
              <w:snapToGrid w:val="0"/>
              <w:ind w:left="15" w:right="45"/>
              <w:rPr>
                <w:rFonts w:eastAsia="Times New Roman"/>
                <w:lang w:eastAsia="hi-IN" w:bidi="hi-IN"/>
              </w:rPr>
            </w:pPr>
          </w:p>
          <w:p w14:paraId="3624E8EE" w14:textId="77777777" w:rsidR="00BE6FAC" w:rsidRPr="008165D6" w:rsidRDefault="00BE6FAC" w:rsidP="00F20237">
            <w:pPr>
              <w:snapToGrid w:val="0"/>
              <w:ind w:left="15" w:right="45"/>
              <w:rPr>
                <w:rFonts w:eastAsia="Times New Roman"/>
                <w:lang w:eastAsia="hi-IN" w:bidi="hi-IN"/>
              </w:rPr>
            </w:pPr>
          </w:p>
        </w:tc>
      </w:tr>
      <w:tr w:rsidR="00BE6FAC" w:rsidRPr="008165D6" w14:paraId="52B5FE7B" w14:textId="77777777" w:rsidTr="00F20237">
        <w:trPr>
          <w:jc w:val="center"/>
        </w:trPr>
        <w:tc>
          <w:tcPr>
            <w:tcW w:w="597" w:type="dxa"/>
            <w:tcBorders>
              <w:top w:val="single" w:sz="4" w:space="0" w:color="000000"/>
              <w:left w:val="single" w:sz="4" w:space="0" w:color="000000"/>
              <w:bottom w:val="single" w:sz="4" w:space="0" w:color="000000"/>
            </w:tcBorders>
          </w:tcPr>
          <w:p w14:paraId="089B42C5" w14:textId="77777777" w:rsidR="00BE6FAC" w:rsidRPr="008165D6" w:rsidRDefault="00BE6FAC" w:rsidP="00F20237">
            <w:pPr>
              <w:snapToGrid w:val="0"/>
              <w:ind w:left="15" w:right="45"/>
              <w:rPr>
                <w:rFonts w:eastAsia="Times New Roman"/>
                <w:lang w:eastAsia="hi-IN" w:bidi="hi-IN"/>
              </w:rPr>
            </w:pPr>
          </w:p>
        </w:tc>
        <w:tc>
          <w:tcPr>
            <w:tcW w:w="3117" w:type="dxa"/>
            <w:tcBorders>
              <w:top w:val="single" w:sz="4" w:space="0" w:color="000000"/>
              <w:left w:val="single" w:sz="4" w:space="0" w:color="000000"/>
              <w:bottom w:val="single" w:sz="4" w:space="0" w:color="000000"/>
            </w:tcBorders>
            <w:shd w:val="clear" w:color="auto" w:fill="auto"/>
          </w:tcPr>
          <w:p w14:paraId="475D3BBC" w14:textId="77777777" w:rsidR="00BE6FAC" w:rsidRPr="008165D6" w:rsidRDefault="00BE6FAC" w:rsidP="00F20237">
            <w:pPr>
              <w:snapToGrid w:val="0"/>
              <w:ind w:left="15" w:right="45"/>
              <w:rPr>
                <w:rFonts w:eastAsia="Times New Roman"/>
                <w:lang w:eastAsia="hi-IN" w:bidi="hi-IN"/>
              </w:rPr>
            </w:pPr>
          </w:p>
        </w:tc>
        <w:tc>
          <w:tcPr>
            <w:tcW w:w="3090" w:type="dxa"/>
            <w:tcBorders>
              <w:top w:val="single" w:sz="4" w:space="0" w:color="000000"/>
              <w:left w:val="single" w:sz="4" w:space="0" w:color="000000"/>
              <w:bottom w:val="single" w:sz="4" w:space="0" w:color="000000"/>
            </w:tcBorders>
            <w:shd w:val="clear" w:color="auto" w:fill="auto"/>
          </w:tcPr>
          <w:p w14:paraId="5EC96FAA" w14:textId="77777777" w:rsidR="00BE6FAC" w:rsidRPr="008165D6" w:rsidRDefault="00BE6FAC" w:rsidP="00F20237">
            <w:pPr>
              <w:snapToGrid w:val="0"/>
              <w:ind w:left="15" w:right="45"/>
              <w:rPr>
                <w:rFonts w:eastAsia="Times New Roman"/>
                <w:lang w:eastAsia="hi-IN" w:bidi="hi-IN"/>
              </w:rPr>
            </w:pPr>
          </w:p>
        </w:tc>
        <w:tc>
          <w:tcPr>
            <w:tcW w:w="1760" w:type="dxa"/>
            <w:tcBorders>
              <w:top w:val="single" w:sz="4" w:space="0" w:color="000000"/>
              <w:left w:val="single" w:sz="4" w:space="0" w:color="000000"/>
              <w:bottom w:val="single" w:sz="4" w:space="0" w:color="000000"/>
              <w:right w:val="single" w:sz="4" w:space="0" w:color="000000"/>
            </w:tcBorders>
            <w:shd w:val="clear" w:color="auto" w:fill="auto"/>
          </w:tcPr>
          <w:p w14:paraId="70CDBAD3" w14:textId="77777777" w:rsidR="00BE6FAC" w:rsidRPr="008165D6" w:rsidRDefault="00BE6FAC" w:rsidP="00F20237">
            <w:pPr>
              <w:snapToGrid w:val="0"/>
              <w:ind w:left="15" w:right="45"/>
              <w:rPr>
                <w:rFonts w:eastAsia="Times New Roman"/>
                <w:lang w:eastAsia="hi-IN" w:bidi="hi-IN"/>
              </w:rPr>
            </w:pPr>
          </w:p>
          <w:p w14:paraId="1F852A57" w14:textId="77777777" w:rsidR="00BE6FAC" w:rsidRPr="008165D6" w:rsidRDefault="00BE6FAC" w:rsidP="00F20237">
            <w:pPr>
              <w:snapToGrid w:val="0"/>
              <w:ind w:left="15" w:right="45"/>
              <w:rPr>
                <w:rFonts w:eastAsia="Times New Roman"/>
                <w:lang w:eastAsia="hi-IN" w:bidi="hi-IN"/>
              </w:rPr>
            </w:pPr>
          </w:p>
        </w:tc>
      </w:tr>
      <w:tr w:rsidR="00BE6FAC" w:rsidRPr="008165D6" w14:paraId="081D0010" w14:textId="77777777" w:rsidTr="00F20237">
        <w:trPr>
          <w:jc w:val="center"/>
        </w:trPr>
        <w:tc>
          <w:tcPr>
            <w:tcW w:w="597" w:type="dxa"/>
            <w:tcBorders>
              <w:top w:val="single" w:sz="4" w:space="0" w:color="000000"/>
              <w:left w:val="single" w:sz="4" w:space="0" w:color="000000"/>
              <w:bottom w:val="single" w:sz="4" w:space="0" w:color="000000"/>
            </w:tcBorders>
          </w:tcPr>
          <w:p w14:paraId="2AF09B56" w14:textId="77777777" w:rsidR="00BE6FAC" w:rsidRPr="008165D6" w:rsidRDefault="00BE6FAC" w:rsidP="00F20237">
            <w:pPr>
              <w:snapToGrid w:val="0"/>
              <w:ind w:left="15" w:right="45"/>
              <w:rPr>
                <w:rFonts w:eastAsia="Times New Roman"/>
                <w:lang w:eastAsia="hi-IN" w:bidi="hi-IN"/>
              </w:rPr>
            </w:pPr>
          </w:p>
        </w:tc>
        <w:tc>
          <w:tcPr>
            <w:tcW w:w="3117" w:type="dxa"/>
            <w:tcBorders>
              <w:top w:val="single" w:sz="4" w:space="0" w:color="000000"/>
              <w:left w:val="single" w:sz="4" w:space="0" w:color="000000"/>
              <w:bottom w:val="single" w:sz="4" w:space="0" w:color="000000"/>
            </w:tcBorders>
            <w:shd w:val="clear" w:color="auto" w:fill="auto"/>
          </w:tcPr>
          <w:p w14:paraId="6B84063C" w14:textId="77777777" w:rsidR="00BE6FAC" w:rsidRPr="008165D6" w:rsidRDefault="00BE6FAC" w:rsidP="00F20237">
            <w:pPr>
              <w:snapToGrid w:val="0"/>
              <w:ind w:left="15" w:right="45"/>
              <w:rPr>
                <w:rFonts w:eastAsia="Times New Roman"/>
                <w:lang w:eastAsia="hi-IN" w:bidi="hi-IN"/>
              </w:rPr>
            </w:pPr>
          </w:p>
        </w:tc>
        <w:tc>
          <w:tcPr>
            <w:tcW w:w="3090" w:type="dxa"/>
            <w:tcBorders>
              <w:top w:val="single" w:sz="4" w:space="0" w:color="000000"/>
              <w:left w:val="single" w:sz="4" w:space="0" w:color="000000"/>
              <w:bottom w:val="single" w:sz="4" w:space="0" w:color="000000"/>
            </w:tcBorders>
            <w:shd w:val="clear" w:color="auto" w:fill="auto"/>
          </w:tcPr>
          <w:p w14:paraId="42F01D63" w14:textId="77777777" w:rsidR="00BE6FAC" w:rsidRPr="008165D6" w:rsidRDefault="00BE6FAC" w:rsidP="00F20237">
            <w:pPr>
              <w:snapToGrid w:val="0"/>
              <w:ind w:left="15" w:right="45"/>
              <w:rPr>
                <w:rFonts w:eastAsia="Times New Roman"/>
                <w:lang w:eastAsia="hi-IN" w:bidi="hi-IN"/>
              </w:rPr>
            </w:pPr>
          </w:p>
        </w:tc>
        <w:tc>
          <w:tcPr>
            <w:tcW w:w="1760" w:type="dxa"/>
            <w:tcBorders>
              <w:top w:val="single" w:sz="4" w:space="0" w:color="000000"/>
              <w:left w:val="single" w:sz="4" w:space="0" w:color="000000"/>
              <w:bottom w:val="single" w:sz="4" w:space="0" w:color="000000"/>
              <w:right w:val="single" w:sz="4" w:space="0" w:color="000000"/>
            </w:tcBorders>
            <w:shd w:val="clear" w:color="auto" w:fill="auto"/>
          </w:tcPr>
          <w:p w14:paraId="10A446E5" w14:textId="77777777" w:rsidR="00BE6FAC" w:rsidRPr="008165D6" w:rsidRDefault="00BE6FAC" w:rsidP="00F20237">
            <w:pPr>
              <w:snapToGrid w:val="0"/>
              <w:ind w:left="15" w:right="45"/>
              <w:rPr>
                <w:rFonts w:eastAsia="Times New Roman"/>
                <w:lang w:eastAsia="hi-IN" w:bidi="hi-IN"/>
              </w:rPr>
            </w:pPr>
          </w:p>
          <w:p w14:paraId="09407033" w14:textId="77777777" w:rsidR="00BE6FAC" w:rsidRPr="008165D6" w:rsidRDefault="00BE6FAC" w:rsidP="00F20237">
            <w:pPr>
              <w:snapToGrid w:val="0"/>
              <w:ind w:left="15" w:right="45"/>
              <w:rPr>
                <w:rFonts w:eastAsia="Times New Roman"/>
                <w:lang w:eastAsia="hi-IN" w:bidi="hi-IN"/>
              </w:rPr>
            </w:pPr>
          </w:p>
        </w:tc>
      </w:tr>
      <w:tr w:rsidR="00BE6FAC" w:rsidRPr="008165D6" w14:paraId="67A6C39F" w14:textId="77777777" w:rsidTr="00F20237">
        <w:trPr>
          <w:jc w:val="center"/>
        </w:trPr>
        <w:tc>
          <w:tcPr>
            <w:tcW w:w="597" w:type="dxa"/>
            <w:tcBorders>
              <w:top w:val="single" w:sz="4" w:space="0" w:color="000000"/>
              <w:left w:val="single" w:sz="4" w:space="0" w:color="000000"/>
              <w:bottom w:val="single" w:sz="4" w:space="0" w:color="000000"/>
            </w:tcBorders>
          </w:tcPr>
          <w:p w14:paraId="5B982DBE" w14:textId="77777777" w:rsidR="00BE6FAC" w:rsidRPr="008165D6" w:rsidRDefault="00BE6FAC" w:rsidP="00F20237">
            <w:pPr>
              <w:snapToGrid w:val="0"/>
              <w:ind w:left="15" w:right="45"/>
              <w:rPr>
                <w:rFonts w:eastAsia="Times New Roman"/>
                <w:lang w:eastAsia="hi-IN" w:bidi="hi-IN"/>
              </w:rPr>
            </w:pPr>
          </w:p>
        </w:tc>
        <w:tc>
          <w:tcPr>
            <w:tcW w:w="3117" w:type="dxa"/>
            <w:tcBorders>
              <w:top w:val="single" w:sz="4" w:space="0" w:color="000000"/>
              <w:left w:val="single" w:sz="4" w:space="0" w:color="000000"/>
              <w:bottom w:val="single" w:sz="4" w:space="0" w:color="000000"/>
            </w:tcBorders>
            <w:shd w:val="clear" w:color="auto" w:fill="auto"/>
          </w:tcPr>
          <w:p w14:paraId="781FBA3F" w14:textId="77777777" w:rsidR="00BE6FAC" w:rsidRPr="008165D6" w:rsidRDefault="00BE6FAC" w:rsidP="00F20237">
            <w:pPr>
              <w:snapToGrid w:val="0"/>
              <w:ind w:left="15" w:right="45"/>
              <w:rPr>
                <w:rFonts w:eastAsia="Times New Roman"/>
                <w:lang w:eastAsia="hi-IN" w:bidi="hi-IN"/>
              </w:rPr>
            </w:pPr>
          </w:p>
        </w:tc>
        <w:tc>
          <w:tcPr>
            <w:tcW w:w="3090" w:type="dxa"/>
            <w:tcBorders>
              <w:top w:val="single" w:sz="4" w:space="0" w:color="000000"/>
              <w:left w:val="single" w:sz="4" w:space="0" w:color="000000"/>
              <w:bottom w:val="single" w:sz="4" w:space="0" w:color="000000"/>
            </w:tcBorders>
            <w:shd w:val="clear" w:color="auto" w:fill="auto"/>
          </w:tcPr>
          <w:p w14:paraId="7438F620" w14:textId="77777777" w:rsidR="00BE6FAC" w:rsidRPr="008165D6" w:rsidRDefault="00BE6FAC" w:rsidP="00F20237">
            <w:pPr>
              <w:snapToGrid w:val="0"/>
              <w:ind w:left="15" w:right="45"/>
              <w:rPr>
                <w:rFonts w:eastAsia="Times New Roman"/>
                <w:lang w:eastAsia="hi-IN" w:bidi="hi-IN"/>
              </w:rPr>
            </w:pPr>
          </w:p>
        </w:tc>
        <w:tc>
          <w:tcPr>
            <w:tcW w:w="1760" w:type="dxa"/>
            <w:tcBorders>
              <w:top w:val="single" w:sz="4" w:space="0" w:color="000000"/>
              <w:left w:val="single" w:sz="4" w:space="0" w:color="000000"/>
              <w:bottom w:val="single" w:sz="4" w:space="0" w:color="000000"/>
              <w:right w:val="single" w:sz="4" w:space="0" w:color="000000"/>
            </w:tcBorders>
            <w:shd w:val="clear" w:color="auto" w:fill="auto"/>
          </w:tcPr>
          <w:p w14:paraId="4847118D" w14:textId="77777777" w:rsidR="00BE6FAC" w:rsidRPr="008165D6" w:rsidRDefault="00BE6FAC" w:rsidP="00F20237">
            <w:pPr>
              <w:snapToGrid w:val="0"/>
              <w:ind w:left="15" w:right="45"/>
              <w:rPr>
                <w:rFonts w:eastAsia="Times New Roman"/>
                <w:lang w:eastAsia="hi-IN" w:bidi="hi-IN"/>
              </w:rPr>
            </w:pPr>
          </w:p>
          <w:p w14:paraId="697925A9" w14:textId="77777777" w:rsidR="00BE6FAC" w:rsidRPr="008165D6" w:rsidRDefault="00BE6FAC" w:rsidP="00F20237">
            <w:pPr>
              <w:ind w:left="15" w:right="45"/>
              <w:rPr>
                <w:rFonts w:eastAsia="Times New Roman"/>
                <w:lang w:eastAsia="hi-IN" w:bidi="hi-IN"/>
              </w:rPr>
            </w:pPr>
          </w:p>
        </w:tc>
      </w:tr>
    </w:tbl>
    <w:p w14:paraId="03AB94F0" w14:textId="77777777" w:rsidR="00BE6FAC" w:rsidRPr="008165D6" w:rsidRDefault="00BE6FAC" w:rsidP="00BE6FAC">
      <w:pPr>
        <w:ind w:left="15" w:right="45"/>
        <w:rPr>
          <w:rFonts w:eastAsia="Times New Roman"/>
          <w:lang w:eastAsia="hi-IN" w:bidi="hi-IN"/>
        </w:rPr>
      </w:pPr>
    </w:p>
    <w:p w14:paraId="687D7D6C" w14:textId="77777777" w:rsidR="00BE6FAC" w:rsidRPr="008165D6" w:rsidRDefault="00BE6FAC" w:rsidP="00BE6FAC">
      <w:pPr>
        <w:ind w:left="15" w:right="45"/>
        <w:rPr>
          <w:rFonts w:eastAsia="Times New Roman"/>
          <w:spacing w:val="-2"/>
          <w:lang w:eastAsia="hi-IN" w:bidi="hi-IN"/>
        </w:rPr>
      </w:pPr>
    </w:p>
    <w:p w14:paraId="314187F4" w14:textId="77777777" w:rsidR="00BE6FAC" w:rsidRPr="008165D6" w:rsidRDefault="00BE6FAC" w:rsidP="00BE6FAC">
      <w:pPr>
        <w:ind w:left="15" w:right="45"/>
        <w:rPr>
          <w:rFonts w:eastAsia="Times New Roman"/>
          <w:spacing w:val="-2"/>
          <w:lang w:eastAsia="hi-IN" w:bidi="hi-IN"/>
        </w:rPr>
      </w:pPr>
    </w:p>
    <w:p w14:paraId="3A096ED0" w14:textId="77777777" w:rsidR="00BE6FAC" w:rsidRDefault="00BE6FAC" w:rsidP="00BE6FAC">
      <w:pPr>
        <w:ind w:left="15" w:right="45"/>
        <w:rPr>
          <w:rFonts w:eastAsia="Times New Roman"/>
          <w:b/>
          <w:lang w:eastAsia="hi-IN" w:bidi="hi-IN"/>
        </w:rPr>
      </w:pPr>
    </w:p>
    <w:p w14:paraId="16ECECDE" w14:textId="77777777" w:rsidR="00BE6FAC" w:rsidRDefault="00BE6FAC" w:rsidP="00BE6FAC">
      <w:pPr>
        <w:ind w:left="15" w:right="45"/>
        <w:rPr>
          <w:rFonts w:eastAsia="Times New Roman"/>
          <w:b/>
          <w:lang w:eastAsia="hi-IN" w:bidi="hi-IN"/>
        </w:rPr>
      </w:pPr>
    </w:p>
    <w:p w14:paraId="1A47C92F" w14:textId="77777777" w:rsidR="00BE6FAC" w:rsidRDefault="00BE6FAC" w:rsidP="00BE6FAC">
      <w:pPr>
        <w:ind w:left="15" w:right="45"/>
        <w:rPr>
          <w:rFonts w:eastAsia="Times New Roman"/>
          <w:b/>
          <w:lang w:eastAsia="hi-IN" w:bidi="hi-IN"/>
        </w:rPr>
      </w:pPr>
    </w:p>
    <w:p w14:paraId="4EFDBCF5" w14:textId="77777777" w:rsidR="00BE6FAC" w:rsidRDefault="00BE6FAC" w:rsidP="00BE6FAC">
      <w:pPr>
        <w:ind w:left="15" w:right="45"/>
        <w:rPr>
          <w:rFonts w:eastAsia="Times New Roman"/>
          <w:b/>
          <w:lang w:eastAsia="hi-IN" w:bidi="hi-IN"/>
        </w:rPr>
      </w:pPr>
    </w:p>
    <w:p w14:paraId="7746D546" w14:textId="77777777" w:rsidR="00BE6FAC" w:rsidRDefault="00BE6FAC" w:rsidP="00BE6FAC">
      <w:pPr>
        <w:ind w:left="15" w:right="45"/>
        <w:rPr>
          <w:rFonts w:eastAsia="Times New Roman"/>
          <w:b/>
          <w:lang w:eastAsia="hi-IN" w:bidi="hi-IN"/>
        </w:rPr>
      </w:pPr>
    </w:p>
    <w:p w14:paraId="7370C933" w14:textId="77777777" w:rsidR="00BE6FAC" w:rsidRDefault="00BE6FAC" w:rsidP="00BE6FAC">
      <w:pPr>
        <w:ind w:left="15" w:right="45"/>
        <w:rPr>
          <w:rFonts w:eastAsia="Times New Roman"/>
          <w:b/>
          <w:lang w:eastAsia="hi-IN" w:bidi="hi-IN"/>
        </w:rPr>
      </w:pPr>
    </w:p>
    <w:p w14:paraId="48E3A396" w14:textId="77777777" w:rsidR="00BE6FAC" w:rsidRDefault="00BE6FAC" w:rsidP="00BE6FAC">
      <w:pPr>
        <w:ind w:left="15" w:right="45"/>
        <w:rPr>
          <w:rFonts w:eastAsia="Times New Roman"/>
          <w:b/>
          <w:lang w:eastAsia="hi-IN" w:bidi="hi-IN"/>
        </w:rPr>
      </w:pPr>
    </w:p>
    <w:p w14:paraId="60078749" w14:textId="77777777" w:rsidR="00BE6FAC" w:rsidRDefault="00BE6FAC" w:rsidP="00BE6FAC">
      <w:pPr>
        <w:ind w:left="15" w:right="45"/>
        <w:rPr>
          <w:rFonts w:eastAsia="Times New Roman"/>
          <w:b/>
          <w:lang w:eastAsia="hi-IN" w:bidi="hi-IN"/>
        </w:rPr>
      </w:pPr>
    </w:p>
    <w:p w14:paraId="1BDDD489" w14:textId="77777777" w:rsidR="00BE6FAC" w:rsidRDefault="00BE6FAC" w:rsidP="00BE6FAC">
      <w:pPr>
        <w:ind w:left="15" w:right="45"/>
        <w:rPr>
          <w:rFonts w:eastAsia="Times New Roman"/>
          <w:b/>
          <w:lang w:eastAsia="hi-IN" w:bidi="hi-IN"/>
        </w:rPr>
      </w:pPr>
    </w:p>
    <w:p w14:paraId="282F5D85" w14:textId="77777777" w:rsidR="00BE6FAC" w:rsidRDefault="00BE6FAC" w:rsidP="00BE6FAC">
      <w:pPr>
        <w:ind w:left="15" w:right="45"/>
        <w:rPr>
          <w:rFonts w:eastAsia="Times New Roman"/>
          <w:b/>
          <w:lang w:eastAsia="hi-IN" w:bidi="hi-IN"/>
        </w:rPr>
      </w:pPr>
    </w:p>
    <w:p w14:paraId="3C237150" w14:textId="77777777" w:rsidR="00BE6FAC" w:rsidRDefault="00BE6FAC" w:rsidP="00BE6FAC">
      <w:pPr>
        <w:ind w:left="15" w:right="45"/>
        <w:rPr>
          <w:rFonts w:eastAsia="Times New Roman"/>
          <w:b/>
          <w:lang w:eastAsia="hi-IN" w:bidi="hi-IN"/>
        </w:rPr>
      </w:pPr>
    </w:p>
    <w:p w14:paraId="36BED42B" w14:textId="77777777" w:rsidR="00BE6FAC" w:rsidRDefault="00BE6FAC" w:rsidP="00BE6FAC">
      <w:pPr>
        <w:ind w:left="15" w:right="45"/>
        <w:rPr>
          <w:rFonts w:eastAsia="Times New Roman"/>
          <w:b/>
          <w:lang w:eastAsia="hi-IN" w:bidi="hi-IN"/>
        </w:rPr>
      </w:pPr>
    </w:p>
    <w:p w14:paraId="51DE41BF" w14:textId="77777777" w:rsidR="00BE6FAC" w:rsidRDefault="00BE6FAC" w:rsidP="00BE6FAC">
      <w:pPr>
        <w:ind w:left="15" w:right="45"/>
        <w:rPr>
          <w:rFonts w:eastAsia="Times New Roman"/>
          <w:b/>
          <w:lang w:eastAsia="hi-IN" w:bidi="hi-IN"/>
        </w:rPr>
      </w:pPr>
    </w:p>
    <w:p w14:paraId="568D2B34" w14:textId="77777777" w:rsidR="00BE6FAC" w:rsidRDefault="00BE6FAC" w:rsidP="00BE6FAC">
      <w:pPr>
        <w:ind w:left="15" w:right="45"/>
        <w:rPr>
          <w:rFonts w:eastAsia="Times New Roman"/>
          <w:b/>
          <w:lang w:eastAsia="hi-IN" w:bidi="hi-IN"/>
        </w:rPr>
      </w:pPr>
    </w:p>
    <w:p w14:paraId="00BF5C89" w14:textId="77777777" w:rsidR="00BE6FAC" w:rsidRDefault="00BE6FAC" w:rsidP="00BE6FAC">
      <w:pPr>
        <w:ind w:left="15" w:right="45"/>
        <w:rPr>
          <w:rFonts w:eastAsia="Times New Roman"/>
          <w:b/>
          <w:lang w:eastAsia="hi-IN" w:bidi="hi-IN"/>
        </w:rPr>
      </w:pPr>
    </w:p>
    <w:p w14:paraId="484DA3CC" w14:textId="77777777" w:rsidR="00BE6FAC" w:rsidRDefault="00BE6FAC" w:rsidP="00BE6FAC">
      <w:pPr>
        <w:ind w:left="15" w:right="45"/>
        <w:rPr>
          <w:rFonts w:eastAsia="Times New Roman"/>
          <w:b/>
          <w:lang w:eastAsia="hi-IN" w:bidi="hi-IN"/>
        </w:rPr>
      </w:pPr>
    </w:p>
    <w:p w14:paraId="6591B382" w14:textId="77777777" w:rsidR="00BE6FAC" w:rsidRDefault="00BE6FAC" w:rsidP="00BE6FAC">
      <w:pPr>
        <w:ind w:left="15" w:right="45"/>
        <w:rPr>
          <w:rFonts w:eastAsia="Times New Roman"/>
          <w:b/>
          <w:lang w:eastAsia="hi-IN" w:bidi="hi-IN"/>
        </w:rPr>
      </w:pPr>
    </w:p>
    <w:p w14:paraId="21A064D6" w14:textId="77777777" w:rsidR="00BE6FAC" w:rsidRDefault="00BE6FAC" w:rsidP="00BE6FAC">
      <w:pPr>
        <w:ind w:left="15" w:right="45"/>
        <w:rPr>
          <w:rFonts w:eastAsia="Times New Roman"/>
          <w:b/>
          <w:lang w:eastAsia="hi-IN" w:bidi="hi-IN"/>
        </w:rPr>
      </w:pPr>
    </w:p>
    <w:p w14:paraId="21491AB8" w14:textId="77777777" w:rsidR="00BE6FAC" w:rsidRDefault="00BE6FAC" w:rsidP="00BE6FAC">
      <w:pPr>
        <w:ind w:left="15" w:right="45"/>
        <w:rPr>
          <w:rFonts w:eastAsia="Times New Roman"/>
          <w:b/>
          <w:lang w:eastAsia="hi-IN" w:bidi="hi-IN"/>
        </w:rPr>
      </w:pPr>
    </w:p>
    <w:p w14:paraId="0C92C86F" w14:textId="77777777" w:rsidR="00BE6FAC" w:rsidRDefault="00BE6FAC" w:rsidP="00BE6FAC">
      <w:pPr>
        <w:ind w:left="15" w:right="45"/>
        <w:rPr>
          <w:rFonts w:eastAsia="Times New Roman"/>
          <w:b/>
          <w:lang w:eastAsia="hi-IN" w:bidi="hi-IN"/>
        </w:rPr>
      </w:pPr>
    </w:p>
    <w:p w14:paraId="761FF7A7" w14:textId="77777777" w:rsidR="00BE6FAC" w:rsidRDefault="00BE6FAC" w:rsidP="00BE6FAC">
      <w:pPr>
        <w:ind w:left="15" w:right="45"/>
        <w:rPr>
          <w:rFonts w:eastAsia="Times New Roman"/>
          <w:b/>
          <w:lang w:eastAsia="hi-IN" w:bidi="hi-IN"/>
        </w:rPr>
      </w:pPr>
    </w:p>
    <w:p w14:paraId="436CBDC0" w14:textId="77777777" w:rsidR="00BE6FAC" w:rsidRDefault="00BE6FAC" w:rsidP="00BE6FAC">
      <w:pPr>
        <w:ind w:left="15" w:right="45"/>
        <w:rPr>
          <w:rFonts w:eastAsia="Times New Roman"/>
          <w:b/>
          <w:lang w:eastAsia="hi-IN" w:bidi="hi-IN"/>
        </w:rPr>
      </w:pPr>
    </w:p>
    <w:p w14:paraId="3DB840CC" w14:textId="77777777" w:rsidR="00BE6FAC" w:rsidRDefault="00BE6FAC" w:rsidP="00BE6FAC">
      <w:pPr>
        <w:ind w:left="15" w:right="45"/>
        <w:rPr>
          <w:rFonts w:eastAsia="Times New Roman"/>
          <w:b/>
          <w:lang w:eastAsia="hi-IN" w:bidi="hi-IN"/>
        </w:rPr>
      </w:pPr>
    </w:p>
    <w:p w14:paraId="408EAD11" w14:textId="77777777" w:rsidR="008A114A" w:rsidRDefault="008A114A" w:rsidP="00BE6FAC">
      <w:pPr>
        <w:ind w:left="15" w:right="45"/>
        <w:rPr>
          <w:rFonts w:eastAsia="Times New Roman"/>
          <w:b/>
          <w:lang w:eastAsia="hi-IN" w:bidi="hi-IN"/>
        </w:rPr>
      </w:pPr>
    </w:p>
    <w:p w14:paraId="4F9CC43D" w14:textId="77777777" w:rsidR="008A114A" w:rsidRDefault="008A114A" w:rsidP="00BE6FAC">
      <w:pPr>
        <w:ind w:left="15" w:right="45"/>
        <w:rPr>
          <w:rFonts w:eastAsia="Times New Roman"/>
          <w:b/>
          <w:lang w:eastAsia="hi-IN" w:bidi="hi-IN"/>
        </w:rPr>
      </w:pPr>
    </w:p>
    <w:p w14:paraId="32960402" w14:textId="77777777" w:rsidR="008A114A" w:rsidRDefault="008A114A" w:rsidP="00BE6FAC">
      <w:pPr>
        <w:ind w:left="15" w:right="45"/>
        <w:rPr>
          <w:rFonts w:eastAsia="Times New Roman"/>
          <w:b/>
          <w:lang w:eastAsia="hi-IN" w:bidi="hi-IN"/>
        </w:rPr>
      </w:pPr>
    </w:p>
    <w:p w14:paraId="53708AB5" w14:textId="77777777" w:rsidR="008A114A" w:rsidRDefault="008A114A" w:rsidP="00BE6FAC">
      <w:pPr>
        <w:ind w:left="15" w:right="45"/>
        <w:rPr>
          <w:rFonts w:eastAsia="Times New Roman"/>
          <w:b/>
          <w:lang w:eastAsia="hi-IN" w:bidi="hi-IN"/>
        </w:rPr>
      </w:pPr>
    </w:p>
    <w:p w14:paraId="75E912E1" w14:textId="77777777" w:rsidR="008A114A" w:rsidRDefault="008A114A" w:rsidP="00BE6FAC">
      <w:pPr>
        <w:ind w:left="15" w:right="45"/>
        <w:rPr>
          <w:rFonts w:eastAsia="Times New Roman"/>
          <w:b/>
          <w:lang w:eastAsia="hi-IN" w:bidi="hi-IN"/>
        </w:rPr>
      </w:pPr>
    </w:p>
    <w:p w14:paraId="609AA7FA" w14:textId="1F86153A" w:rsidR="00BE6FAC" w:rsidRPr="008165D6" w:rsidRDefault="00BE6FAC" w:rsidP="00BE6FAC">
      <w:pPr>
        <w:ind w:left="15" w:right="45"/>
        <w:rPr>
          <w:rFonts w:eastAsia="Times New Roman"/>
          <w:b/>
          <w:lang w:eastAsia="hi-IN" w:bidi="hi-IN"/>
        </w:rPr>
      </w:pPr>
      <w:r>
        <w:rPr>
          <w:rFonts w:eastAsia="Times New Roman"/>
          <w:b/>
          <w:lang w:eastAsia="hi-IN" w:bidi="hi-IN"/>
        </w:rPr>
        <w:t>1</w:t>
      </w:r>
      <w:r w:rsidRPr="008165D6">
        <w:rPr>
          <w:rFonts w:eastAsia="Times New Roman"/>
          <w:b/>
          <w:lang w:eastAsia="hi-IN" w:bidi="hi-IN"/>
        </w:rPr>
        <w:t>.9</w:t>
      </w:r>
      <w:r w:rsidRPr="008165D6">
        <w:rPr>
          <w:rFonts w:eastAsia="Times New Roman"/>
          <w:b/>
          <w:lang w:eastAsia="hi-IN" w:bidi="hi-IN"/>
        </w:rPr>
        <w:tab/>
        <w:t>EQUIPO MÍNIMO REQUERIDO</w:t>
      </w:r>
    </w:p>
    <w:p w14:paraId="282B01CE" w14:textId="77777777" w:rsidR="00BE6FAC" w:rsidRPr="008165D6" w:rsidRDefault="00BE6FAC" w:rsidP="00BE6FAC">
      <w:pPr>
        <w:ind w:left="15" w:right="45"/>
        <w:rPr>
          <w:rFonts w:eastAsia="Times New Roman"/>
          <w:b/>
          <w:spacing w:val="-2"/>
          <w:lang w:eastAsia="hi-IN" w:bidi="hi-IN"/>
        </w:rPr>
      </w:pPr>
    </w:p>
    <w:p w14:paraId="14F10977" w14:textId="77777777" w:rsidR="00BE6FAC" w:rsidRPr="008165D6" w:rsidRDefault="00BE6FAC" w:rsidP="00BE6FAC">
      <w:pPr>
        <w:ind w:left="15" w:right="45"/>
        <w:jc w:val="right"/>
        <w:rPr>
          <w:rFonts w:eastAsia="Times New Roman"/>
          <w:b/>
          <w:spacing w:val="-2"/>
          <w:lang w:eastAsia="hi-IN" w:bidi="hi-IN"/>
        </w:rPr>
      </w:pPr>
      <w:r w:rsidRPr="008165D6">
        <w:rPr>
          <w:rFonts w:eastAsia="Times New Roman"/>
          <w:b/>
          <w:spacing w:val="-2"/>
          <w:lang w:eastAsia="hi-IN" w:bidi="hi-IN"/>
        </w:rPr>
        <w:t xml:space="preserve"> Hoja.... de</w:t>
      </w:r>
      <w:proofErr w:type="gramStart"/>
      <w:r w:rsidRPr="008165D6">
        <w:rPr>
          <w:rFonts w:eastAsia="Times New Roman"/>
          <w:b/>
          <w:spacing w:val="-2"/>
          <w:lang w:eastAsia="hi-IN" w:bidi="hi-IN"/>
        </w:rPr>
        <w:t xml:space="preserve"> ....</w:t>
      </w:r>
      <w:proofErr w:type="gramEnd"/>
      <w:r w:rsidRPr="008165D6">
        <w:rPr>
          <w:rFonts w:eastAsia="Times New Roman"/>
          <w:b/>
          <w:spacing w:val="-2"/>
          <w:lang w:eastAsia="hi-IN" w:bidi="hi-IN"/>
        </w:rPr>
        <w:t>.</w:t>
      </w:r>
    </w:p>
    <w:p w14:paraId="7E04D499" w14:textId="77777777" w:rsidR="00BE6FAC" w:rsidRPr="008165D6" w:rsidRDefault="00BE6FAC" w:rsidP="00BE6FAC">
      <w:pPr>
        <w:tabs>
          <w:tab w:val="right" w:pos="8848"/>
        </w:tabs>
        <w:ind w:left="15" w:right="45"/>
        <w:jc w:val="both"/>
        <w:rPr>
          <w:rFonts w:eastAsia="Times New Roman"/>
          <w:spacing w:val="-3"/>
          <w:lang w:eastAsia="hi-IN" w:bidi="hi-IN"/>
        </w:rPr>
      </w:pPr>
    </w:p>
    <w:p w14:paraId="1A5CDE88" w14:textId="77777777" w:rsidR="00BE6FAC" w:rsidRPr="008165D6" w:rsidRDefault="00BE6FAC" w:rsidP="00BE6FAC">
      <w:pPr>
        <w:ind w:left="15" w:right="45"/>
        <w:rPr>
          <w:rFonts w:eastAsia="Times New Roman"/>
          <w:spacing w:val="-2"/>
          <w:lang w:eastAsia="hi-IN" w:bidi="hi-IN"/>
        </w:rPr>
      </w:pPr>
    </w:p>
    <w:p w14:paraId="77D1BF13" w14:textId="77777777" w:rsidR="00BE6FAC" w:rsidRPr="008165D6" w:rsidRDefault="00BE6FAC" w:rsidP="00BE6FAC">
      <w:pPr>
        <w:ind w:left="15" w:right="45"/>
        <w:rPr>
          <w:rFonts w:eastAsia="Times New Roman"/>
          <w:spacing w:val="-2"/>
          <w:lang w:eastAsia="hi-IN" w:bidi="hi-IN"/>
        </w:rPr>
      </w:pPr>
    </w:p>
    <w:tbl>
      <w:tblPr>
        <w:tblW w:w="10205" w:type="dxa"/>
        <w:tblInd w:w="-684" w:type="dxa"/>
        <w:tblLayout w:type="fixed"/>
        <w:tblCellMar>
          <w:left w:w="0" w:type="dxa"/>
          <w:right w:w="0" w:type="dxa"/>
        </w:tblCellMar>
        <w:tblLook w:val="0000" w:firstRow="0" w:lastRow="0" w:firstColumn="0" w:lastColumn="0" w:noHBand="0" w:noVBand="0"/>
      </w:tblPr>
      <w:tblGrid>
        <w:gridCol w:w="2532"/>
        <w:gridCol w:w="1559"/>
        <w:gridCol w:w="1416"/>
        <w:gridCol w:w="1553"/>
        <w:gridCol w:w="1302"/>
        <w:gridCol w:w="1843"/>
      </w:tblGrid>
      <w:tr w:rsidR="00BE6FAC" w:rsidRPr="008165D6" w14:paraId="27EC993D" w14:textId="77777777" w:rsidTr="00F20237">
        <w:trPr>
          <w:trHeight w:val="255"/>
        </w:trPr>
        <w:tc>
          <w:tcPr>
            <w:tcW w:w="2532" w:type="dxa"/>
            <w:tcBorders>
              <w:top w:val="single" w:sz="4" w:space="0" w:color="000000"/>
              <w:left w:val="single" w:sz="4" w:space="0" w:color="000000"/>
            </w:tcBorders>
            <w:shd w:val="clear" w:color="auto" w:fill="auto"/>
            <w:vAlign w:val="center"/>
          </w:tcPr>
          <w:p w14:paraId="449C3A88" w14:textId="77777777" w:rsidR="00BE6FAC" w:rsidRPr="008165D6" w:rsidRDefault="00BE6FAC" w:rsidP="00F20237">
            <w:pPr>
              <w:snapToGrid w:val="0"/>
              <w:ind w:left="15" w:right="45"/>
              <w:jc w:val="center"/>
              <w:rPr>
                <w:rFonts w:eastAsia="Times New Roman"/>
                <w:b/>
                <w:lang w:eastAsia="hi-IN" w:bidi="hi-IN"/>
              </w:rPr>
            </w:pPr>
            <w:r w:rsidRPr="008165D6">
              <w:rPr>
                <w:rFonts w:eastAsia="Times New Roman"/>
                <w:b/>
                <w:lang w:eastAsia="hi-IN" w:bidi="hi-IN"/>
              </w:rPr>
              <w:t>Detalle del equipo</w:t>
            </w:r>
          </w:p>
        </w:tc>
        <w:tc>
          <w:tcPr>
            <w:tcW w:w="1559" w:type="dxa"/>
            <w:tcBorders>
              <w:top w:val="single" w:sz="4" w:space="0" w:color="000000"/>
              <w:left w:val="single" w:sz="4" w:space="0" w:color="000000"/>
            </w:tcBorders>
            <w:shd w:val="clear" w:color="auto" w:fill="auto"/>
            <w:vAlign w:val="center"/>
          </w:tcPr>
          <w:p w14:paraId="387E4C59" w14:textId="77777777" w:rsidR="00BE6FAC" w:rsidRPr="008165D6" w:rsidRDefault="00BE6FAC" w:rsidP="00F20237">
            <w:pPr>
              <w:snapToGrid w:val="0"/>
              <w:ind w:left="15" w:right="45"/>
              <w:jc w:val="center"/>
              <w:rPr>
                <w:rFonts w:eastAsia="Times New Roman"/>
                <w:b/>
                <w:lang w:eastAsia="hi-IN" w:bidi="hi-IN"/>
              </w:rPr>
            </w:pPr>
            <w:r w:rsidRPr="008165D6">
              <w:rPr>
                <w:rFonts w:eastAsia="Times New Roman"/>
                <w:b/>
                <w:lang w:eastAsia="hi-IN" w:bidi="hi-IN"/>
              </w:rPr>
              <w:t>Año de fabricación</w:t>
            </w:r>
          </w:p>
        </w:tc>
        <w:tc>
          <w:tcPr>
            <w:tcW w:w="1416" w:type="dxa"/>
            <w:tcBorders>
              <w:top w:val="single" w:sz="4" w:space="0" w:color="000000"/>
              <w:left w:val="single" w:sz="4" w:space="0" w:color="000000"/>
            </w:tcBorders>
            <w:shd w:val="clear" w:color="auto" w:fill="auto"/>
            <w:vAlign w:val="center"/>
          </w:tcPr>
          <w:p w14:paraId="6043BD1C" w14:textId="77777777" w:rsidR="00BE6FAC" w:rsidRPr="008165D6" w:rsidRDefault="00BE6FAC" w:rsidP="00F20237">
            <w:pPr>
              <w:snapToGrid w:val="0"/>
              <w:ind w:left="15" w:right="45"/>
              <w:jc w:val="center"/>
              <w:rPr>
                <w:rFonts w:eastAsia="Times New Roman"/>
                <w:b/>
                <w:lang w:eastAsia="hi-IN" w:bidi="hi-IN"/>
              </w:rPr>
            </w:pPr>
            <w:r w:rsidRPr="008165D6">
              <w:rPr>
                <w:rFonts w:eastAsia="Times New Roman"/>
                <w:b/>
                <w:lang w:eastAsia="hi-IN" w:bidi="hi-IN"/>
              </w:rPr>
              <w:t>Ubicación actual</w:t>
            </w:r>
          </w:p>
        </w:tc>
        <w:tc>
          <w:tcPr>
            <w:tcW w:w="1553" w:type="dxa"/>
            <w:tcBorders>
              <w:top w:val="single" w:sz="4" w:space="0" w:color="000000"/>
              <w:left w:val="single" w:sz="4" w:space="0" w:color="000000"/>
            </w:tcBorders>
            <w:shd w:val="clear" w:color="auto" w:fill="auto"/>
            <w:vAlign w:val="center"/>
          </w:tcPr>
          <w:p w14:paraId="21BABFA7" w14:textId="77777777" w:rsidR="00BE6FAC" w:rsidRPr="008165D6" w:rsidRDefault="00BE6FAC" w:rsidP="00F20237">
            <w:pPr>
              <w:snapToGrid w:val="0"/>
              <w:ind w:left="15" w:right="45"/>
              <w:jc w:val="center"/>
              <w:rPr>
                <w:rFonts w:eastAsia="Times New Roman"/>
                <w:b/>
                <w:lang w:eastAsia="hi-IN" w:bidi="hi-IN"/>
              </w:rPr>
            </w:pPr>
            <w:r w:rsidRPr="008165D6">
              <w:rPr>
                <w:rFonts w:eastAsia="Times New Roman"/>
                <w:b/>
                <w:lang w:eastAsia="hi-IN" w:bidi="hi-IN"/>
              </w:rPr>
              <w:t>Propietario actual</w:t>
            </w:r>
          </w:p>
        </w:tc>
        <w:tc>
          <w:tcPr>
            <w:tcW w:w="1302" w:type="dxa"/>
            <w:tcBorders>
              <w:top w:val="single" w:sz="4" w:space="0" w:color="000000"/>
              <w:left w:val="single" w:sz="4" w:space="0" w:color="000000"/>
            </w:tcBorders>
            <w:shd w:val="clear" w:color="auto" w:fill="auto"/>
            <w:vAlign w:val="center"/>
          </w:tcPr>
          <w:p w14:paraId="14573367" w14:textId="77777777" w:rsidR="00BE6FAC" w:rsidRPr="008165D6" w:rsidRDefault="00BE6FAC" w:rsidP="00F20237">
            <w:pPr>
              <w:snapToGrid w:val="0"/>
              <w:ind w:left="15" w:right="45"/>
              <w:jc w:val="center"/>
              <w:rPr>
                <w:rFonts w:eastAsia="Times New Roman"/>
                <w:b/>
                <w:lang w:eastAsia="hi-IN" w:bidi="hi-IN"/>
              </w:rPr>
            </w:pPr>
            <w:r w:rsidRPr="008165D6">
              <w:rPr>
                <w:rFonts w:eastAsia="Times New Roman"/>
                <w:b/>
                <w:lang w:eastAsia="hi-IN" w:bidi="hi-IN"/>
              </w:rPr>
              <w:t>Matrícula</w:t>
            </w:r>
          </w:p>
          <w:p w14:paraId="705B9FB3" w14:textId="77777777" w:rsidR="00BE6FAC" w:rsidRPr="008165D6" w:rsidRDefault="00BE6FAC" w:rsidP="00F20237">
            <w:pPr>
              <w:ind w:left="15" w:right="45"/>
              <w:jc w:val="center"/>
              <w:rPr>
                <w:rFonts w:eastAsia="Times New Roman"/>
                <w:b/>
                <w:lang w:eastAsia="hi-IN" w:bidi="hi-IN"/>
              </w:rPr>
            </w:pPr>
            <w:r w:rsidRPr="008165D6">
              <w:rPr>
                <w:rFonts w:eastAsia="Times New Roman"/>
                <w:b/>
                <w:lang w:eastAsia="hi-IN" w:bidi="hi-IN"/>
              </w:rPr>
              <w:t>No.</w:t>
            </w:r>
          </w:p>
        </w:tc>
        <w:tc>
          <w:tcPr>
            <w:tcW w:w="1843" w:type="dxa"/>
            <w:tcBorders>
              <w:top w:val="single" w:sz="4" w:space="0" w:color="000000"/>
              <w:left w:val="single" w:sz="4" w:space="0" w:color="000000"/>
              <w:right w:val="single" w:sz="4" w:space="0" w:color="000000"/>
            </w:tcBorders>
            <w:shd w:val="clear" w:color="auto" w:fill="auto"/>
            <w:vAlign w:val="center"/>
          </w:tcPr>
          <w:p w14:paraId="060A9975" w14:textId="77777777" w:rsidR="00BE6FAC" w:rsidRPr="008165D6" w:rsidRDefault="00BE6FAC" w:rsidP="00F20237">
            <w:pPr>
              <w:snapToGrid w:val="0"/>
              <w:ind w:left="15" w:right="45"/>
              <w:jc w:val="center"/>
              <w:rPr>
                <w:rFonts w:eastAsia="Times New Roman"/>
                <w:b/>
                <w:lang w:eastAsia="hi-IN" w:bidi="hi-IN"/>
              </w:rPr>
            </w:pPr>
            <w:r w:rsidRPr="008165D6">
              <w:rPr>
                <w:rFonts w:eastAsia="Times New Roman"/>
                <w:b/>
                <w:lang w:eastAsia="hi-IN" w:bidi="hi-IN"/>
              </w:rPr>
              <w:t>Observaciones</w:t>
            </w:r>
          </w:p>
          <w:p w14:paraId="5FADC1B1" w14:textId="77777777" w:rsidR="00BE6FAC" w:rsidRPr="008165D6" w:rsidRDefault="00BE6FAC" w:rsidP="00F20237">
            <w:pPr>
              <w:ind w:left="15" w:right="45"/>
              <w:jc w:val="center"/>
              <w:rPr>
                <w:rFonts w:eastAsia="Times New Roman"/>
                <w:b/>
                <w:lang w:eastAsia="hi-IN" w:bidi="hi-IN"/>
              </w:rPr>
            </w:pPr>
          </w:p>
        </w:tc>
      </w:tr>
      <w:tr w:rsidR="00BE6FAC" w:rsidRPr="008165D6" w14:paraId="64EADB85" w14:textId="77777777" w:rsidTr="00F20237">
        <w:trPr>
          <w:trHeight w:val="270"/>
        </w:trPr>
        <w:tc>
          <w:tcPr>
            <w:tcW w:w="2532" w:type="dxa"/>
            <w:tcBorders>
              <w:left w:val="single" w:sz="4" w:space="0" w:color="000000"/>
              <w:bottom w:val="single" w:sz="4" w:space="0" w:color="000000"/>
            </w:tcBorders>
            <w:shd w:val="clear" w:color="auto" w:fill="auto"/>
          </w:tcPr>
          <w:p w14:paraId="3ABF8F41" w14:textId="77777777" w:rsidR="00BE6FAC" w:rsidRPr="008165D6" w:rsidRDefault="00BE6FAC" w:rsidP="00F20237">
            <w:pPr>
              <w:snapToGrid w:val="0"/>
              <w:rPr>
                <w:rFonts w:eastAsia="Times New Roman"/>
                <w:lang w:eastAsia="hi-IN" w:bidi="hi-IN"/>
              </w:rPr>
            </w:pPr>
          </w:p>
        </w:tc>
        <w:tc>
          <w:tcPr>
            <w:tcW w:w="1559" w:type="dxa"/>
            <w:tcBorders>
              <w:left w:val="single" w:sz="4" w:space="0" w:color="000000"/>
              <w:bottom w:val="single" w:sz="4" w:space="0" w:color="000000"/>
            </w:tcBorders>
            <w:shd w:val="clear" w:color="auto" w:fill="auto"/>
          </w:tcPr>
          <w:p w14:paraId="61E77F23" w14:textId="77777777" w:rsidR="00BE6FAC" w:rsidRPr="008165D6" w:rsidRDefault="00BE6FAC" w:rsidP="00F20237">
            <w:pPr>
              <w:snapToGrid w:val="0"/>
              <w:rPr>
                <w:rFonts w:eastAsia="Times New Roman"/>
                <w:lang w:eastAsia="hi-IN" w:bidi="hi-IN"/>
              </w:rPr>
            </w:pPr>
          </w:p>
        </w:tc>
        <w:tc>
          <w:tcPr>
            <w:tcW w:w="1416" w:type="dxa"/>
            <w:tcBorders>
              <w:left w:val="single" w:sz="4" w:space="0" w:color="000000"/>
              <w:bottom w:val="single" w:sz="4" w:space="0" w:color="000000"/>
            </w:tcBorders>
            <w:shd w:val="clear" w:color="auto" w:fill="auto"/>
          </w:tcPr>
          <w:p w14:paraId="09054958" w14:textId="77777777" w:rsidR="00BE6FAC" w:rsidRPr="008165D6" w:rsidRDefault="00BE6FAC" w:rsidP="00F20237">
            <w:pPr>
              <w:snapToGrid w:val="0"/>
              <w:rPr>
                <w:rFonts w:eastAsia="Times New Roman"/>
                <w:lang w:eastAsia="hi-IN" w:bidi="hi-IN"/>
              </w:rPr>
            </w:pPr>
          </w:p>
        </w:tc>
        <w:tc>
          <w:tcPr>
            <w:tcW w:w="1553" w:type="dxa"/>
            <w:tcBorders>
              <w:left w:val="single" w:sz="4" w:space="0" w:color="000000"/>
              <w:bottom w:val="single" w:sz="4" w:space="0" w:color="000000"/>
            </w:tcBorders>
            <w:shd w:val="clear" w:color="auto" w:fill="auto"/>
          </w:tcPr>
          <w:p w14:paraId="2ADB7077" w14:textId="77777777" w:rsidR="00BE6FAC" w:rsidRPr="008165D6" w:rsidRDefault="00BE6FAC" w:rsidP="00F20237">
            <w:pPr>
              <w:snapToGrid w:val="0"/>
              <w:rPr>
                <w:rFonts w:eastAsia="Times New Roman"/>
                <w:lang w:eastAsia="hi-IN" w:bidi="hi-IN"/>
              </w:rPr>
            </w:pPr>
          </w:p>
        </w:tc>
        <w:tc>
          <w:tcPr>
            <w:tcW w:w="1302" w:type="dxa"/>
            <w:tcBorders>
              <w:left w:val="single" w:sz="4" w:space="0" w:color="000000"/>
              <w:bottom w:val="single" w:sz="4" w:space="0" w:color="000000"/>
            </w:tcBorders>
            <w:shd w:val="clear" w:color="auto" w:fill="auto"/>
          </w:tcPr>
          <w:p w14:paraId="3F764140" w14:textId="77777777" w:rsidR="00BE6FAC" w:rsidRPr="008165D6" w:rsidRDefault="00BE6FAC" w:rsidP="00F20237">
            <w:pPr>
              <w:snapToGrid w:val="0"/>
              <w:rPr>
                <w:rFonts w:eastAsia="Times New Roman"/>
                <w:lang w:eastAsia="hi-IN" w:bidi="hi-IN"/>
              </w:rPr>
            </w:pPr>
          </w:p>
        </w:tc>
        <w:tc>
          <w:tcPr>
            <w:tcW w:w="1843" w:type="dxa"/>
            <w:tcBorders>
              <w:left w:val="single" w:sz="4" w:space="0" w:color="000000"/>
              <w:bottom w:val="single" w:sz="4" w:space="0" w:color="000000"/>
              <w:right w:val="single" w:sz="4" w:space="0" w:color="000000"/>
            </w:tcBorders>
            <w:shd w:val="clear" w:color="auto" w:fill="auto"/>
          </w:tcPr>
          <w:p w14:paraId="36B1FAAF" w14:textId="77777777" w:rsidR="00BE6FAC" w:rsidRPr="008165D6" w:rsidRDefault="00BE6FAC" w:rsidP="00F20237">
            <w:pPr>
              <w:snapToGrid w:val="0"/>
              <w:rPr>
                <w:rFonts w:eastAsia="Times New Roman"/>
                <w:lang w:eastAsia="hi-IN" w:bidi="hi-IN"/>
              </w:rPr>
            </w:pPr>
          </w:p>
        </w:tc>
      </w:tr>
      <w:tr w:rsidR="00BE6FAC" w:rsidRPr="008165D6" w14:paraId="18F14AFF" w14:textId="77777777" w:rsidTr="00F20237">
        <w:trPr>
          <w:trHeight w:val="300"/>
        </w:trPr>
        <w:tc>
          <w:tcPr>
            <w:tcW w:w="2532" w:type="dxa"/>
            <w:tcBorders>
              <w:left w:val="single" w:sz="4" w:space="0" w:color="000000"/>
            </w:tcBorders>
            <w:shd w:val="clear" w:color="auto" w:fill="auto"/>
          </w:tcPr>
          <w:p w14:paraId="20F47641" w14:textId="77777777" w:rsidR="00BE6FAC" w:rsidRPr="008165D6" w:rsidRDefault="00BE6FAC" w:rsidP="00F20237">
            <w:pPr>
              <w:snapToGrid w:val="0"/>
              <w:ind w:left="15" w:right="45"/>
              <w:rPr>
                <w:rFonts w:eastAsia="Times New Roman"/>
                <w:lang w:eastAsia="hi-IN" w:bidi="hi-IN"/>
              </w:rPr>
            </w:pPr>
          </w:p>
        </w:tc>
        <w:tc>
          <w:tcPr>
            <w:tcW w:w="1559" w:type="dxa"/>
            <w:tcBorders>
              <w:left w:val="single" w:sz="4" w:space="0" w:color="000000"/>
            </w:tcBorders>
            <w:shd w:val="clear" w:color="auto" w:fill="auto"/>
          </w:tcPr>
          <w:p w14:paraId="5D695588" w14:textId="77777777" w:rsidR="00BE6FAC" w:rsidRPr="008165D6" w:rsidRDefault="00BE6FAC" w:rsidP="00F20237">
            <w:pPr>
              <w:snapToGrid w:val="0"/>
              <w:ind w:left="15" w:right="45"/>
              <w:rPr>
                <w:rFonts w:eastAsia="Times New Roman"/>
                <w:lang w:eastAsia="hi-IN" w:bidi="hi-IN"/>
              </w:rPr>
            </w:pPr>
          </w:p>
        </w:tc>
        <w:tc>
          <w:tcPr>
            <w:tcW w:w="1416" w:type="dxa"/>
            <w:tcBorders>
              <w:left w:val="single" w:sz="4" w:space="0" w:color="000000"/>
            </w:tcBorders>
            <w:shd w:val="clear" w:color="auto" w:fill="auto"/>
          </w:tcPr>
          <w:p w14:paraId="2D032BE8" w14:textId="77777777" w:rsidR="00BE6FAC" w:rsidRPr="008165D6" w:rsidRDefault="00BE6FAC" w:rsidP="00F20237">
            <w:pPr>
              <w:snapToGrid w:val="0"/>
              <w:ind w:left="15" w:right="45"/>
              <w:rPr>
                <w:rFonts w:eastAsia="Times New Roman"/>
                <w:lang w:eastAsia="hi-IN" w:bidi="hi-IN"/>
              </w:rPr>
            </w:pPr>
          </w:p>
        </w:tc>
        <w:tc>
          <w:tcPr>
            <w:tcW w:w="1553" w:type="dxa"/>
            <w:tcBorders>
              <w:left w:val="single" w:sz="4" w:space="0" w:color="000000"/>
            </w:tcBorders>
            <w:shd w:val="clear" w:color="auto" w:fill="auto"/>
          </w:tcPr>
          <w:p w14:paraId="6DB83387" w14:textId="77777777" w:rsidR="00BE6FAC" w:rsidRPr="008165D6" w:rsidRDefault="00BE6FAC" w:rsidP="00F20237">
            <w:pPr>
              <w:snapToGrid w:val="0"/>
              <w:ind w:left="15" w:right="45"/>
              <w:rPr>
                <w:rFonts w:eastAsia="Times New Roman"/>
                <w:lang w:eastAsia="hi-IN" w:bidi="hi-IN"/>
              </w:rPr>
            </w:pPr>
          </w:p>
        </w:tc>
        <w:tc>
          <w:tcPr>
            <w:tcW w:w="1302" w:type="dxa"/>
            <w:tcBorders>
              <w:left w:val="single" w:sz="4" w:space="0" w:color="000000"/>
            </w:tcBorders>
            <w:shd w:val="clear" w:color="auto" w:fill="auto"/>
          </w:tcPr>
          <w:p w14:paraId="4E9DB07D" w14:textId="77777777" w:rsidR="00BE6FAC" w:rsidRPr="008165D6" w:rsidRDefault="00BE6FAC" w:rsidP="00F20237">
            <w:pPr>
              <w:snapToGrid w:val="0"/>
              <w:ind w:left="15" w:right="45"/>
              <w:rPr>
                <w:rFonts w:eastAsia="Times New Roman"/>
                <w:lang w:eastAsia="hi-IN" w:bidi="hi-IN"/>
              </w:rPr>
            </w:pPr>
          </w:p>
        </w:tc>
        <w:tc>
          <w:tcPr>
            <w:tcW w:w="1843" w:type="dxa"/>
            <w:tcBorders>
              <w:left w:val="single" w:sz="4" w:space="0" w:color="000000"/>
              <w:right w:val="single" w:sz="4" w:space="0" w:color="000000"/>
            </w:tcBorders>
            <w:shd w:val="clear" w:color="auto" w:fill="auto"/>
          </w:tcPr>
          <w:p w14:paraId="12887B5D" w14:textId="77777777" w:rsidR="00BE6FAC" w:rsidRPr="008165D6" w:rsidRDefault="00BE6FAC" w:rsidP="00F20237">
            <w:pPr>
              <w:snapToGrid w:val="0"/>
              <w:ind w:left="15" w:right="45"/>
              <w:rPr>
                <w:rFonts w:eastAsia="Times New Roman"/>
                <w:lang w:eastAsia="hi-IN" w:bidi="hi-IN"/>
              </w:rPr>
            </w:pPr>
          </w:p>
        </w:tc>
      </w:tr>
      <w:tr w:rsidR="00BE6FAC" w:rsidRPr="008165D6" w14:paraId="4CFA6490" w14:textId="77777777" w:rsidTr="00F20237">
        <w:trPr>
          <w:trHeight w:val="300"/>
        </w:trPr>
        <w:tc>
          <w:tcPr>
            <w:tcW w:w="2532" w:type="dxa"/>
            <w:tcBorders>
              <w:top w:val="single" w:sz="4" w:space="0" w:color="000000"/>
              <w:left w:val="single" w:sz="4" w:space="0" w:color="000000"/>
            </w:tcBorders>
            <w:shd w:val="clear" w:color="auto" w:fill="auto"/>
          </w:tcPr>
          <w:p w14:paraId="7BD6D28E" w14:textId="77777777" w:rsidR="00BE6FAC" w:rsidRPr="008165D6" w:rsidRDefault="00BE6FAC" w:rsidP="00F20237">
            <w:pPr>
              <w:snapToGrid w:val="0"/>
              <w:ind w:left="15" w:right="45"/>
              <w:rPr>
                <w:rFonts w:eastAsia="Times New Roman"/>
                <w:lang w:eastAsia="hi-IN" w:bidi="hi-IN"/>
              </w:rPr>
            </w:pPr>
          </w:p>
        </w:tc>
        <w:tc>
          <w:tcPr>
            <w:tcW w:w="1559" w:type="dxa"/>
            <w:tcBorders>
              <w:top w:val="single" w:sz="4" w:space="0" w:color="000000"/>
              <w:left w:val="single" w:sz="4" w:space="0" w:color="000000"/>
            </w:tcBorders>
            <w:shd w:val="clear" w:color="auto" w:fill="auto"/>
          </w:tcPr>
          <w:p w14:paraId="7B587B15" w14:textId="77777777" w:rsidR="00BE6FAC" w:rsidRPr="008165D6" w:rsidRDefault="00BE6FAC" w:rsidP="00F20237">
            <w:pPr>
              <w:snapToGrid w:val="0"/>
              <w:ind w:left="15" w:right="45"/>
              <w:rPr>
                <w:rFonts w:eastAsia="Times New Roman"/>
                <w:lang w:eastAsia="hi-IN" w:bidi="hi-IN"/>
              </w:rPr>
            </w:pPr>
          </w:p>
        </w:tc>
        <w:tc>
          <w:tcPr>
            <w:tcW w:w="1416" w:type="dxa"/>
            <w:tcBorders>
              <w:top w:val="single" w:sz="4" w:space="0" w:color="000000"/>
              <w:left w:val="single" w:sz="4" w:space="0" w:color="000000"/>
            </w:tcBorders>
            <w:shd w:val="clear" w:color="auto" w:fill="auto"/>
          </w:tcPr>
          <w:p w14:paraId="0C76CB3E" w14:textId="77777777" w:rsidR="00BE6FAC" w:rsidRPr="008165D6" w:rsidRDefault="00BE6FAC" w:rsidP="00F20237">
            <w:pPr>
              <w:snapToGrid w:val="0"/>
              <w:ind w:left="15" w:right="45"/>
              <w:rPr>
                <w:rFonts w:eastAsia="Times New Roman"/>
                <w:lang w:eastAsia="hi-IN" w:bidi="hi-IN"/>
              </w:rPr>
            </w:pPr>
          </w:p>
        </w:tc>
        <w:tc>
          <w:tcPr>
            <w:tcW w:w="1553" w:type="dxa"/>
            <w:tcBorders>
              <w:top w:val="single" w:sz="4" w:space="0" w:color="000000"/>
              <w:left w:val="single" w:sz="4" w:space="0" w:color="000000"/>
            </w:tcBorders>
            <w:shd w:val="clear" w:color="auto" w:fill="auto"/>
          </w:tcPr>
          <w:p w14:paraId="445FD1AE" w14:textId="77777777" w:rsidR="00BE6FAC" w:rsidRPr="008165D6" w:rsidRDefault="00BE6FAC" w:rsidP="00F20237">
            <w:pPr>
              <w:snapToGrid w:val="0"/>
              <w:ind w:left="15" w:right="45"/>
              <w:rPr>
                <w:rFonts w:eastAsia="Times New Roman"/>
                <w:lang w:eastAsia="hi-IN" w:bidi="hi-IN"/>
              </w:rPr>
            </w:pPr>
          </w:p>
        </w:tc>
        <w:tc>
          <w:tcPr>
            <w:tcW w:w="1302" w:type="dxa"/>
            <w:tcBorders>
              <w:top w:val="single" w:sz="4" w:space="0" w:color="000000"/>
              <w:left w:val="single" w:sz="4" w:space="0" w:color="000000"/>
            </w:tcBorders>
            <w:shd w:val="clear" w:color="auto" w:fill="auto"/>
          </w:tcPr>
          <w:p w14:paraId="2AFBD6FB" w14:textId="77777777" w:rsidR="00BE6FAC" w:rsidRPr="008165D6" w:rsidRDefault="00BE6FAC" w:rsidP="00F20237">
            <w:pPr>
              <w:snapToGrid w:val="0"/>
              <w:ind w:left="15" w:right="45"/>
              <w:rPr>
                <w:rFonts w:eastAsia="Times New Roman"/>
                <w:lang w:eastAsia="hi-IN" w:bidi="hi-IN"/>
              </w:rPr>
            </w:pPr>
          </w:p>
        </w:tc>
        <w:tc>
          <w:tcPr>
            <w:tcW w:w="1843" w:type="dxa"/>
            <w:tcBorders>
              <w:top w:val="single" w:sz="4" w:space="0" w:color="000000"/>
              <w:left w:val="single" w:sz="4" w:space="0" w:color="000000"/>
              <w:right w:val="single" w:sz="4" w:space="0" w:color="000000"/>
            </w:tcBorders>
            <w:shd w:val="clear" w:color="auto" w:fill="auto"/>
          </w:tcPr>
          <w:p w14:paraId="1A731BB3" w14:textId="77777777" w:rsidR="00BE6FAC" w:rsidRPr="008165D6" w:rsidRDefault="00BE6FAC" w:rsidP="00F20237">
            <w:pPr>
              <w:snapToGrid w:val="0"/>
              <w:ind w:left="15" w:right="45"/>
              <w:rPr>
                <w:rFonts w:eastAsia="Times New Roman"/>
                <w:lang w:eastAsia="hi-IN" w:bidi="hi-IN"/>
              </w:rPr>
            </w:pPr>
          </w:p>
        </w:tc>
      </w:tr>
      <w:tr w:rsidR="00BE6FAC" w:rsidRPr="008165D6" w14:paraId="46F715BC" w14:textId="77777777" w:rsidTr="00F20237">
        <w:trPr>
          <w:trHeight w:val="300"/>
        </w:trPr>
        <w:tc>
          <w:tcPr>
            <w:tcW w:w="2532" w:type="dxa"/>
            <w:tcBorders>
              <w:top w:val="single" w:sz="4" w:space="0" w:color="000000"/>
              <w:left w:val="single" w:sz="4" w:space="0" w:color="000000"/>
            </w:tcBorders>
            <w:shd w:val="clear" w:color="auto" w:fill="auto"/>
          </w:tcPr>
          <w:p w14:paraId="3CF0CD8B" w14:textId="77777777" w:rsidR="00BE6FAC" w:rsidRPr="008165D6" w:rsidRDefault="00BE6FAC" w:rsidP="00F20237">
            <w:pPr>
              <w:snapToGrid w:val="0"/>
              <w:ind w:left="15" w:right="45"/>
              <w:rPr>
                <w:rFonts w:eastAsia="Times New Roman"/>
                <w:lang w:eastAsia="hi-IN" w:bidi="hi-IN"/>
              </w:rPr>
            </w:pPr>
          </w:p>
        </w:tc>
        <w:tc>
          <w:tcPr>
            <w:tcW w:w="1559" w:type="dxa"/>
            <w:tcBorders>
              <w:top w:val="single" w:sz="4" w:space="0" w:color="000000"/>
              <w:left w:val="single" w:sz="4" w:space="0" w:color="000000"/>
            </w:tcBorders>
            <w:shd w:val="clear" w:color="auto" w:fill="auto"/>
          </w:tcPr>
          <w:p w14:paraId="7D0A102E" w14:textId="77777777" w:rsidR="00BE6FAC" w:rsidRPr="008165D6" w:rsidRDefault="00BE6FAC" w:rsidP="00F20237">
            <w:pPr>
              <w:snapToGrid w:val="0"/>
              <w:ind w:left="15" w:right="45"/>
              <w:rPr>
                <w:rFonts w:eastAsia="Times New Roman"/>
                <w:lang w:eastAsia="hi-IN" w:bidi="hi-IN"/>
              </w:rPr>
            </w:pPr>
          </w:p>
        </w:tc>
        <w:tc>
          <w:tcPr>
            <w:tcW w:w="1416" w:type="dxa"/>
            <w:tcBorders>
              <w:top w:val="single" w:sz="4" w:space="0" w:color="000000"/>
              <w:left w:val="single" w:sz="4" w:space="0" w:color="000000"/>
            </w:tcBorders>
            <w:shd w:val="clear" w:color="auto" w:fill="auto"/>
          </w:tcPr>
          <w:p w14:paraId="061BA7E1" w14:textId="77777777" w:rsidR="00BE6FAC" w:rsidRPr="008165D6" w:rsidRDefault="00BE6FAC" w:rsidP="00F20237">
            <w:pPr>
              <w:snapToGrid w:val="0"/>
              <w:ind w:left="15" w:right="45"/>
              <w:rPr>
                <w:rFonts w:eastAsia="Times New Roman"/>
                <w:lang w:eastAsia="hi-IN" w:bidi="hi-IN"/>
              </w:rPr>
            </w:pPr>
          </w:p>
        </w:tc>
        <w:tc>
          <w:tcPr>
            <w:tcW w:w="1553" w:type="dxa"/>
            <w:tcBorders>
              <w:top w:val="single" w:sz="4" w:space="0" w:color="000000"/>
              <w:left w:val="single" w:sz="4" w:space="0" w:color="000000"/>
            </w:tcBorders>
            <w:shd w:val="clear" w:color="auto" w:fill="auto"/>
          </w:tcPr>
          <w:p w14:paraId="6E041D41" w14:textId="77777777" w:rsidR="00BE6FAC" w:rsidRPr="008165D6" w:rsidRDefault="00BE6FAC" w:rsidP="00F20237">
            <w:pPr>
              <w:snapToGrid w:val="0"/>
              <w:ind w:left="15" w:right="45"/>
              <w:rPr>
                <w:rFonts w:eastAsia="Times New Roman"/>
                <w:lang w:eastAsia="hi-IN" w:bidi="hi-IN"/>
              </w:rPr>
            </w:pPr>
          </w:p>
        </w:tc>
        <w:tc>
          <w:tcPr>
            <w:tcW w:w="1302" w:type="dxa"/>
            <w:tcBorders>
              <w:top w:val="single" w:sz="4" w:space="0" w:color="000000"/>
              <w:left w:val="single" w:sz="4" w:space="0" w:color="000000"/>
            </w:tcBorders>
            <w:shd w:val="clear" w:color="auto" w:fill="auto"/>
          </w:tcPr>
          <w:p w14:paraId="2EE3417F" w14:textId="77777777" w:rsidR="00BE6FAC" w:rsidRPr="008165D6" w:rsidRDefault="00BE6FAC" w:rsidP="00F20237">
            <w:pPr>
              <w:snapToGrid w:val="0"/>
              <w:ind w:left="15" w:right="45"/>
              <w:rPr>
                <w:rFonts w:eastAsia="Times New Roman"/>
                <w:lang w:eastAsia="hi-IN" w:bidi="hi-IN"/>
              </w:rPr>
            </w:pPr>
          </w:p>
        </w:tc>
        <w:tc>
          <w:tcPr>
            <w:tcW w:w="1843" w:type="dxa"/>
            <w:tcBorders>
              <w:top w:val="single" w:sz="4" w:space="0" w:color="000000"/>
              <w:left w:val="single" w:sz="4" w:space="0" w:color="000000"/>
              <w:right w:val="single" w:sz="4" w:space="0" w:color="000000"/>
            </w:tcBorders>
            <w:shd w:val="clear" w:color="auto" w:fill="auto"/>
          </w:tcPr>
          <w:p w14:paraId="5F547AC7" w14:textId="77777777" w:rsidR="00BE6FAC" w:rsidRPr="008165D6" w:rsidRDefault="00BE6FAC" w:rsidP="00F20237">
            <w:pPr>
              <w:snapToGrid w:val="0"/>
              <w:ind w:left="15" w:right="45"/>
              <w:rPr>
                <w:rFonts w:eastAsia="Times New Roman"/>
                <w:lang w:eastAsia="hi-IN" w:bidi="hi-IN"/>
              </w:rPr>
            </w:pPr>
          </w:p>
        </w:tc>
      </w:tr>
      <w:tr w:rsidR="00BE6FAC" w:rsidRPr="008165D6" w14:paraId="43E94AF9" w14:textId="77777777" w:rsidTr="00F20237">
        <w:trPr>
          <w:trHeight w:val="300"/>
        </w:trPr>
        <w:tc>
          <w:tcPr>
            <w:tcW w:w="2532" w:type="dxa"/>
            <w:tcBorders>
              <w:top w:val="single" w:sz="4" w:space="0" w:color="000000"/>
              <w:left w:val="single" w:sz="4" w:space="0" w:color="000000"/>
            </w:tcBorders>
            <w:shd w:val="clear" w:color="auto" w:fill="auto"/>
          </w:tcPr>
          <w:p w14:paraId="1009A74A" w14:textId="77777777" w:rsidR="00BE6FAC" w:rsidRPr="008165D6" w:rsidRDefault="00BE6FAC" w:rsidP="00F20237">
            <w:pPr>
              <w:snapToGrid w:val="0"/>
              <w:ind w:left="15" w:right="45"/>
              <w:rPr>
                <w:rFonts w:eastAsia="Times New Roman"/>
                <w:lang w:eastAsia="hi-IN" w:bidi="hi-IN"/>
              </w:rPr>
            </w:pPr>
          </w:p>
        </w:tc>
        <w:tc>
          <w:tcPr>
            <w:tcW w:w="1559" w:type="dxa"/>
            <w:tcBorders>
              <w:top w:val="single" w:sz="4" w:space="0" w:color="000000"/>
              <w:left w:val="single" w:sz="4" w:space="0" w:color="000000"/>
            </w:tcBorders>
            <w:shd w:val="clear" w:color="auto" w:fill="auto"/>
          </w:tcPr>
          <w:p w14:paraId="5D637B20" w14:textId="77777777" w:rsidR="00BE6FAC" w:rsidRPr="008165D6" w:rsidRDefault="00BE6FAC" w:rsidP="00F20237">
            <w:pPr>
              <w:snapToGrid w:val="0"/>
              <w:ind w:left="15" w:right="45"/>
              <w:rPr>
                <w:rFonts w:eastAsia="Times New Roman"/>
                <w:lang w:eastAsia="hi-IN" w:bidi="hi-IN"/>
              </w:rPr>
            </w:pPr>
          </w:p>
        </w:tc>
        <w:tc>
          <w:tcPr>
            <w:tcW w:w="1416" w:type="dxa"/>
            <w:tcBorders>
              <w:top w:val="single" w:sz="4" w:space="0" w:color="000000"/>
              <w:left w:val="single" w:sz="4" w:space="0" w:color="000000"/>
            </w:tcBorders>
            <w:shd w:val="clear" w:color="auto" w:fill="auto"/>
          </w:tcPr>
          <w:p w14:paraId="4C777223" w14:textId="77777777" w:rsidR="00BE6FAC" w:rsidRPr="008165D6" w:rsidRDefault="00BE6FAC" w:rsidP="00F20237">
            <w:pPr>
              <w:snapToGrid w:val="0"/>
              <w:ind w:left="15" w:right="45"/>
              <w:rPr>
                <w:rFonts w:eastAsia="Times New Roman"/>
                <w:lang w:eastAsia="hi-IN" w:bidi="hi-IN"/>
              </w:rPr>
            </w:pPr>
          </w:p>
        </w:tc>
        <w:tc>
          <w:tcPr>
            <w:tcW w:w="1553" w:type="dxa"/>
            <w:tcBorders>
              <w:top w:val="single" w:sz="4" w:space="0" w:color="000000"/>
              <w:left w:val="single" w:sz="4" w:space="0" w:color="000000"/>
            </w:tcBorders>
            <w:shd w:val="clear" w:color="auto" w:fill="auto"/>
          </w:tcPr>
          <w:p w14:paraId="1D6277B1" w14:textId="77777777" w:rsidR="00BE6FAC" w:rsidRPr="008165D6" w:rsidRDefault="00BE6FAC" w:rsidP="00F20237">
            <w:pPr>
              <w:snapToGrid w:val="0"/>
              <w:ind w:left="15" w:right="45"/>
              <w:rPr>
                <w:rFonts w:eastAsia="Times New Roman"/>
                <w:lang w:eastAsia="hi-IN" w:bidi="hi-IN"/>
              </w:rPr>
            </w:pPr>
          </w:p>
        </w:tc>
        <w:tc>
          <w:tcPr>
            <w:tcW w:w="1302" w:type="dxa"/>
            <w:tcBorders>
              <w:top w:val="single" w:sz="4" w:space="0" w:color="000000"/>
              <w:left w:val="single" w:sz="4" w:space="0" w:color="000000"/>
            </w:tcBorders>
            <w:shd w:val="clear" w:color="auto" w:fill="auto"/>
          </w:tcPr>
          <w:p w14:paraId="65968602" w14:textId="77777777" w:rsidR="00BE6FAC" w:rsidRPr="008165D6" w:rsidRDefault="00BE6FAC" w:rsidP="00F20237">
            <w:pPr>
              <w:snapToGrid w:val="0"/>
              <w:ind w:left="15" w:right="45"/>
              <w:rPr>
                <w:rFonts w:eastAsia="Times New Roman"/>
                <w:lang w:eastAsia="hi-IN" w:bidi="hi-IN"/>
              </w:rPr>
            </w:pPr>
          </w:p>
        </w:tc>
        <w:tc>
          <w:tcPr>
            <w:tcW w:w="1843" w:type="dxa"/>
            <w:tcBorders>
              <w:top w:val="single" w:sz="4" w:space="0" w:color="000000"/>
              <w:left w:val="single" w:sz="4" w:space="0" w:color="000000"/>
              <w:right w:val="single" w:sz="4" w:space="0" w:color="000000"/>
            </w:tcBorders>
            <w:shd w:val="clear" w:color="auto" w:fill="auto"/>
          </w:tcPr>
          <w:p w14:paraId="5A9FEA38" w14:textId="77777777" w:rsidR="00BE6FAC" w:rsidRPr="008165D6" w:rsidRDefault="00BE6FAC" w:rsidP="00F20237">
            <w:pPr>
              <w:snapToGrid w:val="0"/>
              <w:ind w:left="15" w:right="45"/>
              <w:rPr>
                <w:rFonts w:eastAsia="Times New Roman"/>
                <w:lang w:eastAsia="hi-IN" w:bidi="hi-IN"/>
              </w:rPr>
            </w:pPr>
          </w:p>
        </w:tc>
      </w:tr>
      <w:tr w:rsidR="00BE6FAC" w:rsidRPr="008165D6" w14:paraId="3E323730" w14:textId="77777777" w:rsidTr="00F20237">
        <w:trPr>
          <w:trHeight w:val="300"/>
        </w:trPr>
        <w:tc>
          <w:tcPr>
            <w:tcW w:w="2532" w:type="dxa"/>
            <w:tcBorders>
              <w:top w:val="single" w:sz="4" w:space="0" w:color="000000"/>
              <w:left w:val="single" w:sz="4" w:space="0" w:color="000000"/>
            </w:tcBorders>
            <w:shd w:val="clear" w:color="auto" w:fill="auto"/>
          </w:tcPr>
          <w:p w14:paraId="67EE0A1F" w14:textId="77777777" w:rsidR="00BE6FAC" w:rsidRPr="008165D6" w:rsidRDefault="00BE6FAC" w:rsidP="00F20237">
            <w:pPr>
              <w:snapToGrid w:val="0"/>
              <w:ind w:left="15" w:right="45"/>
              <w:rPr>
                <w:rFonts w:eastAsia="Times New Roman"/>
                <w:lang w:eastAsia="hi-IN" w:bidi="hi-IN"/>
              </w:rPr>
            </w:pPr>
          </w:p>
        </w:tc>
        <w:tc>
          <w:tcPr>
            <w:tcW w:w="1559" w:type="dxa"/>
            <w:tcBorders>
              <w:top w:val="single" w:sz="4" w:space="0" w:color="000000"/>
              <w:left w:val="single" w:sz="4" w:space="0" w:color="000000"/>
            </w:tcBorders>
            <w:shd w:val="clear" w:color="auto" w:fill="auto"/>
          </w:tcPr>
          <w:p w14:paraId="32073508" w14:textId="77777777" w:rsidR="00BE6FAC" w:rsidRPr="008165D6" w:rsidRDefault="00BE6FAC" w:rsidP="00F20237">
            <w:pPr>
              <w:snapToGrid w:val="0"/>
              <w:ind w:left="15" w:right="45"/>
              <w:rPr>
                <w:rFonts w:eastAsia="Times New Roman"/>
                <w:lang w:eastAsia="hi-IN" w:bidi="hi-IN"/>
              </w:rPr>
            </w:pPr>
          </w:p>
        </w:tc>
        <w:tc>
          <w:tcPr>
            <w:tcW w:w="1416" w:type="dxa"/>
            <w:tcBorders>
              <w:top w:val="single" w:sz="4" w:space="0" w:color="000000"/>
              <w:left w:val="single" w:sz="4" w:space="0" w:color="000000"/>
            </w:tcBorders>
            <w:shd w:val="clear" w:color="auto" w:fill="auto"/>
          </w:tcPr>
          <w:p w14:paraId="598A51B7" w14:textId="77777777" w:rsidR="00BE6FAC" w:rsidRPr="008165D6" w:rsidRDefault="00BE6FAC" w:rsidP="00F20237">
            <w:pPr>
              <w:snapToGrid w:val="0"/>
              <w:ind w:left="15" w:right="45"/>
              <w:rPr>
                <w:rFonts w:eastAsia="Times New Roman"/>
                <w:lang w:eastAsia="hi-IN" w:bidi="hi-IN"/>
              </w:rPr>
            </w:pPr>
          </w:p>
        </w:tc>
        <w:tc>
          <w:tcPr>
            <w:tcW w:w="1553" w:type="dxa"/>
            <w:tcBorders>
              <w:top w:val="single" w:sz="4" w:space="0" w:color="000000"/>
              <w:left w:val="single" w:sz="4" w:space="0" w:color="000000"/>
            </w:tcBorders>
            <w:shd w:val="clear" w:color="auto" w:fill="auto"/>
          </w:tcPr>
          <w:p w14:paraId="2A6DC335" w14:textId="77777777" w:rsidR="00BE6FAC" w:rsidRPr="008165D6" w:rsidRDefault="00BE6FAC" w:rsidP="00F20237">
            <w:pPr>
              <w:snapToGrid w:val="0"/>
              <w:ind w:left="15" w:right="45"/>
              <w:rPr>
                <w:rFonts w:eastAsia="Times New Roman"/>
                <w:lang w:eastAsia="hi-IN" w:bidi="hi-IN"/>
              </w:rPr>
            </w:pPr>
          </w:p>
        </w:tc>
        <w:tc>
          <w:tcPr>
            <w:tcW w:w="1302" w:type="dxa"/>
            <w:tcBorders>
              <w:top w:val="single" w:sz="4" w:space="0" w:color="000000"/>
              <w:left w:val="single" w:sz="4" w:space="0" w:color="000000"/>
            </w:tcBorders>
            <w:shd w:val="clear" w:color="auto" w:fill="auto"/>
          </w:tcPr>
          <w:p w14:paraId="4FE6870B" w14:textId="77777777" w:rsidR="00BE6FAC" w:rsidRPr="008165D6" w:rsidRDefault="00BE6FAC" w:rsidP="00F20237">
            <w:pPr>
              <w:snapToGrid w:val="0"/>
              <w:ind w:left="15" w:right="45"/>
              <w:rPr>
                <w:rFonts w:eastAsia="Times New Roman"/>
                <w:lang w:eastAsia="hi-IN" w:bidi="hi-IN"/>
              </w:rPr>
            </w:pPr>
          </w:p>
        </w:tc>
        <w:tc>
          <w:tcPr>
            <w:tcW w:w="1843" w:type="dxa"/>
            <w:tcBorders>
              <w:top w:val="single" w:sz="4" w:space="0" w:color="000000"/>
              <w:left w:val="single" w:sz="4" w:space="0" w:color="000000"/>
              <w:right w:val="single" w:sz="4" w:space="0" w:color="000000"/>
            </w:tcBorders>
            <w:shd w:val="clear" w:color="auto" w:fill="auto"/>
          </w:tcPr>
          <w:p w14:paraId="59D79313" w14:textId="77777777" w:rsidR="00BE6FAC" w:rsidRPr="008165D6" w:rsidRDefault="00BE6FAC" w:rsidP="00F20237">
            <w:pPr>
              <w:snapToGrid w:val="0"/>
              <w:ind w:left="15" w:right="45"/>
              <w:rPr>
                <w:rFonts w:eastAsia="Times New Roman"/>
                <w:lang w:eastAsia="hi-IN" w:bidi="hi-IN"/>
              </w:rPr>
            </w:pPr>
          </w:p>
        </w:tc>
      </w:tr>
      <w:tr w:rsidR="00BE6FAC" w:rsidRPr="008165D6" w14:paraId="720E62C5" w14:textId="77777777" w:rsidTr="00F20237">
        <w:trPr>
          <w:trHeight w:val="300"/>
        </w:trPr>
        <w:tc>
          <w:tcPr>
            <w:tcW w:w="2532" w:type="dxa"/>
            <w:tcBorders>
              <w:top w:val="single" w:sz="4" w:space="0" w:color="000000"/>
              <w:left w:val="single" w:sz="4" w:space="0" w:color="000000"/>
            </w:tcBorders>
            <w:shd w:val="clear" w:color="auto" w:fill="auto"/>
          </w:tcPr>
          <w:p w14:paraId="277C0CDF" w14:textId="77777777" w:rsidR="00BE6FAC" w:rsidRPr="008165D6" w:rsidRDefault="00BE6FAC" w:rsidP="00F20237">
            <w:pPr>
              <w:snapToGrid w:val="0"/>
              <w:ind w:left="15" w:right="45"/>
              <w:rPr>
                <w:rFonts w:eastAsia="Times New Roman"/>
                <w:lang w:eastAsia="hi-IN" w:bidi="hi-IN"/>
              </w:rPr>
            </w:pPr>
          </w:p>
        </w:tc>
        <w:tc>
          <w:tcPr>
            <w:tcW w:w="1559" w:type="dxa"/>
            <w:tcBorders>
              <w:top w:val="single" w:sz="4" w:space="0" w:color="000000"/>
              <w:left w:val="single" w:sz="4" w:space="0" w:color="000000"/>
            </w:tcBorders>
            <w:shd w:val="clear" w:color="auto" w:fill="auto"/>
          </w:tcPr>
          <w:p w14:paraId="5D069815" w14:textId="77777777" w:rsidR="00BE6FAC" w:rsidRPr="008165D6" w:rsidRDefault="00BE6FAC" w:rsidP="00F20237">
            <w:pPr>
              <w:snapToGrid w:val="0"/>
              <w:ind w:left="15" w:right="45"/>
              <w:rPr>
                <w:rFonts w:eastAsia="Times New Roman"/>
                <w:lang w:eastAsia="hi-IN" w:bidi="hi-IN"/>
              </w:rPr>
            </w:pPr>
          </w:p>
        </w:tc>
        <w:tc>
          <w:tcPr>
            <w:tcW w:w="1416" w:type="dxa"/>
            <w:tcBorders>
              <w:top w:val="single" w:sz="4" w:space="0" w:color="000000"/>
              <w:left w:val="single" w:sz="4" w:space="0" w:color="000000"/>
            </w:tcBorders>
            <w:shd w:val="clear" w:color="auto" w:fill="auto"/>
          </w:tcPr>
          <w:p w14:paraId="61054BFF" w14:textId="77777777" w:rsidR="00BE6FAC" w:rsidRPr="008165D6" w:rsidRDefault="00BE6FAC" w:rsidP="00F20237">
            <w:pPr>
              <w:snapToGrid w:val="0"/>
              <w:ind w:left="15" w:right="45"/>
              <w:rPr>
                <w:rFonts w:eastAsia="Times New Roman"/>
                <w:lang w:eastAsia="hi-IN" w:bidi="hi-IN"/>
              </w:rPr>
            </w:pPr>
          </w:p>
        </w:tc>
        <w:tc>
          <w:tcPr>
            <w:tcW w:w="1553" w:type="dxa"/>
            <w:tcBorders>
              <w:top w:val="single" w:sz="4" w:space="0" w:color="000000"/>
              <w:left w:val="single" w:sz="4" w:space="0" w:color="000000"/>
            </w:tcBorders>
            <w:shd w:val="clear" w:color="auto" w:fill="auto"/>
          </w:tcPr>
          <w:p w14:paraId="234164D5" w14:textId="77777777" w:rsidR="00BE6FAC" w:rsidRPr="008165D6" w:rsidRDefault="00BE6FAC" w:rsidP="00F20237">
            <w:pPr>
              <w:snapToGrid w:val="0"/>
              <w:ind w:left="15" w:right="45"/>
              <w:rPr>
                <w:rFonts w:eastAsia="Times New Roman"/>
                <w:lang w:eastAsia="hi-IN" w:bidi="hi-IN"/>
              </w:rPr>
            </w:pPr>
          </w:p>
        </w:tc>
        <w:tc>
          <w:tcPr>
            <w:tcW w:w="1302" w:type="dxa"/>
            <w:tcBorders>
              <w:top w:val="single" w:sz="4" w:space="0" w:color="000000"/>
              <w:left w:val="single" w:sz="4" w:space="0" w:color="000000"/>
            </w:tcBorders>
            <w:shd w:val="clear" w:color="auto" w:fill="auto"/>
          </w:tcPr>
          <w:p w14:paraId="1EC60823" w14:textId="77777777" w:rsidR="00BE6FAC" w:rsidRPr="008165D6" w:rsidRDefault="00BE6FAC" w:rsidP="00F20237">
            <w:pPr>
              <w:snapToGrid w:val="0"/>
              <w:ind w:left="15" w:right="45"/>
              <w:rPr>
                <w:rFonts w:eastAsia="Times New Roman"/>
                <w:lang w:eastAsia="hi-IN" w:bidi="hi-IN"/>
              </w:rPr>
            </w:pPr>
          </w:p>
        </w:tc>
        <w:tc>
          <w:tcPr>
            <w:tcW w:w="1843" w:type="dxa"/>
            <w:tcBorders>
              <w:top w:val="single" w:sz="4" w:space="0" w:color="000000"/>
              <w:left w:val="single" w:sz="4" w:space="0" w:color="000000"/>
              <w:right w:val="single" w:sz="4" w:space="0" w:color="000000"/>
            </w:tcBorders>
            <w:shd w:val="clear" w:color="auto" w:fill="auto"/>
          </w:tcPr>
          <w:p w14:paraId="2E32E881" w14:textId="77777777" w:rsidR="00BE6FAC" w:rsidRPr="008165D6" w:rsidRDefault="00BE6FAC" w:rsidP="00F20237">
            <w:pPr>
              <w:snapToGrid w:val="0"/>
              <w:ind w:left="15" w:right="45"/>
              <w:rPr>
                <w:rFonts w:eastAsia="Times New Roman"/>
                <w:lang w:eastAsia="hi-IN" w:bidi="hi-IN"/>
              </w:rPr>
            </w:pPr>
          </w:p>
        </w:tc>
      </w:tr>
      <w:tr w:rsidR="00BE6FAC" w:rsidRPr="008165D6" w14:paraId="5B77C8A0" w14:textId="77777777" w:rsidTr="00F20237">
        <w:trPr>
          <w:trHeight w:val="300"/>
        </w:trPr>
        <w:tc>
          <w:tcPr>
            <w:tcW w:w="2532" w:type="dxa"/>
            <w:tcBorders>
              <w:top w:val="single" w:sz="4" w:space="0" w:color="000000"/>
              <w:left w:val="single" w:sz="4" w:space="0" w:color="000000"/>
            </w:tcBorders>
            <w:shd w:val="clear" w:color="auto" w:fill="auto"/>
          </w:tcPr>
          <w:p w14:paraId="2CF00B77" w14:textId="77777777" w:rsidR="00BE6FAC" w:rsidRPr="008165D6" w:rsidRDefault="00BE6FAC" w:rsidP="00F20237">
            <w:pPr>
              <w:snapToGrid w:val="0"/>
              <w:ind w:left="15" w:right="45"/>
              <w:rPr>
                <w:rFonts w:eastAsia="Times New Roman"/>
                <w:lang w:eastAsia="hi-IN" w:bidi="hi-IN"/>
              </w:rPr>
            </w:pPr>
          </w:p>
        </w:tc>
        <w:tc>
          <w:tcPr>
            <w:tcW w:w="1559" w:type="dxa"/>
            <w:tcBorders>
              <w:top w:val="single" w:sz="4" w:space="0" w:color="000000"/>
              <w:left w:val="single" w:sz="4" w:space="0" w:color="000000"/>
            </w:tcBorders>
            <w:shd w:val="clear" w:color="auto" w:fill="auto"/>
          </w:tcPr>
          <w:p w14:paraId="0FF49D4A" w14:textId="77777777" w:rsidR="00BE6FAC" w:rsidRPr="008165D6" w:rsidRDefault="00BE6FAC" w:rsidP="00F20237">
            <w:pPr>
              <w:snapToGrid w:val="0"/>
              <w:ind w:left="15" w:right="45"/>
              <w:rPr>
                <w:rFonts w:eastAsia="Times New Roman"/>
                <w:lang w:eastAsia="hi-IN" w:bidi="hi-IN"/>
              </w:rPr>
            </w:pPr>
          </w:p>
        </w:tc>
        <w:tc>
          <w:tcPr>
            <w:tcW w:w="1416" w:type="dxa"/>
            <w:tcBorders>
              <w:top w:val="single" w:sz="4" w:space="0" w:color="000000"/>
              <w:left w:val="single" w:sz="4" w:space="0" w:color="000000"/>
            </w:tcBorders>
            <w:shd w:val="clear" w:color="auto" w:fill="auto"/>
          </w:tcPr>
          <w:p w14:paraId="3642D72E" w14:textId="77777777" w:rsidR="00BE6FAC" w:rsidRPr="008165D6" w:rsidRDefault="00BE6FAC" w:rsidP="00F20237">
            <w:pPr>
              <w:snapToGrid w:val="0"/>
              <w:ind w:left="15" w:right="45"/>
              <w:rPr>
                <w:rFonts w:eastAsia="Times New Roman"/>
                <w:lang w:eastAsia="hi-IN" w:bidi="hi-IN"/>
              </w:rPr>
            </w:pPr>
          </w:p>
        </w:tc>
        <w:tc>
          <w:tcPr>
            <w:tcW w:w="1553" w:type="dxa"/>
            <w:tcBorders>
              <w:top w:val="single" w:sz="4" w:space="0" w:color="000000"/>
              <w:left w:val="single" w:sz="4" w:space="0" w:color="000000"/>
            </w:tcBorders>
            <w:shd w:val="clear" w:color="auto" w:fill="auto"/>
          </w:tcPr>
          <w:p w14:paraId="3D45DB80" w14:textId="77777777" w:rsidR="00BE6FAC" w:rsidRPr="008165D6" w:rsidRDefault="00BE6FAC" w:rsidP="00F20237">
            <w:pPr>
              <w:snapToGrid w:val="0"/>
              <w:ind w:left="15" w:right="45"/>
              <w:rPr>
                <w:rFonts w:eastAsia="Times New Roman"/>
                <w:lang w:eastAsia="hi-IN" w:bidi="hi-IN"/>
              </w:rPr>
            </w:pPr>
          </w:p>
        </w:tc>
        <w:tc>
          <w:tcPr>
            <w:tcW w:w="1302" w:type="dxa"/>
            <w:tcBorders>
              <w:top w:val="single" w:sz="4" w:space="0" w:color="000000"/>
              <w:left w:val="single" w:sz="4" w:space="0" w:color="000000"/>
            </w:tcBorders>
            <w:shd w:val="clear" w:color="auto" w:fill="auto"/>
          </w:tcPr>
          <w:p w14:paraId="3C028488" w14:textId="77777777" w:rsidR="00BE6FAC" w:rsidRPr="008165D6" w:rsidRDefault="00BE6FAC" w:rsidP="00F20237">
            <w:pPr>
              <w:snapToGrid w:val="0"/>
              <w:ind w:left="15" w:right="45"/>
              <w:rPr>
                <w:rFonts w:eastAsia="Times New Roman"/>
                <w:lang w:eastAsia="hi-IN" w:bidi="hi-IN"/>
              </w:rPr>
            </w:pPr>
          </w:p>
        </w:tc>
        <w:tc>
          <w:tcPr>
            <w:tcW w:w="1843" w:type="dxa"/>
            <w:tcBorders>
              <w:top w:val="single" w:sz="4" w:space="0" w:color="000000"/>
              <w:left w:val="single" w:sz="4" w:space="0" w:color="000000"/>
              <w:right w:val="single" w:sz="4" w:space="0" w:color="000000"/>
            </w:tcBorders>
            <w:shd w:val="clear" w:color="auto" w:fill="auto"/>
          </w:tcPr>
          <w:p w14:paraId="47A336BD" w14:textId="77777777" w:rsidR="00BE6FAC" w:rsidRPr="008165D6" w:rsidRDefault="00BE6FAC" w:rsidP="00F20237">
            <w:pPr>
              <w:snapToGrid w:val="0"/>
              <w:ind w:left="15" w:right="45"/>
              <w:rPr>
                <w:rFonts w:eastAsia="Times New Roman"/>
                <w:lang w:eastAsia="hi-IN" w:bidi="hi-IN"/>
              </w:rPr>
            </w:pPr>
          </w:p>
        </w:tc>
      </w:tr>
      <w:tr w:rsidR="00BE6FAC" w:rsidRPr="008165D6" w14:paraId="3DB966D4" w14:textId="77777777" w:rsidTr="00F20237">
        <w:trPr>
          <w:trHeight w:val="300"/>
        </w:trPr>
        <w:tc>
          <w:tcPr>
            <w:tcW w:w="2532" w:type="dxa"/>
            <w:tcBorders>
              <w:top w:val="single" w:sz="4" w:space="0" w:color="000000"/>
              <w:left w:val="single" w:sz="4" w:space="0" w:color="000000"/>
            </w:tcBorders>
            <w:shd w:val="clear" w:color="auto" w:fill="auto"/>
          </w:tcPr>
          <w:p w14:paraId="1D588568" w14:textId="77777777" w:rsidR="00BE6FAC" w:rsidRPr="008165D6" w:rsidRDefault="00BE6FAC" w:rsidP="00F20237">
            <w:pPr>
              <w:snapToGrid w:val="0"/>
              <w:ind w:left="15" w:right="45"/>
              <w:rPr>
                <w:rFonts w:eastAsia="Times New Roman"/>
                <w:lang w:eastAsia="hi-IN" w:bidi="hi-IN"/>
              </w:rPr>
            </w:pPr>
          </w:p>
        </w:tc>
        <w:tc>
          <w:tcPr>
            <w:tcW w:w="1559" w:type="dxa"/>
            <w:tcBorders>
              <w:top w:val="single" w:sz="4" w:space="0" w:color="000000"/>
              <w:left w:val="single" w:sz="4" w:space="0" w:color="000000"/>
            </w:tcBorders>
            <w:shd w:val="clear" w:color="auto" w:fill="auto"/>
          </w:tcPr>
          <w:p w14:paraId="6802B41B" w14:textId="77777777" w:rsidR="00BE6FAC" w:rsidRPr="008165D6" w:rsidRDefault="00BE6FAC" w:rsidP="00F20237">
            <w:pPr>
              <w:snapToGrid w:val="0"/>
              <w:ind w:left="15" w:right="45"/>
              <w:rPr>
                <w:rFonts w:eastAsia="Times New Roman"/>
                <w:lang w:eastAsia="hi-IN" w:bidi="hi-IN"/>
              </w:rPr>
            </w:pPr>
          </w:p>
        </w:tc>
        <w:tc>
          <w:tcPr>
            <w:tcW w:w="1416" w:type="dxa"/>
            <w:tcBorders>
              <w:top w:val="single" w:sz="4" w:space="0" w:color="000000"/>
              <w:left w:val="single" w:sz="4" w:space="0" w:color="000000"/>
            </w:tcBorders>
            <w:shd w:val="clear" w:color="auto" w:fill="auto"/>
          </w:tcPr>
          <w:p w14:paraId="4AC45B08" w14:textId="77777777" w:rsidR="00BE6FAC" w:rsidRPr="008165D6" w:rsidRDefault="00BE6FAC" w:rsidP="00F20237">
            <w:pPr>
              <w:snapToGrid w:val="0"/>
              <w:ind w:left="15" w:right="45"/>
              <w:rPr>
                <w:rFonts w:eastAsia="Times New Roman"/>
                <w:lang w:eastAsia="hi-IN" w:bidi="hi-IN"/>
              </w:rPr>
            </w:pPr>
          </w:p>
        </w:tc>
        <w:tc>
          <w:tcPr>
            <w:tcW w:w="1553" w:type="dxa"/>
            <w:tcBorders>
              <w:top w:val="single" w:sz="4" w:space="0" w:color="000000"/>
              <w:left w:val="single" w:sz="4" w:space="0" w:color="000000"/>
            </w:tcBorders>
            <w:shd w:val="clear" w:color="auto" w:fill="auto"/>
          </w:tcPr>
          <w:p w14:paraId="69E518F8" w14:textId="77777777" w:rsidR="00BE6FAC" w:rsidRPr="008165D6" w:rsidRDefault="00BE6FAC" w:rsidP="00F20237">
            <w:pPr>
              <w:snapToGrid w:val="0"/>
              <w:ind w:left="15" w:right="45"/>
              <w:rPr>
                <w:rFonts w:eastAsia="Times New Roman"/>
                <w:lang w:eastAsia="hi-IN" w:bidi="hi-IN"/>
              </w:rPr>
            </w:pPr>
          </w:p>
        </w:tc>
        <w:tc>
          <w:tcPr>
            <w:tcW w:w="1302" w:type="dxa"/>
            <w:tcBorders>
              <w:top w:val="single" w:sz="4" w:space="0" w:color="000000"/>
              <w:left w:val="single" w:sz="4" w:space="0" w:color="000000"/>
            </w:tcBorders>
            <w:shd w:val="clear" w:color="auto" w:fill="auto"/>
          </w:tcPr>
          <w:p w14:paraId="14FBE4D9" w14:textId="77777777" w:rsidR="00BE6FAC" w:rsidRPr="008165D6" w:rsidRDefault="00BE6FAC" w:rsidP="00F20237">
            <w:pPr>
              <w:snapToGrid w:val="0"/>
              <w:ind w:left="15" w:right="45"/>
              <w:rPr>
                <w:rFonts w:eastAsia="Times New Roman"/>
                <w:lang w:eastAsia="hi-IN" w:bidi="hi-IN"/>
              </w:rPr>
            </w:pPr>
          </w:p>
        </w:tc>
        <w:tc>
          <w:tcPr>
            <w:tcW w:w="1843" w:type="dxa"/>
            <w:tcBorders>
              <w:top w:val="single" w:sz="4" w:space="0" w:color="000000"/>
              <w:left w:val="single" w:sz="4" w:space="0" w:color="000000"/>
              <w:right w:val="single" w:sz="4" w:space="0" w:color="000000"/>
            </w:tcBorders>
            <w:shd w:val="clear" w:color="auto" w:fill="auto"/>
          </w:tcPr>
          <w:p w14:paraId="1E870AE3" w14:textId="77777777" w:rsidR="00BE6FAC" w:rsidRPr="008165D6" w:rsidRDefault="00BE6FAC" w:rsidP="00F20237">
            <w:pPr>
              <w:snapToGrid w:val="0"/>
              <w:ind w:left="15" w:right="45"/>
              <w:rPr>
                <w:rFonts w:eastAsia="Times New Roman"/>
                <w:lang w:eastAsia="hi-IN" w:bidi="hi-IN"/>
              </w:rPr>
            </w:pPr>
          </w:p>
        </w:tc>
      </w:tr>
      <w:tr w:rsidR="00BE6FAC" w:rsidRPr="008165D6" w14:paraId="0B3485D8" w14:textId="77777777" w:rsidTr="00F20237">
        <w:trPr>
          <w:trHeight w:val="300"/>
        </w:trPr>
        <w:tc>
          <w:tcPr>
            <w:tcW w:w="2532" w:type="dxa"/>
            <w:tcBorders>
              <w:top w:val="single" w:sz="4" w:space="0" w:color="000000"/>
              <w:left w:val="single" w:sz="4" w:space="0" w:color="000000"/>
            </w:tcBorders>
            <w:shd w:val="clear" w:color="auto" w:fill="auto"/>
          </w:tcPr>
          <w:p w14:paraId="0CAAADFB" w14:textId="77777777" w:rsidR="00BE6FAC" w:rsidRPr="008165D6" w:rsidRDefault="00BE6FAC" w:rsidP="00F20237">
            <w:pPr>
              <w:snapToGrid w:val="0"/>
              <w:ind w:left="15" w:right="45"/>
              <w:rPr>
                <w:rFonts w:eastAsia="Times New Roman"/>
                <w:lang w:eastAsia="hi-IN" w:bidi="hi-IN"/>
              </w:rPr>
            </w:pPr>
          </w:p>
        </w:tc>
        <w:tc>
          <w:tcPr>
            <w:tcW w:w="1559" w:type="dxa"/>
            <w:tcBorders>
              <w:top w:val="single" w:sz="4" w:space="0" w:color="000000"/>
              <w:left w:val="single" w:sz="4" w:space="0" w:color="000000"/>
            </w:tcBorders>
            <w:shd w:val="clear" w:color="auto" w:fill="auto"/>
          </w:tcPr>
          <w:p w14:paraId="0AE13D4B" w14:textId="77777777" w:rsidR="00BE6FAC" w:rsidRPr="008165D6" w:rsidRDefault="00BE6FAC" w:rsidP="00F20237">
            <w:pPr>
              <w:snapToGrid w:val="0"/>
              <w:ind w:left="15" w:right="45"/>
              <w:rPr>
                <w:rFonts w:eastAsia="Times New Roman"/>
                <w:lang w:eastAsia="hi-IN" w:bidi="hi-IN"/>
              </w:rPr>
            </w:pPr>
          </w:p>
        </w:tc>
        <w:tc>
          <w:tcPr>
            <w:tcW w:w="1416" w:type="dxa"/>
            <w:tcBorders>
              <w:top w:val="single" w:sz="4" w:space="0" w:color="000000"/>
              <w:left w:val="single" w:sz="4" w:space="0" w:color="000000"/>
            </w:tcBorders>
            <w:shd w:val="clear" w:color="auto" w:fill="auto"/>
          </w:tcPr>
          <w:p w14:paraId="7DF9282E" w14:textId="77777777" w:rsidR="00BE6FAC" w:rsidRPr="008165D6" w:rsidRDefault="00BE6FAC" w:rsidP="00F20237">
            <w:pPr>
              <w:snapToGrid w:val="0"/>
              <w:ind w:left="15" w:right="45"/>
              <w:rPr>
                <w:rFonts w:eastAsia="Times New Roman"/>
                <w:lang w:eastAsia="hi-IN" w:bidi="hi-IN"/>
              </w:rPr>
            </w:pPr>
          </w:p>
        </w:tc>
        <w:tc>
          <w:tcPr>
            <w:tcW w:w="1553" w:type="dxa"/>
            <w:tcBorders>
              <w:top w:val="single" w:sz="4" w:space="0" w:color="000000"/>
              <w:left w:val="single" w:sz="4" w:space="0" w:color="000000"/>
            </w:tcBorders>
            <w:shd w:val="clear" w:color="auto" w:fill="auto"/>
          </w:tcPr>
          <w:p w14:paraId="5A8766EB" w14:textId="77777777" w:rsidR="00BE6FAC" w:rsidRPr="008165D6" w:rsidRDefault="00BE6FAC" w:rsidP="00F20237">
            <w:pPr>
              <w:snapToGrid w:val="0"/>
              <w:ind w:left="15" w:right="45"/>
              <w:rPr>
                <w:rFonts w:eastAsia="Times New Roman"/>
                <w:lang w:eastAsia="hi-IN" w:bidi="hi-IN"/>
              </w:rPr>
            </w:pPr>
          </w:p>
        </w:tc>
        <w:tc>
          <w:tcPr>
            <w:tcW w:w="1302" w:type="dxa"/>
            <w:tcBorders>
              <w:top w:val="single" w:sz="4" w:space="0" w:color="000000"/>
              <w:left w:val="single" w:sz="4" w:space="0" w:color="000000"/>
            </w:tcBorders>
            <w:shd w:val="clear" w:color="auto" w:fill="auto"/>
          </w:tcPr>
          <w:p w14:paraId="1784291A" w14:textId="77777777" w:rsidR="00BE6FAC" w:rsidRPr="008165D6" w:rsidRDefault="00BE6FAC" w:rsidP="00F20237">
            <w:pPr>
              <w:snapToGrid w:val="0"/>
              <w:ind w:left="15" w:right="45"/>
              <w:rPr>
                <w:rFonts w:eastAsia="Times New Roman"/>
                <w:lang w:eastAsia="hi-IN" w:bidi="hi-IN"/>
              </w:rPr>
            </w:pPr>
          </w:p>
        </w:tc>
        <w:tc>
          <w:tcPr>
            <w:tcW w:w="1843" w:type="dxa"/>
            <w:tcBorders>
              <w:top w:val="single" w:sz="4" w:space="0" w:color="000000"/>
              <w:left w:val="single" w:sz="4" w:space="0" w:color="000000"/>
              <w:right w:val="single" w:sz="4" w:space="0" w:color="000000"/>
            </w:tcBorders>
            <w:shd w:val="clear" w:color="auto" w:fill="auto"/>
          </w:tcPr>
          <w:p w14:paraId="44299B38" w14:textId="77777777" w:rsidR="00BE6FAC" w:rsidRPr="008165D6" w:rsidRDefault="00BE6FAC" w:rsidP="00F20237">
            <w:pPr>
              <w:snapToGrid w:val="0"/>
              <w:ind w:left="15" w:right="45"/>
              <w:rPr>
                <w:rFonts w:eastAsia="Times New Roman"/>
                <w:lang w:eastAsia="hi-IN" w:bidi="hi-IN"/>
              </w:rPr>
            </w:pPr>
          </w:p>
        </w:tc>
      </w:tr>
      <w:tr w:rsidR="00BE6FAC" w:rsidRPr="008165D6" w14:paraId="5784A269" w14:textId="77777777" w:rsidTr="00F20237">
        <w:trPr>
          <w:trHeight w:val="300"/>
        </w:trPr>
        <w:tc>
          <w:tcPr>
            <w:tcW w:w="2532" w:type="dxa"/>
            <w:tcBorders>
              <w:top w:val="single" w:sz="4" w:space="0" w:color="000000"/>
              <w:left w:val="single" w:sz="4" w:space="0" w:color="000000"/>
            </w:tcBorders>
            <w:shd w:val="clear" w:color="auto" w:fill="auto"/>
          </w:tcPr>
          <w:p w14:paraId="78FF626B" w14:textId="77777777" w:rsidR="00BE6FAC" w:rsidRPr="008165D6" w:rsidRDefault="00BE6FAC" w:rsidP="00F20237">
            <w:pPr>
              <w:snapToGrid w:val="0"/>
              <w:ind w:left="15" w:right="45"/>
              <w:rPr>
                <w:rFonts w:eastAsia="Times New Roman"/>
                <w:lang w:eastAsia="hi-IN" w:bidi="hi-IN"/>
              </w:rPr>
            </w:pPr>
          </w:p>
        </w:tc>
        <w:tc>
          <w:tcPr>
            <w:tcW w:w="1559" w:type="dxa"/>
            <w:tcBorders>
              <w:top w:val="single" w:sz="4" w:space="0" w:color="000000"/>
              <w:left w:val="single" w:sz="4" w:space="0" w:color="000000"/>
            </w:tcBorders>
            <w:shd w:val="clear" w:color="auto" w:fill="auto"/>
          </w:tcPr>
          <w:p w14:paraId="786F907D" w14:textId="77777777" w:rsidR="00BE6FAC" w:rsidRPr="008165D6" w:rsidRDefault="00BE6FAC" w:rsidP="00F20237">
            <w:pPr>
              <w:snapToGrid w:val="0"/>
              <w:ind w:left="15" w:right="45"/>
              <w:rPr>
                <w:rFonts w:eastAsia="Times New Roman"/>
                <w:lang w:eastAsia="hi-IN" w:bidi="hi-IN"/>
              </w:rPr>
            </w:pPr>
          </w:p>
        </w:tc>
        <w:tc>
          <w:tcPr>
            <w:tcW w:w="1416" w:type="dxa"/>
            <w:tcBorders>
              <w:top w:val="single" w:sz="4" w:space="0" w:color="000000"/>
              <w:left w:val="single" w:sz="4" w:space="0" w:color="000000"/>
            </w:tcBorders>
            <w:shd w:val="clear" w:color="auto" w:fill="auto"/>
          </w:tcPr>
          <w:p w14:paraId="6B0701B8" w14:textId="77777777" w:rsidR="00BE6FAC" w:rsidRPr="008165D6" w:rsidRDefault="00BE6FAC" w:rsidP="00F20237">
            <w:pPr>
              <w:snapToGrid w:val="0"/>
              <w:ind w:left="15" w:right="45"/>
              <w:rPr>
                <w:rFonts w:eastAsia="Times New Roman"/>
                <w:lang w:eastAsia="hi-IN" w:bidi="hi-IN"/>
              </w:rPr>
            </w:pPr>
          </w:p>
        </w:tc>
        <w:tc>
          <w:tcPr>
            <w:tcW w:w="1553" w:type="dxa"/>
            <w:tcBorders>
              <w:top w:val="single" w:sz="4" w:space="0" w:color="000000"/>
              <w:left w:val="single" w:sz="4" w:space="0" w:color="000000"/>
            </w:tcBorders>
            <w:shd w:val="clear" w:color="auto" w:fill="auto"/>
          </w:tcPr>
          <w:p w14:paraId="06D9E8DB" w14:textId="77777777" w:rsidR="00BE6FAC" w:rsidRPr="008165D6" w:rsidRDefault="00BE6FAC" w:rsidP="00F20237">
            <w:pPr>
              <w:snapToGrid w:val="0"/>
              <w:ind w:left="15" w:right="45"/>
              <w:rPr>
                <w:rFonts w:eastAsia="Times New Roman"/>
                <w:lang w:eastAsia="hi-IN" w:bidi="hi-IN"/>
              </w:rPr>
            </w:pPr>
          </w:p>
        </w:tc>
        <w:tc>
          <w:tcPr>
            <w:tcW w:w="1302" w:type="dxa"/>
            <w:tcBorders>
              <w:top w:val="single" w:sz="4" w:space="0" w:color="000000"/>
              <w:left w:val="single" w:sz="4" w:space="0" w:color="000000"/>
            </w:tcBorders>
            <w:shd w:val="clear" w:color="auto" w:fill="auto"/>
          </w:tcPr>
          <w:p w14:paraId="70C6DA85" w14:textId="77777777" w:rsidR="00BE6FAC" w:rsidRPr="008165D6" w:rsidRDefault="00BE6FAC" w:rsidP="00F20237">
            <w:pPr>
              <w:snapToGrid w:val="0"/>
              <w:ind w:left="15" w:right="45"/>
              <w:rPr>
                <w:rFonts w:eastAsia="Times New Roman"/>
                <w:lang w:eastAsia="hi-IN" w:bidi="hi-IN"/>
              </w:rPr>
            </w:pPr>
          </w:p>
        </w:tc>
        <w:tc>
          <w:tcPr>
            <w:tcW w:w="1843" w:type="dxa"/>
            <w:tcBorders>
              <w:top w:val="single" w:sz="4" w:space="0" w:color="000000"/>
              <w:left w:val="single" w:sz="4" w:space="0" w:color="000000"/>
              <w:right w:val="single" w:sz="4" w:space="0" w:color="000000"/>
            </w:tcBorders>
            <w:shd w:val="clear" w:color="auto" w:fill="auto"/>
          </w:tcPr>
          <w:p w14:paraId="17BA0CAA" w14:textId="77777777" w:rsidR="00BE6FAC" w:rsidRPr="008165D6" w:rsidRDefault="00BE6FAC" w:rsidP="00F20237">
            <w:pPr>
              <w:snapToGrid w:val="0"/>
              <w:ind w:left="15" w:right="45"/>
              <w:rPr>
                <w:rFonts w:eastAsia="Times New Roman"/>
                <w:lang w:eastAsia="hi-IN" w:bidi="hi-IN"/>
              </w:rPr>
            </w:pPr>
          </w:p>
        </w:tc>
      </w:tr>
      <w:tr w:rsidR="00BE6FAC" w:rsidRPr="008165D6" w14:paraId="2CC1A93C" w14:textId="77777777" w:rsidTr="00F20237">
        <w:trPr>
          <w:trHeight w:val="300"/>
        </w:trPr>
        <w:tc>
          <w:tcPr>
            <w:tcW w:w="2532" w:type="dxa"/>
            <w:tcBorders>
              <w:top w:val="single" w:sz="4" w:space="0" w:color="000000"/>
              <w:left w:val="single" w:sz="4" w:space="0" w:color="000000"/>
            </w:tcBorders>
            <w:shd w:val="clear" w:color="auto" w:fill="auto"/>
          </w:tcPr>
          <w:p w14:paraId="16576905" w14:textId="77777777" w:rsidR="00BE6FAC" w:rsidRPr="008165D6" w:rsidRDefault="00BE6FAC" w:rsidP="00F20237">
            <w:pPr>
              <w:snapToGrid w:val="0"/>
              <w:ind w:left="15" w:right="45"/>
              <w:rPr>
                <w:rFonts w:eastAsia="Times New Roman"/>
                <w:lang w:eastAsia="hi-IN" w:bidi="hi-IN"/>
              </w:rPr>
            </w:pPr>
          </w:p>
        </w:tc>
        <w:tc>
          <w:tcPr>
            <w:tcW w:w="1559" w:type="dxa"/>
            <w:tcBorders>
              <w:top w:val="single" w:sz="4" w:space="0" w:color="000000"/>
              <w:left w:val="single" w:sz="4" w:space="0" w:color="000000"/>
            </w:tcBorders>
            <w:shd w:val="clear" w:color="auto" w:fill="auto"/>
          </w:tcPr>
          <w:p w14:paraId="3264943F" w14:textId="77777777" w:rsidR="00BE6FAC" w:rsidRPr="008165D6" w:rsidRDefault="00BE6FAC" w:rsidP="00F20237">
            <w:pPr>
              <w:snapToGrid w:val="0"/>
              <w:ind w:left="15" w:right="45"/>
              <w:rPr>
                <w:rFonts w:eastAsia="Times New Roman"/>
                <w:lang w:eastAsia="hi-IN" w:bidi="hi-IN"/>
              </w:rPr>
            </w:pPr>
          </w:p>
        </w:tc>
        <w:tc>
          <w:tcPr>
            <w:tcW w:w="1416" w:type="dxa"/>
            <w:tcBorders>
              <w:top w:val="single" w:sz="4" w:space="0" w:color="000000"/>
              <w:left w:val="single" w:sz="4" w:space="0" w:color="000000"/>
            </w:tcBorders>
            <w:shd w:val="clear" w:color="auto" w:fill="auto"/>
          </w:tcPr>
          <w:p w14:paraId="57980DE7" w14:textId="77777777" w:rsidR="00BE6FAC" w:rsidRPr="008165D6" w:rsidRDefault="00BE6FAC" w:rsidP="00F20237">
            <w:pPr>
              <w:snapToGrid w:val="0"/>
              <w:ind w:left="15" w:right="45"/>
              <w:rPr>
                <w:rFonts w:eastAsia="Times New Roman"/>
                <w:lang w:eastAsia="hi-IN" w:bidi="hi-IN"/>
              </w:rPr>
            </w:pPr>
          </w:p>
        </w:tc>
        <w:tc>
          <w:tcPr>
            <w:tcW w:w="1553" w:type="dxa"/>
            <w:tcBorders>
              <w:top w:val="single" w:sz="4" w:space="0" w:color="000000"/>
              <w:left w:val="single" w:sz="4" w:space="0" w:color="000000"/>
            </w:tcBorders>
            <w:shd w:val="clear" w:color="auto" w:fill="auto"/>
          </w:tcPr>
          <w:p w14:paraId="7F5A28A9" w14:textId="77777777" w:rsidR="00BE6FAC" w:rsidRPr="008165D6" w:rsidRDefault="00BE6FAC" w:rsidP="00F20237">
            <w:pPr>
              <w:snapToGrid w:val="0"/>
              <w:ind w:left="15" w:right="45"/>
              <w:rPr>
                <w:rFonts w:eastAsia="Times New Roman"/>
                <w:lang w:eastAsia="hi-IN" w:bidi="hi-IN"/>
              </w:rPr>
            </w:pPr>
          </w:p>
        </w:tc>
        <w:tc>
          <w:tcPr>
            <w:tcW w:w="1302" w:type="dxa"/>
            <w:tcBorders>
              <w:top w:val="single" w:sz="4" w:space="0" w:color="000000"/>
              <w:left w:val="single" w:sz="4" w:space="0" w:color="000000"/>
            </w:tcBorders>
            <w:shd w:val="clear" w:color="auto" w:fill="auto"/>
          </w:tcPr>
          <w:p w14:paraId="40D6E21E" w14:textId="77777777" w:rsidR="00BE6FAC" w:rsidRPr="008165D6" w:rsidRDefault="00BE6FAC" w:rsidP="00F20237">
            <w:pPr>
              <w:snapToGrid w:val="0"/>
              <w:ind w:left="15" w:right="45"/>
              <w:rPr>
                <w:rFonts w:eastAsia="Times New Roman"/>
                <w:lang w:eastAsia="hi-IN" w:bidi="hi-IN"/>
              </w:rPr>
            </w:pPr>
          </w:p>
        </w:tc>
        <w:tc>
          <w:tcPr>
            <w:tcW w:w="1843" w:type="dxa"/>
            <w:tcBorders>
              <w:top w:val="single" w:sz="4" w:space="0" w:color="000000"/>
              <w:left w:val="single" w:sz="4" w:space="0" w:color="000000"/>
              <w:right w:val="single" w:sz="4" w:space="0" w:color="000000"/>
            </w:tcBorders>
            <w:shd w:val="clear" w:color="auto" w:fill="auto"/>
          </w:tcPr>
          <w:p w14:paraId="0EAD6328" w14:textId="77777777" w:rsidR="00BE6FAC" w:rsidRPr="008165D6" w:rsidRDefault="00BE6FAC" w:rsidP="00F20237">
            <w:pPr>
              <w:snapToGrid w:val="0"/>
              <w:ind w:left="15" w:right="45"/>
              <w:rPr>
                <w:rFonts w:eastAsia="Times New Roman"/>
                <w:lang w:eastAsia="hi-IN" w:bidi="hi-IN"/>
              </w:rPr>
            </w:pPr>
          </w:p>
        </w:tc>
      </w:tr>
      <w:tr w:rsidR="00BE6FAC" w:rsidRPr="008165D6" w14:paraId="59B962FD" w14:textId="77777777" w:rsidTr="00F20237">
        <w:trPr>
          <w:trHeight w:val="300"/>
        </w:trPr>
        <w:tc>
          <w:tcPr>
            <w:tcW w:w="2532" w:type="dxa"/>
            <w:tcBorders>
              <w:top w:val="single" w:sz="4" w:space="0" w:color="000000"/>
              <w:left w:val="single" w:sz="4" w:space="0" w:color="000000"/>
            </w:tcBorders>
            <w:shd w:val="clear" w:color="auto" w:fill="auto"/>
          </w:tcPr>
          <w:p w14:paraId="1C862303" w14:textId="77777777" w:rsidR="00BE6FAC" w:rsidRPr="008165D6" w:rsidRDefault="00BE6FAC" w:rsidP="00F20237">
            <w:pPr>
              <w:snapToGrid w:val="0"/>
              <w:ind w:left="15" w:right="45"/>
              <w:rPr>
                <w:rFonts w:eastAsia="Times New Roman"/>
                <w:lang w:eastAsia="hi-IN" w:bidi="hi-IN"/>
              </w:rPr>
            </w:pPr>
          </w:p>
        </w:tc>
        <w:tc>
          <w:tcPr>
            <w:tcW w:w="1559" w:type="dxa"/>
            <w:tcBorders>
              <w:top w:val="single" w:sz="4" w:space="0" w:color="000000"/>
              <w:left w:val="single" w:sz="4" w:space="0" w:color="000000"/>
            </w:tcBorders>
            <w:shd w:val="clear" w:color="auto" w:fill="auto"/>
          </w:tcPr>
          <w:p w14:paraId="60F9F71D" w14:textId="77777777" w:rsidR="00BE6FAC" w:rsidRPr="008165D6" w:rsidRDefault="00BE6FAC" w:rsidP="00F20237">
            <w:pPr>
              <w:snapToGrid w:val="0"/>
              <w:ind w:left="15" w:right="45"/>
              <w:rPr>
                <w:rFonts w:eastAsia="Times New Roman"/>
                <w:lang w:eastAsia="hi-IN" w:bidi="hi-IN"/>
              </w:rPr>
            </w:pPr>
          </w:p>
        </w:tc>
        <w:tc>
          <w:tcPr>
            <w:tcW w:w="1416" w:type="dxa"/>
            <w:tcBorders>
              <w:top w:val="single" w:sz="4" w:space="0" w:color="000000"/>
              <w:left w:val="single" w:sz="4" w:space="0" w:color="000000"/>
            </w:tcBorders>
            <w:shd w:val="clear" w:color="auto" w:fill="auto"/>
          </w:tcPr>
          <w:p w14:paraId="708A093F" w14:textId="77777777" w:rsidR="00BE6FAC" w:rsidRPr="008165D6" w:rsidRDefault="00BE6FAC" w:rsidP="00F20237">
            <w:pPr>
              <w:snapToGrid w:val="0"/>
              <w:ind w:left="15" w:right="45"/>
              <w:rPr>
                <w:rFonts w:eastAsia="Times New Roman"/>
                <w:lang w:eastAsia="hi-IN" w:bidi="hi-IN"/>
              </w:rPr>
            </w:pPr>
          </w:p>
        </w:tc>
        <w:tc>
          <w:tcPr>
            <w:tcW w:w="1553" w:type="dxa"/>
            <w:tcBorders>
              <w:top w:val="single" w:sz="4" w:space="0" w:color="000000"/>
              <w:left w:val="single" w:sz="4" w:space="0" w:color="000000"/>
            </w:tcBorders>
            <w:shd w:val="clear" w:color="auto" w:fill="auto"/>
          </w:tcPr>
          <w:p w14:paraId="7A919D6F" w14:textId="77777777" w:rsidR="00BE6FAC" w:rsidRPr="008165D6" w:rsidRDefault="00BE6FAC" w:rsidP="00F20237">
            <w:pPr>
              <w:snapToGrid w:val="0"/>
              <w:ind w:left="15" w:right="45"/>
              <w:rPr>
                <w:rFonts w:eastAsia="Times New Roman"/>
                <w:lang w:eastAsia="hi-IN" w:bidi="hi-IN"/>
              </w:rPr>
            </w:pPr>
          </w:p>
        </w:tc>
        <w:tc>
          <w:tcPr>
            <w:tcW w:w="1302" w:type="dxa"/>
            <w:tcBorders>
              <w:top w:val="single" w:sz="4" w:space="0" w:color="000000"/>
              <w:left w:val="single" w:sz="4" w:space="0" w:color="000000"/>
            </w:tcBorders>
            <w:shd w:val="clear" w:color="auto" w:fill="auto"/>
          </w:tcPr>
          <w:p w14:paraId="3F51ACBA" w14:textId="77777777" w:rsidR="00BE6FAC" w:rsidRPr="008165D6" w:rsidRDefault="00BE6FAC" w:rsidP="00F20237">
            <w:pPr>
              <w:snapToGrid w:val="0"/>
              <w:ind w:left="15" w:right="45"/>
              <w:rPr>
                <w:rFonts w:eastAsia="Times New Roman"/>
                <w:lang w:eastAsia="hi-IN" w:bidi="hi-IN"/>
              </w:rPr>
            </w:pPr>
          </w:p>
        </w:tc>
        <w:tc>
          <w:tcPr>
            <w:tcW w:w="1843" w:type="dxa"/>
            <w:tcBorders>
              <w:top w:val="single" w:sz="4" w:space="0" w:color="000000"/>
              <w:left w:val="single" w:sz="4" w:space="0" w:color="000000"/>
              <w:right w:val="single" w:sz="4" w:space="0" w:color="000000"/>
            </w:tcBorders>
            <w:shd w:val="clear" w:color="auto" w:fill="auto"/>
          </w:tcPr>
          <w:p w14:paraId="3B5C29B9" w14:textId="77777777" w:rsidR="00BE6FAC" w:rsidRPr="008165D6" w:rsidRDefault="00BE6FAC" w:rsidP="00F20237">
            <w:pPr>
              <w:snapToGrid w:val="0"/>
              <w:ind w:left="15" w:right="45"/>
              <w:rPr>
                <w:rFonts w:eastAsia="Times New Roman"/>
                <w:lang w:eastAsia="hi-IN" w:bidi="hi-IN"/>
              </w:rPr>
            </w:pPr>
          </w:p>
        </w:tc>
      </w:tr>
      <w:tr w:rsidR="00BE6FAC" w:rsidRPr="008165D6" w14:paraId="034A3B34" w14:textId="77777777" w:rsidTr="00F20237">
        <w:trPr>
          <w:trHeight w:val="300"/>
        </w:trPr>
        <w:tc>
          <w:tcPr>
            <w:tcW w:w="2532" w:type="dxa"/>
            <w:tcBorders>
              <w:top w:val="single" w:sz="4" w:space="0" w:color="000000"/>
              <w:left w:val="single" w:sz="4" w:space="0" w:color="000000"/>
            </w:tcBorders>
            <w:shd w:val="clear" w:color="auto" w:fill="auto"/>
          </w:tcPr>
          <w:p w14:paraId="38177A5F" w14:textId="77777777" w:rsidR="00BE6FAC" w:rsidRPr="008165D6" w:rsidRDefault="00BE6FAC" w:rsidP="00F20237">
            <w:pPr>
              <w:snapToGrid w:val="0"/>
              <w:ind w:left="15" w:right="45"/>
              <w:rPr>
                <w:rFonts w:eastAsia="Times New Roman"/>
                <w:lang w:eastAsia="hi-IN" w:bidi="hi-IN"/>
              </w:rPr>
            </w:pPr>
          </w:p>
        </w:tc>
        <w:tc>
          <w:tcPr>
            <w:tcW w:w="1559" w:type="dxa"/>
            <w:tcBorders>
              <w:top w:val="single" w:sz="4" w:space="0" w:color="000000"/>
              <w:left w:val="single" w:sz="4" w:space="0" w:color="000000"/>
            </w:tcBorders>
            <w:shd w:val="clear" w:color="auto" w:fill="auto"/>
          </w:tcPr>
          <w:p w14:paraId="77BE6F04" w14:textId="77777777" w:rsidR="00BE6FAC" w:rsidRPr="008165D6" w:rsidRDefault="00BE6FAC" w:rsidP="00F20237">
            <w:pPr>
              <w:snapToGrid w:val="0"/>
              <w:ind w:left="15" w:right="45"/>
              <w:rPr>
                <w:rFonts w:eastAsia="Times New Roman"/>
                <w:lang w:eastAsia="hi-IN" w:bidi="hi-IN"/>
              </w:rPr>
            </w:pPr>
          </w:p>
        </w:tc>
        <w:tc>
          <w:tcPr>
            <w:tcW w:w="1416" w:type="dxa"/>
            <w:tcBorders>
              <w:top w:val="single" w:sz="4" w:space="0" w:color="000000"/>
              <w:left w:val="single" w:sz="4" w:space="0" w:color="000000"/>
            </w:tcBorders>
            <w:shd w:val="clear" w:color="auto" w:fill="auto"/>
          </w:tcPr>
          <w:p w14:paraId="5FB5EADB" w14:textId="77777777" w:rsidR="00BE6FAC" w:rsidRPr="008165D6" w:rsidRDefault="00BE6FAC" w:rsidP="00F20237">
            <w:pPr>
              <w:snapToGrid w:val="0"/>
              <w:ind w:left="15" w:right="45"/>
              <w:rPr>
                <w:rFonts w:eastAsia="Times New Roman"/>
                <w:lang w:eastAsia="hi-IN" w:bidi="hi-IN"/>
              </w:rPr>
            </w:pPr>
          </w:p>
        </w:tc>
        <w:tc>
          <w:tcPr>
            <w:tcW w:w="1553" w:type="dxa"/>
            <w:tcBorders>
              <w:top w:val="single" w:sz="4" w:space="0" w:color="000000"/>
              <w:left w:val="single" w:sz="4" w:space="0" w:color="000000"/>
            </w:tcBorders>
            <w:shd w:val="clear" w:color="auto" w:fill="auto"/>
          </w:tcPr>
          <w:p w14:paraId="60FFBDE1" w14:textId="77777777" w:rsidR="00BE6FAC" w:rsidRPr="008165D6" w:rsidRDefault="00BE6FAC" w:rsidP="00F20237">
            <w:pPr>
              <w:snapToGrid w:val="0"/>
              <w:ind w:left="15" w:right="45"/>
              <w:rPr>
                <w:rFonts w:eastAsia="Times New Roman"/>
                <w:lang w:eastAsia="hi-IN" w:bidi="hi-IN"/>
              </w:rPr>
            </w:pPr>
          </w:p>
        </w:tc>
        <w:tc>
          <w:tcPr>
            <w:tcW w:w="1302" w:type="dxa"/>
            <w:tcBorders>
              <w:top w:val="single" w:sz="4" w:space="0" w:color="000000"/>
              <w:left w:val="single" w:sz="4" w:space="0" w:color="000000"/>
            </w:tcBorders>
            <w:shd w:val="clear" w:color="auto" w:fill="auto"/>
          </w:tcPr>
          <w:p w14:paraId="4E245746" w14:textId="77777777" w:rsidR="00BE6FAC" w:rsidRPr="008165D6" w:rsidRDefault="00BE6FAC" w:rsidP="00F20237">
            <w:pPr>
              <w:snapToGrid w:val="0"/>
              <w:ind w:left="15" w:right="45"/>
              <w:rPr>
                <w:rFonts w:eastAsia="Times New Roman"/>
                <w:lang w:eastAsia="hi-IN" w:bidi="hi-IN"/>
              </w:rPr>
            </w:pPr>
          </w:p>
        </w:tc>
        <w:tc>
          <w:tcPr>
            <w:tcW w:w="1843" w:type="dxa"/>
            <w:tcBorders>
              <w:top w:val="single" w:sz="4" w:space="0" w:color="000000"/>
              <w:left w:val="single" w:sz="4" w:space="0" w:color="000000"/>
              <w:right w:val="single" w:sz="4" w:space="0" w:color="000000"/>
            </w:tcBorders>
            <w:shd w:val="clear" w:color="auto" w:fill="auto"/>
          </w:tcPr>
          <w:p w14:paraId="6334FFE7" w14:textId="77777777" w:rsidR="00BE6FAC" w:rsidRPr="008165D6" w:rsidRDefault="00BE6FAC" w:rsidP="00F20237">
            <w:pPr>
              <w:snapToGrid w:val="0"/>
              <w:ind w:left="15" w:right="45"/>
              <w:rPr>
                <w:rFonts w:eastAsia="Times New Roman"/>
                <w:lang w:eastAsia="hi-IN" w:bidi="hi-IN"/>
              </w:rPr>
            </w:pPr>
          </w:p>
        </w:tc>
      </w:tr>
      <w:tr w:rsidR="00BE6FAC" w:rsidRPr="008165D6" w14:paraId="58ABFF61" w14:textId="77777777" w:rsidTr="00F20237">
        <w:trPr>
          <w:trHeight w:val="315"/>
        </w:trPr>
        <w:tc>
          <w:tcPr>
            <w:tcW w:w="2532" w:type="dxa"/>
            <w:tcBorders>
              <w:top w:val="single" w:sz="4" w:space="0" w:color="000000"/>
              <w:left w:val="single" w:sz="4" w:space="0" w:color="000000"/>
              <w:bottom w:val="single" w:sz="4" w:space="0" w:color="000000"/>
            </w:tcBorders>
            <w:shd w:val="clear" w:color="auto" w:fill="auto"/>
          </w:tcPr>
          <w:p w14:paraId="51CDFE26" w14:textId="77777777" w:rsidR="00BE6FAC" w:rsidRPr="008165D6" w:rsidRDefault="00BE6FAC" w:rsidP="00F20237">
            <w:pPr>
              <w:snapToGrid w:val="0"/>
              <w:ind w:left="15" w:right="45"/>
              <w:rPr>
                <w:rFonts w:eastAsia="Times New Roman"/>
                <w:lang w:eastAsia="hi-IN" w:bidi="hi-IN"/>
              </w:rPr>
            </w:pPr>
          </w:p>
        </w:tc>
        <w:tc>
          <w:tcPr>
            <w:tcW w:w="1559" w:type="dxa"/>
            <w:tcBorders>
              <w:top w:val="single" w:sz="4" w:space="0" w:color="000000"/>
              <w:left w:val="single" w:sz="4" w:space="0" w:color="000000"/>
              <w:bottom w:val="single" w:sz="4" w:space="0" w:color="000000"/>
            </w:tcBorders>
            <w:shd w:val="clear" w:color="auto" w:fill="auto"/>
          </w:tcPr>
          <w:p w14:paraId="669BE3DA" w14:textId="77777777" w:rsidR="00BE6FAC" w:rsidRPr="008165D6" w:rsidRDefault="00BE6FAC" w:rsidP="00F20237">
            <w:pPr>
              <w:snapToGrid w:val="0"/>
              <w:ind w:left="15" w:right="45"/>
              <w:rPr>
                <w:rFonts w:eastAsia="Times New Roman"/>
                <w:lang w:eastAsia="hi-IN" w:bidi="hi-IN"/>
              </w:rPr>
            </w:pPr>
          </w:p>
        </w:tc>
        <w:tc>
          <w:tcPr>
            <w:tcW w:w="1416" w:type="dxa"/>
            <w:tcBorders>
              <w:top w:val="single" w:sz="4" w:space="0" w:color="000000"/>
              <w:left w:val="single" w:sz="4" w:space="0" w:color="000000"/>
              <w:bottom w:val="single" w:sz="4" w:space="0" w:color="000000"/>
            </w:tcBorders>
            <w:shd w:val="clear" w:color="auto" w:fill="auto"/>
          </w:tcPr>
          <w:p w14:paraId="05811032" w14:textId="77777777" w:rsidR="00BE6FAC" w:rsidRPr="008165D6" w:rsidRDefault="00BE6FAC" w:rsidP="00F20237">
            <w:pPr>
              <w:snapToGrid w:val="0"/>
              <w:ind w:left="15" w:right="45"/>
              <w:rPr>
                <w:rFonts w:eastAsia="Times New Roman"/>
                <w:lang w:eastAsia="hi-IN" w:bidi="hi-IN"/>
              </w:rPr>
            </w:pPr>
          </w:p>
        </w:tc>
        <w:tc>
          <w:tcPr>
            <w:tcW w:w="1553" w:type="dxa"/>
            <w:tcBorders>
              <w:top w:val="single" w:sz="4" w:space="0" w:color="000000"/>
              <w:left w:val="single" w:sz="4" w:space="0" w:color="000000"/>
              <w:bottom w:val="single" w:sz="4" w:space="0" w:color="000000"/>
            </w:tcBorders>
            <w:shd w:val="clear" w:color="auto" w:fill="auto"/>
          </w:tcPr>
          <w:p w14:paraId="4356F427" w14:textId="77777777" w:rsidR="00BE6FAC" w:rsidRPr="008165D6" w:rsidRDefault="00BE6FAC" w:rsidP="00F20237">
            <w:pPr>
              <w:snapToGrid w:val="0"/>
              <w:ind w:left="15" w:right="45"/>
              <w:rPr>
                <w:rFonts w:eastAsia="Times New Roman"/>
                <w:lang w:eastAsia="hi-IN" w:bidi="hi-IN"/>
              </w:rPr>
            </w:pPr>
          </w:p>
        </w:tc>
        <w:tc>
          <w:tcPr>
            <w:tcW w:w="1302" w:type="dxa"/>
            <w:tcBorders>
              <w:top w:val="single" w:sz="4" w:space="0" w:color="000000"/>
              <w:left w:val="single" w:sz="4" w:space="0" w:color="000000"/>
              <w:bottom w:val="single" w:sz="4" w:space="0" w:color="000000"/>
            </w:tcBorders>
            <w:shd w:val="clear" w:color="auto" w:fill="auto"/>
          </w:tcPr>
          <w:p w14:paraId="79E15987" w14:textId="77777777" w:rsidR="00BE6FAC" w:rsidRPr="008165D6" w:rsidRDefault="00BE6FAC" w:rsidP="00F20237">
            <w:pPr>
              <w:snapToGrid w:val="0"/>
              <w:ind w:left="15" w:right="45"/>
              <w:rPr>
                <w:rFonts w:eastAsia="Times New Roman"/>
                <w:lang w:eastAsia="hi-IN" w:bidi="hi-IN"/>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55347652" w14:textId="77777777" w:rsidR="00BE6FAC" w:rsidRPr="008165D6" w:rsidRDefault="00BE6FAC" w:rsidP="00F20237">
            <w:pPr>
              <w:snapToGrid w:val="0"/>
              <w:ind w:left="15" w:right="45"/>
              <w:rPr>
                <w:rFonts w:eastAsia="Times New Roman"/>
                <w:lang w:eastAsia="hi-IN" w:bidi="hi-IN"/>
              </w:rPr>
            </w:pPr>
          </w:p>
        </w:tc>
      </w:tr>
    </w:tbl>
    <w:p w14:paraId="5971130A" w14:textId="77777777" w:rsidR="00BE6FAC" w:rsidRPr="008165D6" w:rsidRDefault="00BE6FAC" w:rsidP="00BE6FAC">
      <w:pPr>
        <w:ind w:left="15" w:right="45"/>
        <w:rPr>
          <w:rFonts w:eastAsia="Times New Roman"/>
          <w:lang w:eastAsia="hi-IN" w:bidi="hi-IN"/>
        </w:rPr>
      </w:pPr>
    </w:p>
    <w:p w14:paraId="61F44890" w14:textId="77777777" w:rsidR="00BE6FAC" w:rsidRPr="008165D6" w:rsidRDefault="00BE6FAC" w:rsidP="00BE6FAC">
      <w:pPr>
        <w:ind w:left="15" w:right="45"/>
        <w:rPr>
          <w:rFonts w:eastAsia="Times New Roman"/>
          <w:spacing w:val="-2"/>
          <w:lang w:eastAsia="hi-IN" w:bidi="hi-IN"/>
        </w:rPr>
      </w:pPr>
    </w:p>
    <w:p w14:paraId="7390A5A9" w14:textId="77777777" w:rsidR="00BE6FAC" w:rsidRPr="008165D6" w:rsidRDefault="00BE6FAC" w:rsidP="00BE6FAC">
      <w:pPr>
        <w:ind w:left="15" w:right="45"/>
        <w:rPr>
          <w:rFonts w:eastAsia="Times New Roman"/>
          <w:spacing w:val="-2"/>
          <w:lang w:eastAsia="hi-IN" w:bidi="hi-IN"/>
        </w:rPr>
      </w:pPr>
    </w:p>
    <w:p w14:paraId="0F302D13" w14:textId="77777777" w:rsidR="00BE6FAC" w:rsidRDefault="00BE6FAC" w:rsidP="00BE6FAC">
      <w:pPr>
        <w:ind w:left="15" w:right="45"/>
        <w:rPr>
          <w:rFonts w:eastAsia="Times New Roman"/>
          <w:spacing w:val="-2"/>
          <w:lang w:eastAsia="hi-IN" w:bidi="hi-IN"/>
        </w:rPr>
      </w:pPr>
    </w:p>
    <w:p w14:paraId="463DDBF0" w14:textId="77777777" w:rsidR="00BE6FAC" w:rsidRDefault="00BE6FAC" w:rsidP="00BE6FAC">
      <w:pPr>
        <w:ind w:left="15" w:right="45"/>
        <w:rPr>
          <w:rFonts w:eastAsia="Times New Roman"/>
          <w:spacing w:val="-2"/>
          <w:lang w:eastAsia="hi-IN" w:bidi="hi-IN"/>
        </w:rPr>
      </w:pPr>
    </w:p>
    <w:p w14:paraId="4E2B5C34" w14:textId="77777777" w:rsidR="00BE6FAC" w:rsidRDefault="00BE6FAC" w:rsidP="00BE6FAC">
      <w:pPr>
        <w:ind w:left="15" w:right="45"/>
        <w:rPr>
          <w:rFonts w:eastAsia="Times New Roman"/>
          <w:spacing w:val="-2"/>
          <w:lang w:eastAsia="hi-IN" w:bidi="hi-IN"/>
        </w:rPr>
      </w:pPr>
    </w:p>
    <w:p w14:paraId="707D24CF" w14:textId="77777777" w:rsidR="00BE6FAC" w:rsidRDefault="00BE6FAC" w:rsidP="00BE6FAC">
      <w:pPr>
        <w:ind w:left="15" w:right="45"/>
        <w:rPr>
          <w:rFonts w:eastAsia="Times New Roman"/>
          <w:spacing w:val="-2"/>
          <w:lang w:eastAsia="hi-IN" w:bidi="hi-IN"/>
        </w:rPr>
      </w:pPr>
    </w:p>
    <w:p w14:paraId="0BFA04F3" w14:textId="77777777" w:rsidR="00BE6FAC" w:rsidRDefault="00BE6FAC" w:rsidP="00BE6FAC">
      <w:pPr>
        <w:ind w:left="15" w:right="45"/>
        <w:rPr>
          <w:rFonts w:eastAsia="Times New Roman"/>
          <w:spacing w:val="-2"/>
          <w:lang w:eastAsia="hi-IN" w:bidi="hi-IN"/>
        </w:rPr>
      </w:pPr>
    </w:p>
    <w:p w14:paraId="119C998C" w14:textId="77777777" w:rsidR="00BE6FAC" w:rsidRDefault="00BE6FAC" w:rsidP="00BE6FAC">
      <w:pPr>
        <w:ind w:left="15" w:right="45"/>
        <w:rPr>
          <w:rFonts w:eastAsia="Times New Roman"/>
          <w:spacing w:val="-2"/>
          <w:lang w:eastAsia="hi-IN" w:bidi="hi-IN"/>
        </w:rPr>
      </w:pPr>
    </w:p>
    <w:p w14:paraId="3FBB5D56" w14:textId="77777777" w:rsidR="00BE6FAC" w:rsidRDefault="00BE6FAC" w:rsidP="00BE6FAC">
      <w:pPr>
        <w:ind w:left="15" w:right="45"/>
        <w:rPr>
          <w:rFonts w:eastAsia="Times New Roman"/>
          <w:spacing w:val="-2"/>
          <w:lang w:eastAsia="hi-IN" w:bidi="hi-IN"/>
        </w:rPr>
      </w:pPr>
    </w:p>
    <w:p w14:paraId="11F87F0B" w14:textId="77777777" w:rsidR="00BE6FAC" w:rsidRDefault="00BE6FAC" w:rsidP="00BE6FAC">
      <w:pPr>
        <w:ind w:left="15" w:right="45"/>
        <w:rPr>
          <w:rFonts w:eastAsia="Times New Roman"/>
          <w:spacing w:val="-2"/>
          <w:lang w:eastAsia="hi-IN" w:bidi="hi-IN"/>
        </w:rPr>
      </w:pPr>
    </w:p>
    <w:p w14:paraId="052E7176" w14:textId="77777777" w:rsidR="00BE6FAC" w:rsidRDefault="00BE6FAC" w:rsidP="00BE6FAC">
      <w:pPr>
        <w:ind w:left="15" w:right="45"/>
        <w:rPr>
          <w:rFonts w:eastAsia="Times New Roman"/>
          <w:spacing w:val="-2"/>
          <w:lang w:eastAsia="hi-IN" w:bidi="hi-IN"/>
        </w:rPr>
      </w:pPr>
    </w:p>
    <w:p w14:paraId="61C372A3" w14:textId="77777777" w:rsidR="00BE6FAC" w:rsidRDefault="00BE6FAC" w:rsidP="00BE6FAC">
      <w:pPr>
        <w:ind w:left="15" w:right="45"/>
        <w:rPr>
          <w:rFonts w:eastAsia="Times New Roman"/>
          <w:spacing w:val="-2"/>
          <w:lang w:eastAsia="hi-IN" w:bidi="hi-IN"/>
        </w:rPr>
      </w:pPr>
    </w:p>
    <w:p w14:paraId="2211CEF4" w14:textId="77777777" w:rsidR="00BE6FAC" w:rsidRDefault="00BE6FAC" w:rsidP="00BE6FAC">
      <w:pPr>
        <w:ind w:left="15" w:right="45"/>
        <w:rPr>
          <w:rFonts w:eastAsia="Times New Roman"/>
          <w:spacing w:val="-2"/>
          <w:lang w:eastAsia="hi-IN" w:bidi="hi-IN"/>
        </w:rPr>
      </w:pPr>
    </w:p>
    <w:p w14:paraId="203D2429" w14:textId="77777777" w:rsidR="00BE6FAC" w:rsidRDefault="00BE6FAC" w:rsidP="00BE6FAC">
      <w:pPr>
        <w:ind w:left="15" w:right="45"/>
        <w:rPr>
          <w:rFonts w:eastAsia="Times New Roman"/>
          <w:spacing w:val="-2"/>
          <w:lang w:eastAsia="hi-IN" w:bidi="hi-IN"/>
        </w:rPr>
      </w:pPr>
    </w:p>
    <w:p w14:paraId="64A0F13D" w14:textId="77777777" w:rsidR="00BE6FAC" w:rsidRDefault="00BE6FAC" w:rsidP="00BE6FAC">
      <w:pPr>
        <w:ind w:left="15" w:right="45"/>
        <w:rPr>
          <w:rFonts w:eastAsia="Times New Roman"/>
          <w:spacing w:val="-2"/>
          <w:lang w:eastAsia="hi-IN" w:bidi="hi-IN"/>
        </w:rPr>
      </w:pPr>
    </w:p>
    <w:p w14:paraId="0D53A1C8" w14:textId="77777777" w:rsidR="00BE6FAC" w:rsidRDefault="00BE6FAC" w:rsidP="00BE6FAC">
      <w:pPr>
        <w:ind w:left="15" w:right="45"/>
        <w:rPr>
          <w:rFonts w:eastAsia="Times New Roman"/>
          <w:spacing w:val="-2"/>
          <w:lang w:eastAsia="hi-IN" w:bidi="hi-IN"/>
        </w:rPr>
      </w:pPr>
    </w:p>
    <w:p w14:paraId="5C72295B" w14:textId="77777777" w:rsidR="00BE6FAC" w:rsidRDefault="00BE6FAC" w:rsidP="00BE6FAC">
      <w:pPr>
        <w:ind w:left="15" w:right="45"/>
        <w:rPr>
          <w:rFonts w:eastAsia="Times New Roman"/>
          <w:spacing w:val="-2"/>
          <w:lang w:eastAsia="hi-IN" w:bidi="hi-IN"/>
        </w:rPr>
      </w:pPr>
    </w:p>
    <w:p w14:paraId="22A96EA3" w14:textId="77777777" w:rsidR="00BE6FAC" w:rsidRPr="008165D6" w:rsidRDefault="00BE6FAC" w:rsidP="00BE6FAC">
      <w:pPr>
        <w:ind w:left="15" w:right="45"/>
        <w:rPr>
          <w:rFonts w:eastAsia="Times New Roman"/>
          <w:spacing w:val="-2"/>
          <w:lang w:eastAsia="hi-IN" w:bidi="hi-IN"/>
        </w:rPr>
      </w:pPr>
    </w:p>
    <w:p w14:paraId="5906303D" w14:textId="77777777" w:rsidR="00BE6FAC" w:rsidRPr="008165D6" w:rsidRDefault="00BE6FAC" w:rsidP="00BE6FAC">
      <w:pPr>
        <w:ind w:left="15" w:right="45"/>
        <w:rPr>
          <w:rFonts w:eastAsia="Times New Roman"/>
          <w:spacing w:val="-2"/>
          <w:lang w:eastAsia="hi-IN" w:bidi="hi-IN"/>
        </w:rPr>
      </w:pPr>
    </w:p>
    <w:p w14:paraId="7F4BE455" w14:textId="77777777" w:rsidR="008A114A" w:rsidRDefault="008A114A" w:rsidP="00BE6FAC">
      <w:pPr>
        <w:pStyle w:val="Prrafodelista"/>
        <w:spacing w:line="276" w:lineRule="auto"/>
        <w:ind w:left="0" w:right="45"/>
        <w:rPr>
          <w:b/>
        </w:rPr>
      </w:pPr>
    </w:p>
    <w:p w14:paraId="5822E9D3" w14:textId="77777777" w:rsidR="008A114A" w:rsidRDefault="008A114A" w:rsidP="00BE6FAC">
      <w:pPr>
        <w:pStyle w:val="Prrafodelista"/>
        <w:spacing w:line="276" w:lineRule="auto"/>
        <w:ind w:left="0" w:right="45"/>
        <w:rPr>
          <w:b/>
        </w:rPr>
      </w:pPr>
    </w:p>
    <w:p w14:paraId="66CCC231" w14:textId="77777777" w:rsidR="008A114A" w:rsidRDefault="008A114A" w:rsidP="00BE6FAC">
      <w:pPr>
        <w:pStyle w:val="Prrafodelista"/>
        <w:spacing w:line="276" w:lineRule="auto"/>
        <w:ind w:left="0" w:right="45"/>
        <w:rPr>
          <w:b/>
        </w:rPr>
      </w:pPr>
    </w:p>
    <w:p w14:paraId="11CAD83A" w14:textId="77777777" w:rsidR="008A114A" w:rsidRDefault="008A114A" w:rsidP="00BE6FAC">
      <w:pPr>
        <w:pStyle w:val="Prrafodelista"/>
        <w:spacing w:line="276" w:lineRule="auto"/>
        <w:ind w:left="0" w:right="45"/>
        <w:rPr>
          <w:b/>
        </w:rPr>
      </w:pPr>
    </w:p>
    <w:p w14:paraId="0077D8AA" w14:textId="77777777" w:rsidR="008A114A" w:rsidRDefault="008A114A" w:rsidP="00BE6FAC">
      <w:pPr>
        <w:pStyle w:val="Prrafodelista"/>
        <w:spacing w:line="276" w:lineRule="auto"/>
        <w:ind w:left="0" w:right="45"/>
        <w:rPr>
          <w:b/>
        </w:rPr>
      </w:pPr>
    </w:p>
    <w:p w14:paraId="5D7589DF" w14:textId="2DD5DC79" w:rsidR="00BE6FAC" w:rsidRPr="008165D6" w:rsidRDefault="00BE6FAC" w:rsidP="00BE6FAC">
      <w:pPr>
        <w:pStyle w:val="Prrafodelista"/>
        <w:spacing w:line="276" w:lineRule="auto"/>
        <w:ind w:left="0" w:right="45"/>
        <w:rPr>
          <w:b/>
        </w:rPr>
      </w:pPr>
      <w:r>
        <w:rPr>
          <w:b/>
        </w:rPr>
        <w:t xml:space="preserve">1.10 </w:t>
      </w:r>
      <w:r w:rsidRPr="008165D6">
        <w:rPr>
          <w:b/>
        </w:rPr>
        <w:t>DECLARACIÓN DE VALOR AGREGADO ECUATORIANO DE LA OFERTA</w:t>
      </w:r>
    </w:p>
    <w:p w14:paraId="01371791" w14:textId="77777777" w:rsidR="00BE6FAC" w:rsidRPr="008165D6" w:rsidRDefault="00BE6FAC" w:rsidP="00BE6FAC">
      <w:pPr>
        <w:spacing w:after="240"/>
        <w:jc w:val="center"/>
      </w:pPr>
    </w:p>
    <w:p w14:paraId="398FCA34" w14:textId="77777777" w:rsidR="00BE6FAC" w:rsidRPr="008165D6" w:rsidRDefault="00BE6FAC" w:rsidP="00BE6FAC">
      <w:pPr>
        <w:contextualSpacing/>
        <w:jc w:val="both"/>
      </w:pPr>
      <w:r w:rsidRPr="008165D6">
        <w:t>El que suscribe, (</w:t>
      </w:r>
      <w:r w:rsidRPr="008165D6">
        <w:rPr>
          <w:i/>
        </w:rPr>
        <w:t>por mis propios derechos o en calidad de representante legal de la compañía..., o del consorcio...)</w:t>
      </w:r>
      <w:r w:rsidRPr="008165D6">
        <w:t xml:space="preserve"> declaro bajo juramento y en pleno conocimiento de las consecuencias legales que conlleva faltar a la verdad, que:</w:t>
      </w:r>
    </w:p>
    <w:p w14:paraId="5C4CED07" w14:textId="77777777" w:rsidR="00BE6FAC" w:rsidRPr="008165D6" w:rsidRDefault="00BE6FAC" w:rsidP="00BE6FAC">
      <w:pPr>
        <w:contextualSpacing/>
        <w:jc w:val="both"/>
      </w:pPr>
    </w:p>
    <w:p w14:paraId="0E2E1D6E" w14:textId="77777777" w:rsidR="00BE6FAC" w:rsidRPr="008165D6" w:rsidRDefault="00BE6FAC" w:rsidP="00BE6FAC">
      <w:pPr>
        <w:pStyle w:val="Prrafodelista"/>
        <w:widowControl/>
        <w:numPr>
          <w:ilvl w:val="0"/>
          <w:numId w:val="64"/>
        </w:numPr>
        <w:suppressAutoHyphens w:val="0"/>
        <w:spacing w:line="276" w:lineRule="auto"/>
        <w:jc w:val="both"/>
        <w:rPr>
          <w:rFonts w:eastAsia="Calibri"/>
          <w:lang w:eastAsia="en-US"/>
        </w:rPr>
      </w:pPr>
      <w:r w:rsidRPr="008165D6">
        <w:rPr>
          <w:rFonts w:eastAsia="Calibri"/>
          <w:lang w:eastAsia="en-US"/>
        </w:rPr>
        <w:t>Libre y voluntariamente presento la información que detallo más adelante, para fines única y exclusivamente relacionados con el presente procedimiento de contratación;</w:t>
      </w:r>
    </w:p>
    <w:p w14:paraId="1A2BD06B" w14:textId="77777777" w:rsidR="00BE6FAC" w:rsidRPr="008165D6" w:rsidRDefault="00BE6FAC" w:rsidP="00BE6FAC">
      <w:pPr>
        <w:pStyle w:val="Prrafodelista"/>
        <w:widowControl/>
        <w:numPr>
          <w:ilvl w:val="0"/>
          <w:numId w:val="64"/>
        </w:numPr>
        <w:suppressAutoHyphens w:val="0"/>
        <w:spacing w:line="276" w:lineRule="auto"/>
        <w:jc w:val="both"/>
        <w:rPr>
          <w:rFonts w:eastAsia="Calibri"/>
          <w:lang w:eastAsia="en-US"/>
        </w:rPr>
      </w:pPr>
      <w:r w:rsidRPr="008165D6">
        <w:rPr>
          <w:rFonts w:eastAsia="Calibri"/>
          <w:lang w:eastAsia="en-US"/>
        </w:rPr>
        <w:t>Garantizo la veracidad y exactitud de la presente información; y, autorizo a la Entidad Contratante, al Servicio Nacional de Contratación Pública, o los Órganos de Control, a efectuar averiguaciones para comprobar tal información.</w:t>
      </w:r>
    </w:p>
    <w:p w14:paraId="1DE748FA" w14:textId="77777777" w:rsidR="00BE6FAC" w:rsidRPr="008165D6" w:rsidRDefault="00BE6FAC" w:rsidP="00BE6FAC">
      <w:pPr>
        <w:pStyle w:val="Prrafodelista"/>
        <w:widowControl/>
        <w:numPr>
          <w:ilvl w:val="0"/>
          <w:numId w:val="64"/>
        </w:numPr>
        <w:suppressAutoHyphens w:val="0"/>
        <w:spacing w:line="276" w:lineRule="auto"/>
        <w:jc w:val="both"/>
        <w:rPr>
          <w:rFonts w:eastAsia="Calibri"/>
          <w:lang w:eastAsia="en-US"/>
        </w:rPr>
      </w:pPr>
      <w:r w:rsidRPr="008165D6">
        <w:rPr>
          <w:rFonts w:eastAsia="Calibri"/>
          <w:lang w:eastAsia="en-US"/>
        </w:rPr>
        <w:t>Autorizo a que esta información se transparente a través del Portal Institucional del Servicio Nacional de Contratación Pública; y, doy mi consentimiento para que se realicen las verificaciones que sean pertinentes en cualquier momento y sin previo aviso.</w:t>
      </w:r>
    </w:p>
    <w:p w14:paraId="4CE769D3" w14:textId="77777777" w:rsidR="00BE6FAC" w:rsidRPr="008165D6" w:rsidRDefault="00BE6FAC" w:rsidP="00BE6FAC">
      <w:pPr>
        <w:pStyle w:val="Prrafodelista"/>
        <w:widowControl/>
        <w:numPr>
          <w:ilvl w:val="0"/>
          <w:numId w:val="64"/>
        </w:numPr>
        <w:suppressAutoHyphens w:val="0"/>
        <w:spacing w:line="276" w:lineRule="auto"/>
        <w:jc w:val="both"/>
        <w:rPr>
          <w:rFonts w:eastAsia="Calibri"/>
          <w:lang w:eastAsia="en-US"/>
        </w:rPr>
      </w:pPr>
      <w:r w:rsidRPr="008165D6">
        <w:rPr>
          <w:rFonts w:eastAsia="Calibri"/>
          <w:lang w:eastAsia="en-US"/>
        </w:rPr>
        <w:t>Como oferente me comprometo a tener, en el momento que el Servicio Nacional de Contratación Pública lo solicite, la documentación de respaldo necesaria para el cálculo del VAE, para la verificación correspondiente.</w:t>
      </w:r>
    </w:p>
    <w:p w14:paraId="64D396AC" w14:textId="77777777" w:rsidR="00BE6FAC" w:rsidRPr="008165D6" w:rsidRDefault="00BE6FAC" w:rsidP="00BE6FAC">
      <w:pPr>
        <w:pStyle w:val="Prrafodelista"/>
        <w:widowControl/>
        <w:numPr>
          <w:ilvl w:val="0"/>
          <w:numId w:val="64"/>
        </w:numPr>
        <w:suppressAutoHyphens w:val="0"/>
        <w:spacing w:line="276" w:lineRule="auto"/>
        <w:jc w:val="both"/>
        <w:rPr>
          <w:rFonts w:eastAsia="Calibri"/>
          <w:lang w:eastAsia="en-US"/>
        </w:rPr>
      </w:pPr>
      <w:r w:rsidRPr="008165D6">
        <w:rPr>
          <w:rFonts w:eastAsia="Calibri"/>
          <w:lang w:eastAsia="en-US"/>
        </w:rPr>
        <w:t>La falta de veracidad de la información presentada por el oferente será causa de descalificación de la oferta, declararlo adjudicatario fallido o de terminación unilateral del contrato, según corresponda; sin perjuicio de las acciones judiciales a las que hubiera lugar.</w:t>
      </w:r>
    </w:p>
    <w:p w14:paraId="24482837" w14:textId="77777777" w:rsidR="00BE6FAC" w:rsidRPr="008165D6" w:rsidRDefault="00BE6FAC" w:rsidP="00BE6FAC">
      <w:pPr>
        <w:contextualSpacing/>
        <w:jc w:val="both"/>
      </w:pPr>
    </w:p>
    <w:p w14:paraId="7F3B96C0" w14:textId="77777777" w:rsidR="00BE6FAC" w:rsidRPr="008165D6" w:rsidRDefault="00BE6FAC" w:rsidP="00BE6FAC">
      <w:pPr>
        <w:contextualSpacing/>
        <w:jc w:val="both"/>
      </w:pPr>
      <w:r w:rsidRPr="008165D6">
        <w:t>El proveedor, como parte de la entrega de la oferta, presentará los siguientes datos:</w:t>
      </w:r>
    </w:p>
    <w:p w14:paraId="2C133C9C" w14:textId="77777777" w:rsidR="00BE6FAC" w:rsidRPr="008165D6" w:rsidRDefault="00BE6FAC" w:rsidP="00BE6FAC">
      <w:pPr>
        <w:contextualSpacing/>
        <w:jc w:val="both"/>
      </w:pPr>
    </w:p>
    <w:p w14:paraId="7909060F" w14:textId="77777777" w:rsidR="00BE6FAC" w:rsidRPr="008165D6" w:rsidRDefault="00BE6FAC" w:rsidP="00BE6FAC">
      <w:pPr>
        <w:contextualSpacing/>
        <w:jc w:val="both"/>
      </w:pPr>
    </w:p>
    <w:p w14:paraId="6A3A6209" w14:textId="77777777" w:rsidR="00BE6FAC" w:rsidRPr="008165D6" w:rsidRDefault="00BE6FAC" w:rsidP="00BE6FAC">
      <w:pPr>
        <w:contextualSpacing/>
        <w:jc w:val="both"/>
      </w:pPr>
    </w:p>
    <w:p w14:paraId="5CCFE562" w14:textId="77777777" w:rsidR="00BE6FAC" w:rsidRPr="008165D6" w:rsidRDefault="00BE6FAC" w:rsidP="00BE6FAC">
      <w:pPr>
        <w:contextualSpacing/>
        <w:jc w:val="both"/>
      </w:pPr>
    </w:p>
    <w:p w14:paraId="2E9FD2F2" w14:textId="77777777" w:rsidR="00BE6FAC" w:rsidRPr="008165D6" w:rsidRDefault="00BE6FAC" w:rsidP="00BE6FAC">
      <w:pPr>
        <w:contextualSpacing/>
        <w:jc w:val="both"/>
      </w:pPr>
    </w:p>
    <w:p w14:paraId="446C486F" w14:textId="77777777" w:rsidR="00BE6FAC" w:rsidRPr="008165D6" w:rsidRDefault="00BE6FAC" w:rsidP="00BE6FAC">
      <w:pPr>
        <w:contextualSpacing/>
        <w:jc w:val="both"/>
      </w:pPr>
    </w:p>
    <w:p w14:paraId="09239ED9" w14:textId="77777777" w:rsidR="00BE6FAC" w:rsidRDefault="00BE6FAC" w:rsidP="00BE6FAC">
      <w:pPr>
        <w:contextualSpacing/>
        <w:jc w:val="both"/>
      </w:pPr>
    </w:p>
    <w:p w14:paraId="36919A1D" w14:textId="77777777" w:rsidR="00BE6FAC" w:rsidRDefault="00BE6FAC" w:rsidP="00BE6FAC">
      <w:pPr>
        <w:contextualSpacing/>
        <w:jc w:val="both"/>
      </w:pPr>
    </w:p>
    <w:p w14:paraId="0AD2159E" w14:textId="77777777" w:rsidR="00BE6FAC" w:rsidRDefault="00BE6FAC" w:rsidP="00BE6FAC">
      <w:pPr>
        <w:contextualSpacing/>
        <w:jc w:val="both"/>
      </w:pPr>
    </w:p>
    <w:p w14:paraId="38940206" w14:textId="77777777" w:rsidR="00BE6FAC" w:rsidRDefault="00BE6FAC" w:rsidP="00BE6FAC">
      <w:pPr>
        <w:contextualSpacing/>
        <w:jc w:val="both"/>
      </w:pPr>
    </w:p>
    <w:p w14:paraId="211E7FCA" w14:textId="77777777" w:rsidR="00BE6FAC" w:rsidRDefault="00BE6FAC" w:rsidP="00BE6FAC">
      <w:pPr>
        <w:contextualSpacing/>
        <w:jc w:val="both"/>
      </w:pPr>
    </w:p>
    <w:p w14:paraId="2A193988" w14:textId="77777777" w:rsidR="00BE6FAC" w:rsidRDefault="00BE6FAC" w:rsidP="00BE6FAC">
      <w:pPr>
        <w:contextualSpacing/>
        <w:jc w:val="both"/>
      </w:pPr>
    </w:p>
    <w:p w14:paraId="24C0E562" w14:textId="77777777" w:rsidR="00BE6FAC" w:rsidRDefault="00BE6FAC" w:rsidP="00BE6FAC">
      <w:pPr>
        <w:contextualSpacing/>
        <w:jc w:val="both"/>
      </w:pPr>
    </w:p>
    <w:p w14:paraId="172CA550" w14:textId="77777777" w:rsidR="00BE6FAC" w:rsidRDefault="00BE6FAC" w:rsidP="00BE6FAC">
      <w:pPr>
        <w:contextualSpacing/>
        <w:jc w:val="both"/>
      </w:pPr>
    </w:p>
    <w:p w14:paraId="26CEB732" w14:textId="77777777" w:rsidR="00BE6FAC" w:rsidRPr="008165D6" w:rsidRDefault="00BE6FAC" w:rsidP="00BE6FAC">
      <w:pPr>
        <w:contextualSpacing/>
        <w:jc w:val="both"/>
      </w:pPr>
    </w:p>
    <w:p w14:paraId="6356B76D" w14:textId="77777777" w:rsidR="00BE6FAC" w:rsidRPr="008165D6" w:rsidRDefault="00BE6FAC" w:rsidP="00BE6FAC">
      <w:pPr>
        <w:contextualSpacing/>
        <w:jc w:val="both"/>
      </w:pPr>
    </w:p>
    <w:p w14:paraId="10C7CEA1" w14:textId="77777777" w:rsidR="00BE6FAC" w:rsidRPr="008165D6" w:rsidRDefault="00BE6FAC" w:rsidP="00BE6FAC">
      <w:pPr>
        <w:contextualSpacing/>
        <w:jc w:val="both"/>
      </w:pPr>
    </w:p>
    <w:p w14:paraId="5C4EBDE5" w14:textId="77777777" w:rsidR="00BE6FAC" w:rsidRPr="008165D6" w:rsidRDefault="00BE6FAC" w:rsidP="00BE6FAC">
      <w:pPr>
        <w:contextualSpacing/>
        <w:jc w:val="both"/>
      </w:pPr>
    </w:p>
    <w:p w14:paraId="53D7D800" w14:textId="77777777" w:rsidR="00BE6FAC" w:rsidRPr="008165D6" w:rsidRDefault="00BE6FAC" w:rsidP="00BE6FAC">
      <w:pPr>
        <w:contextualSpacing/>
        <w:jc w:val="both"/>
      </w:pPr>
    </w:p>
    <w:p w14:paraId="1A8661BA" w14:textId="77777777" w:rsidR="00BE6FAC" w:rsidRPr="008165D6" w:rsidRDefault="00BE6FAC" w:rsidP="00BE6FAC">
      <w:pPr>
        <w:contextualSpacing/>
        <w:jc w:val="both"/>
      </w:pPr>
    </w:p>
    <w:tbl>
      <w:tblPr>
        <w:tblW w:w="9118" w:type="dxa"/>
        <w:tblInd w:w="55" w:type="dxa"/>
        <w:tblCellMar>
          <w:left w:w="70" w:type="dxa"/>
          <w:right w:w="70" w:type="dxa"/>
        </w:tblCellMar>
        <w:tblLook w:val="04A0" w:firstRow="1" w:lastRow="0" w:firstColumn="1" w:lastColumn="0" w:noHBand="0" w:noVBand="1"/>
      </w:tblPr>
      <w:tblGrid>
        <w:gridCol w:w="7329"/>
        <w:gridCol w:w="165"/>
        <w:gridCol w:w="475"/>
        <w:gridCol w:w="201"/>
        <w:gridCol w:w="216"/>
        <w:gridCol w:w="732"/>
      </w:tblGrid>
      <w:tr w:rsidR="00BE6FAC" w:rsidRPr="008165D6" w14:paraId="686F3A80" w14:textId="77777777" w:rsidTr="00F20237">
        <w:trPr>
          <w:trHeight w:val="272"/>
        </w:trPr>
        <w:tc>
          <w:tcPr>
            <w:tcW w:w="9118" w:type="dxa"/>
            <w:gridSpan w:val="6"/>
            <w:tcBorders>
              <w:top w:val="nil"/>
              <w:left w:val="nil"/>
              <w:bottom w:val="nil"/>
              <w:right w:val="nil"/>
            </w:tcBorders>
            <w:shd w:val="clear" w:color="auto" w:fill="auto"/>
            <w:noWrap/>
            <w:vAlign w:val="bottom"/>
            <w:hideMark/>
          </w:tcPr>
          <w:p w14:paraId="305FDB5D" w14:textId="77777777" w:rsidR="00BE6FAC" w:rsidRPr="008165D6" w:rsidRDefault="00BE6FAC" w:rsidP="00F20237">
            <w:pPr>
              <w:jc w:val="center"/>
              <w:rPr>
                <w:rFonts w:eastAsia="Times New Roman"/>
                <w:b/>
                <w:bCs/>
              </w:rPr>
            </w:pPr>
            <w:r w:rsidRPr="008165D6">
              <w:rPr>
                <w:rFonts w:eastAsia="Times New Roman"/>
                <w:b/>
                <w:bCs/>
              </w:rPr>
              <w:t>FORMULARIO DE DECLARACIÓN DE VALOR AGREGADO ECUATORIANO DE LA OFERTA</w:t>
            </w:r>
          </w:p>
        </w:tc>
      </w:tr>
      <w:tr w:rsidR="00BE6FAC" w:rsidRPr="008165D6" w14:paraId="1B3EF1C8" w14:textId="77777777" w:rsidTr="00F20237">
        <w:trPr>
          <w:trHeight w:val="172"/>
        </w:trPr>
        <w:tc>
          <w:tcPr>
            <w:tcW w:w="7329" w:type="dxa"/>
            <w:tcBorders>
              <w:top w:val="nil"/>
              <w:left w:val="nil"/>
              <w:bottom w:val="nil"/>
              <w:right w:val="nil"/>
            </w:tcBorders>
            <w:shd w:val="clear" w:color="auto" w:fill="auto"/>
            <w:noWrap/>
            <w:vAlign w:val="bottom"/>
            <w:hideMark/>
          </w:tcPr>
          <w:p w14:paraId="0E2437CA" w14:textId="77777777" w:rsidR="00BE6FAC" w:rsidRPr="008165D6" w:rsidRDefault="00BE6FAC" w:rsidP="00F20237">
            <w:pPr>
              <w:rPr>
                <w:rFonts w:eastAsia="Times New Roman"/>
              </w:rPr>
            </w:pPr>
          </w:p>
        </w:tc>
        <w:tc>
          <w:tcPr>
            <w:tcW w:w="165" w:type="dxa"/>
            <w:tcBorders>
              <w:top w:val="nil"/>
              <w:left w:val="nil"/>
              <w:bottom w:val="nil"/>
              <w:right w:val="nil"/>
            </w:tcBorders>
            <w:shd w:val="clear" w:color="auto" w:fill="auto"/>
            <w:noWrap/>
            <w:vAlign w:val="bottom"/>
            <w:hideMark/>
          </w:tcPr>
          <w:p w14:paraId="1E7CFA74" w14:textId="77777777" w:rsidR="00BE6FAC" w:rsidRPr="008165D6" w:rsidRDefault="00BE6FAC" w:rsidP="00F20237">
            <w:pPr>
              <w:rPr>
                <w:rFonts w:eastAsia="Times New Roman"/>
              </w:rPr>
            </w:pPr>
          </w:p>
        </w:tc>
        <w:tc>
          <w:tcPr>
            <w:tcW w:w="676" w:type="dxa"/>
            <w:gridSpan w:val="2"/>
            <w:tcBorders>
              <w:top w:val="nil"/>
              <w:left w:val="nil"/>
              <w:bottom w:val="nil"/>
              <w:right w:val="nil"/>
            </w:tcBorders>
            <w:shd w:val="clear" w:color="auto" w:fill="auto"/>
            <w:noWrap/>
            <w:vAlign w:val="bottom"/>
            <w:hideMark/>
          </w:tcPr>
          <w:p w14:paraId="3BA10537" w14:textId="77777777" w:rsidR="00BE6FAC" w:rsidRPr="008165D6" w:rsidRDefault="00BE6FAC" w:rsidP="00F20237">
            <w:pPr>
              <w:rPr>
                <w:rFonts w:eastAsia="Times New Roman"/>
              </w:rPr>
            </w:pPr>
          </w:p>
        </w:tc>
        <w:tc>
          <w:tcPr>
            <w:tcW w:w="216" w:type="dxa"/>
            <w:tcBorders>
              <w:top w:val="nil"/>
              <w:left w:val="nil"/>
              <w:bottom w:val="nil"/>
              <w:right w:val="nil"/>
            </w:tcBorders>
            <w:shd w:val="clear" w:color="auto" w:fill="auto"/>
            <w:noWrap/>
            <w:vAlign w:val="bottom"/>
            <w:hideMark/>
          </w:tcPr>
          <w:p w14:paraId="2B51D6FD" w14:textId="77777777" w:rsidR="00BE6FAC" w:rsidRPr="008165D6" w:rsidRDefault="00BE6FAC" w:rsidP="00F20237">
            <w:pPr>
              <w:rPr>
                <w:rFonts w:eastAsia="Times New Roman"/>
              </w:rPr>
            </w:pPr>
          </w:p>
        </w:tc>
        <w:tc>
          <w:tcPr>
            <w:tcW w:w="732" w:type="dxa"/>
            <w:tcBorders>
              <w:top w:val="nil"/>
              <w:left w:val="nil"/>
              <w:bottom w:val="nil"/>
              <w:right w:val="nil"/>
            </w:tcBorders>
            <w:shd w:val="clear" w:color="auto" w:fill="auto"/>
            <w:noWrap/>
            <w:vAlign w:val="bottom"/>
            <w:hideMark/>
          </w:tcPr>
          <w:p w14:paraId="7DB170BD" w14:textId="77777777" w:rsidR="00BE6FAC" w:rsidRPr="008165D6" w:rsidRDefault="00BE6FAC" w:rsidP="00F20237">
            <w:pPr>
              <w:rPr>
                <w:rFonts w:eastAsia="Times New Roman"/>
              </w:rPr>
            </w:pPr>
          </w:p>
        </w:tc>
      </w:tr>
      <w:tr w:rsidR="00BE6FAC" w:rsidRPr="008165D6" w14:paraId="38506969" w14:textId="77777777" w:rsidTr="00F20237">
        <w:trPr>
          <w:trHeight w:val="272"/>
        </w:trPr>
        <w:tc>
          <w:tcPr>
            <w:tcW w:w="7329" w:type="dxa"/>
            <w:tcBorders>
              <w:top w:val="nil"/>
              <w:left w:val="nil"/>
              <w:bottom w:val="nil"/>
              <w:right w:val="nil"/>
            </w:tcBorders>
            <w:shd w:val="clear" w:color="auto" w:fill="auto"/>
            <w:noWrap/>
            <w:vAlign w:val="bottom"/>
            <w:hideMark/>
          </w:tcPr>
          <w:p w14:paraId="58CE4784" w14:textId="77777777" w:rsidR="00BE6FAC" w:rsidRPr="008165D6" w:rsidRDefault="00BE6FAC" w:rsidP="00F20237">
            <w:pPr>
              <w:rPr>
                <w:rFonts w:eastAsia="Times New Roman"/>
              </w:rPr>
            </w:pPr>
          </w:p>
        </w:tc>
        <w:tc>
          <w:tcPr>
            <w:tcW w:w="165" w:type="dxa"/>
            <w:tcBorders>
              <w:top w:val="nil"/>
              <w:left w:val="nil"/>
              <w:bottom w:val="nil"/>
              <w:right w:val="nil"/>
            </w:tcBorders>
            <w:shd w:val="clear" w:color="auto" w:fill="auto"/>
            <w:noWrap/>
            <w:vAlign w:val="bottom"/>
            <w:hideMark/>
          </w:tcPr>
          <w:p w14:paraId="7C9A8631" w14:textId="77777777" w:rsidR="00BE6FAC" w:rsidRPr="008165D6" w:rsidRDefault="00BE6FAC" w:rsidP="00F20237">
            <w:pPr>
              <w:rPr>
                <w:rFonts w:eastAsia="Times New Roman"/>
              </w:rPr>
            </w:pPr>
          </w:p>
        </w:tc>
        <w:tc>
          <w:tcPr>
            <w:tcW w:w="676" w:type="dxa"/>
            <w:gridSpan w:val="2"/>
            <w:tcBorders>
              <w:top w:val="nil"/>
              <w:left w:val="nil"/>
              <w:bottom w:val="nil"/>
              <w:right w:val="nil"/>
            </w:tcBorders>
            <w:shd w:val="clear" w:color="auto" w:fill="auto"/>
            <w:noWrap/>
            <w:vAlign w:val="bottom"/>
            <w:hideMark/>
          </w:tcPr>
          <w:p w14:paraId="4F1AED93" w14:textId="77777777" w:rsidR="00BE6FAC" w:rsidRPr="008165D6" w:rsidRDefault="00BE6FAC" w:rsidP="00F20237">
            <w:pPr>
              <w:jc w:val="center"/>
              <w:rPr>
                <w:rFonts w:eastAsia="Times New Roman"/>
                <w:b/>
                <w:bCs/>
              </w:rPr>
            </w:pPr>
            <w:r w:rsidRPr="008165D6">
              <w:rPr>
                <w:rFonts w:eastAsia="Times New Roman"/>
                <w:b/>
                <w:bCs/>
              </w:rPr>
              <w:t>Si</w:t>
            </w:r>
          </w:p>
        </w:tc>
        <w:tc>
          <w:tcPr>
            <w:tcW w:w="216" w:type="dxa"/>
            <w:tcBorders>
              <w:top w:val="nil"/>
              <w:left w:val="nil"/>
              <w:bottom w:val="nil"/>
              <w:right w:val="nil"/>
            </w:tcBorders>
            <w:shd w:val="clear" w:color="auto" w:fill="auto"/>
            <w:noWrap/>
            <w:vAlign w:val="bottom"/>
            <w:hideMark/>
          </w:tcPr>
          <w:p w14:paraId="57191045" w14:textId="77777777" w:rsidR="00BE6FAC" w:rsidRPr="008165D6" w:rsidRDefault="00BE6FAC" w:rsidP="00F20237">
            <w:pPr>
              <w:jc w:val="center"/>
              <w:rPr>
                <w:rFonts w:eastAsia="Times New Roman"/>
                <w:b/>
                <w:bCs/>
              </w:rPr>
            </w:pPr>
          </w:p>
        </w:tc>
        <w:tc>
          <w:tcPr>
            <w:tcW w:w="732" w:type="dxa"/>
            <w:tcBorders>
              <w:top w:val="nil"/>
              <w:left w:val="nil"/>
              <w:bottom w:val="nil"/>
              <w:right w:val="nil"/>
            </w:tcBorders>
            <w:shd w:val="clear" w:color="auto" w:fill="auto"/>
            <w:noWrap/>
            <w:vAlign w:val="bottom"/>
            <w:hideMark/>
          </w:tcPr>
          <w:p w14:paraId="7792082C" w14:textId="77777777" w:rsidR="00BE6FAC" w:rsidRPr="008165D6" w:rsidRDefault="00BE6FAC" w:rsidP="00F20237">
            <w:pPr>
              <w:jc w:val="center"/>
              <w:rPr>
                <w:rFonts w:eastAsia="Times New Roman"/>
                <w:b/>
                <w:bCs/>
              </w:rPr>
            </w:pPr>
            <w:r w:rsidRPr="008165D6">
              <w:rPr>
                <w:rFonts w:eastAsia="Times New Roman"/>
                <w:b/>
                <w:bCs/>
              </w:rPr>
              <w:t>No</w:t>
            </w:r>
          </w:p>
        </w:tc>
      </w:tr>
      <w:tr w:rsidR="00BE6FAC" w:rsidRPr="008165D6" w14:paraId="1321414B" w14:textId="77777777" w:rsidTr="00F20237">
        <w:trPr>
          <w:trHeight w:val="272"/>
        </w:trPr>
        <w:tc>
          <w:tcPr>
            <w:tcW w:w="7329" w:type="dxa"/>
            <w:tcBorders>
              <w:top w:val="nil"/>
              <w:left w:val="nil"/>
              <w:bottom w:val="nil"/>
              <w:right w:val="nil"/>
            </w:tcBorders>
            <w:shd w:val="clear" w:color="auto" w:fill="auto"/>
            <w:noWrap/>
            <w:vAlign w:val="bottom"/>
            <w:hideMark/>
          </w:tcPr>
          <w:p w14:paraId="7FE8AA7F" w14:textId="77777777" w:rsidR="00BE6FAC" w:rsidRPr="008165D6" w:rsidRDefault="00BE6FAC" w:rsidP="00F20237">
            <w:pPr>
              <w:rPr>
                <w:rFonts w:eastAsia="Times New Roman"/>
              </w:rPr>
            </w:pPr>
            <w:r w:rsidRPr="008165D6">
              <w:rPr>
                <w:rFonts w:eastAsia="Times New Roman"/>
              </w:rPr>
              <w:t>¿Es intermediario (importador directo, distribuidor o comerciante) de todos los productos que conforman su oferta?</w:t>
            </w:r>
          </w:p>
        </w:tc>
        <w:tc>
          <w:tcPr>
            <w:tcW w:w="165" w:type="dxa"/>
            <w:tcBorders>
              <w:top w:val="nil"/>
              <w:left w:val="nil"/>
              <w:bottom w:val="nil"/>
              <w:right w:val="nil"/>
            </w:tcBorders>
            <w:shd w:val="clear" w:color="auto" w:fill="auto"/>
            <w:noWrap/>
            <w:vAlign w:val="bottom"/>
            <w:hideMark/>
          </w:tcPr>
          <w:p w14:paraId="1BE1C3AC" w14:textId="77777777" w:rsidR="00BE6FAC" w:rsidRPr="008165D6" w:rsidRDefault="00BE6FAC" w:rsidP="00F20237">
            <w:pPr>
              <w:rPr>
                <w:rFonts w:eastAsia="Times New Roman"/>
              </w:rPr>
            </w:pPr>
          </w:p>
        </w:tc>
        <w:tc>
          <w:tcPr>
            <w:tcW w:w="67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1C68F0" w14:textId="77777777" w:rsidR="00BE6FAC" w:rsidRPr="008165D6" w:rsidRDefault="00BE6FAC" w:rsidP="00F20237">
            <w:pPr>
              <w:rPr>
                <w:rFonts w:eastAsia="Times New Roman"/>
              </w:rPr>
            </w:pPr>
            <w:r w:rsidRPr="008165D6">
              <w:rPr>
                <w:rFonts w:eastAsia="Times New Roman"/>
              </w:rPr>
              <w:t> </w:t>
            </w:r>
          </w:p>
        </w:tc>
        <w:tc>
          <w:tcPr>
            <w:tcW w:w="216" w:type="dxa"/>
            <w:tcBorders>
              <w:top w:val="nil"/>
              <w:left w:val="nil"/>
              <w:bottom w:val="nil"/>
              <w:right w:val="nil"/>
            </w:tcBorders>
            <w:shd w:val="clear" w:color="auto" w:fill="auto"/>
            <w:noWrap/>
            <w:vAlign w:val="bottom"/>
            <w:hideMark/>
          </w:tcPr>
          <w:p w14:paraId="3FF295A8" w14:textId="77777777" w:rsidR="00BE6FAC" w:rsidRPr="008165D6" w:rsidRDefault="00BE6FAC" w:rsidP="00F20237">
            <w:pPr>
              <w:rPr>
                <w:rFonts w:eastAsia="Times New Roman"/>
              </w:rPr>
            </w:pPr>
          </w:p>
        </w:tc>
        <w:tc>
          <w:tcPr>
            <w:tcW w:w="7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641909" w14:textId="77777777" w:rsidR="00BE6FAC" w:rsidRPr="008165D6" w:rsidRDefault="00BE6FAC" w:rsidP="00F20237">
            <w:pPr>
              <w:rPr>
                <w:rFonts w:eastAsia="Times New Roman"/>
              </w:rPr>
            </w:pPr>
            <w:r w:rsidRPr="008165D6">
              <w:rPr>
                <w:rFonts w:eastAsia="Times New Roman"/>
              </w:rPr>
              <w:t> </w:t>
            </w:r>
          </w:p>
        </w:tc>
      </w:tr>
      <w:tr w:rsidR="00BE6FAC" w:rsidRPr="008165D6" w14:paraId="216E2568" w14:textId="77777777" w:rsidTr="00F20237">
        <w:trPr>
          <w:trHeight w:val="172"/>
        </w:trPr>
        <w:tc>
          <w:tcPr>
            <w:tcW w:w="7329" w:type="dxa"/>
            <w:tcBorders>
              <w:top w:val="nil"/>
              <w:left w:val="nil"/>
              <w:bottom w:val="nil"/>
              <w:right w:val="nil"/>
            </w:tcBorders>
            <w:shd w:val="clear" w:color="auto" w:fill="auto"/>
            <w:noWrap/>
            <w:vAlign w:val="bottom"/>
            <w:hideMark/>
          </w:tcPr>
          <w:p w14:paraId="7DD2979C" w14:textId="77777777" w:rsidR="00BE6FAC" w:rsidRPr="008165D6" w:rsidRDefault="00BE6FAC" w:rsidP="00F20237">
            <w:pPr>
              <w:rPr>
                <w:rFonts w:eastAsia="Times New Roman"/>
              </w:rPr>
            </w:pPr>
          </w:p>
        </w:tc>
        <w:tc>
          <w:tcPr>
            <w:tcW w:w="165" w:type="dxa"/>
            <w:tcBorders>
              <w:top w:val="nil"/>
              <w:left w:val="nil"/>
              <w:bottom w:val="nil"/>
              <w:right w:val="nil"/>
            </w:tcBorders>
            <w:shd w:val="clear" w:color="auto" w:fill="auto"/>
            <w:noWrap/>
            <w:vAlign w:val="bottom"/>
            <w:hideMark/>
          </w:tcPr>
          <w:p w14:paraId="130F32D0" w14:textId="77777777" w:rsidR="00BE6FAC" w:rsidRPr="008165D6" w:rsidRDefault="00BE6FAC" w:rsidP="00F20237">
            <w:pPr>
              <w:rPr>
                <w:rFonts w:eastAsia="Times New Roman"/>
              </w:rPr>
            </w:pPr>
          </w:p>
        </w:tc>
        <w:tc>
          <w:tcPr>
            <w:tcW w:w="676" w:type="dxa"/>
            <w:gridSpan w:val="2"/>
            <w:tcBorders>
              <w:top w:val="nil"/>
              <w:left w:val="nil"/>
              <w:bottom w:val="nil"/>
              <w:right w:val="nil"/>
            </w:tcBorders>
            <w:shd w:val="clear" w:color="auto" w:fill="auto"/>
            <w:noWrap/>
            <w:vAlign w:val="bottom"/>
            <w:hideMark/>
          </w:tcPr>
          <w:p w14:paraId="491D01D8" w14:textId="77777777" w:rsidR="00BE6FAC" w:rsidRPr="008165D6" w:rsidRDefault="00BE6FAC" w:rsidP="00F20237">
            <w:pPr>
              <w:rPr>
                <w:rFonts w:eastAsia="Times New Roman"/>
              </w:rPr>
            </w:pPr>
          </w:p>
        </w:tc>
        <w:tc>
          <w:tcPr>
            <w:tcW w:w="216" w:type="dxa"/>
            <w:tcBorders>
              <w:top w:val="nil"/>
              <w:left w:val="nil"/>
              <w:bottom w:val="nil"/>
              <w:right w:val="nil"/>
            </w:tcBorders>
            <w:shd w:val="clear" w:color="auto" w:fill="auto"/>
            <w:noWrap/>
            <w:vAlign w:val="bottom"/>
            <w:hideMark/>
          </w:tcPr>
          <w:p w14:paraId="78DCA2B7" w14:textId="77777777" w:rsidR="00BE6FAC" w:rsidRPr="008165D6" w:rsidRDefault="00BE6FAC" w:rsidP="00F20237">
            <w:pPr>
              <w:rPr>
                <w:rFonts w:eastAsia="Times New Roman"/>
              </w:rPr>
            </w:pPr>
          </w:p>
        </w:tc>
        <w:tc>
          <w:tcPr>
            <w:tcW w:w="732" w:type="dxa"/>
            <w:tcBorders>
              <w:top w:val="nil"/>
              <w:left w:val="nil"/>
              <w:bottom w:val="nil"/>
              <w:right w:val="nil"/>
            </w:tcBorders>
            <w:shd w:val="clear" w:color="auto" w:fill="auto"/>
            <w:noWrap/>
            <w:vAlign w:val="bottom"/>
            <w:hideMark/>
          </w:tcPr>
          <w:p w14:paraId="435B5239" w14:textId="77777777" w:rsidR="00BE6FAC" w:rsidRPr="008165D6" w:rsidRDefault="00BE6FAC" w:rsidP="00F20237">
            <w:pPr>
              <w:rPr>
                <w:rFonts w:eastAsia="Times New Roman"/>
              </w:rPr>
            </w:pPr>
          </w:p>
        </w:tc>
      </w:tr>
      <w:tr w:rsidR="00BE6FAC" w:rsidRPr="008165D6" w14:paraId="4EDBFFFA" w14:textId="77777777" w:rsidTr="00F20237">
        <w:trPr>
          <w:trHeight w:val="272"/>
        </w:trPr>
        <w:tc>
          <w:tcPr>
            <w:tcW w:w="7329" w:type="dxa"/>
            <w:tcBorders>
              <w:top w:val="nil"/>
              <w:left w:val="nil"/>
              <w:bottom w:val="nil"/>
              <w:right w:val="nil"/>
            </w:tcBorders>
            <w:shd w:val="clear" w:color="auto" w:fill="auto"/>
            <w:noWrap/>
            <w:vAlign w:val="bottom"/>
            <w:hideMark/>
          </w:tcPr>
          <w:p w14:paraId="199DD250" w14:textId="77777777" w:rsidR="00BE6FAC" w:rsidRPr="008165D6" w:rsidRDefault="00BE6FAC" w:rsidP="00F20237">
            <w:pPr>
              <w:rPr>
                <w:rFonts w:eastAsia="Times New Roman"/>
              </w:rPr>
            </w:pPr>
          </w:p>
        </w:tc>
        <w:tc>
          <w:tcPr>
            <w:tcW w:w="165" w:type="dxa"/>
            <w:tcBorders>
              <w:top w:val="nil"/>
              <w:left w:val="nil"/>
              <w:bottom w:val="nil"/>
              <w:right w:val="nil"/>
            </w:tcBorders>
            <w:shd w:val="clear" w:color="auto" w:fill="auto"/>
            <w:noWrap/>
            <w:vAlign w:val="bottom"/>
            <w:hideMark/>
          </w:tcPr>
          <w:p w14:paraId="5699FE22" w14:textId="77777777" w:rsidR="00BE6FAC" w:rsidRPr="008165D6" w:rsidRDefault="00BE6FAC" w:rsidP="00F20237">
            <w:pPr>
              <w:rPr>
                <w:rFonts w:eastAsia="Times New Roman"/>
              </w:rPr>
            </w:pPr>
          </w:p>
        </w:tc>
        <w:tc>
          <w:tcPr>
            <w:tcW w:w="1624" w:type="dxa"/>
            <w:gridSpan w:val="4"/>
            <w:tcBorders>
              <w:top w:val="nil"/>
              <w:left w:val="nil"/>
              <w:bottom w:val="nil"/>
              <w:right w:val="nil"/>
            </w:tcBorders>
            <w:shd w:val="clear" w:color="auto" w:fill="auto"/>
            <w:noWrap/>
            <w:vAlign w:val="bottom"/>
            <w:hideMark/>
          </w:tcPr>
          <w:p w14:paraId="6CB74B98" w14:textId="77777777" w:rsidR="00BE6FAC" w:rsidRPr="008165D6" w:rsidRDefault="00BE6FAC" w:rsidP="00F20237">
            <w:pPr>
              <w:jc w:val="center"/>
              <w:rPr>
                <w:rFonts w:eastAsia="Times New Roman"/>
              </w:rPr>
            </w:pPr>
            <w:r w:rsidRPr="008165D6">
              <w:rPr>
                <w:rFonts w:eastAsia="Times New Roman"/>
              </w:rPr>
              <w:t>Valor en USD$.</w:t>
            </w:r>
          </w:p>
        </w:tc>
      </w:tr>
      <w:tr w:rsidR="00BE6FAC" w:rsidRPr="008165D6" w14:paraId="7A16DE3B" w14:textId="77777777" w:rsidTr="00F20237">
        <w:trPr>
          <w:trHeight w:val="272"/>
        </w:trPr>
        <w:tc>
          <w:tcPr>
            <w:tcW w:w="7329" w:type="dxa"/>
            <w:tcBorders>
              <w:top w:val="nil"/>
              <w:left w:val="nil"/>
              <w:bottom w:val="nil"/>
              <w:right w:val="nil"/>
            </w:tcBorders>
            <w:shd w:val="clear" w:color="auto" w:fill="auto"/>
            <w:noWrap/>
            <w:vAlign w:val="bottom"/>
            <w:hideMark/>
          </w:tcPr>
          <w:p w14:paraId="68F7FA1A" w14:textId="77777777" w:rsidR="00BE6FAC" w:rsidRPr="008165D6" w:rsidRDefault="00BE6FAC" w:rsidP="00F20237">
            <w:pPr>
              <w:rPr>
                <w:rFonts w:eastAsia="Times New Roman"/>
              </w:rPr>
            </w:pPr>
          </w:p>
        </w:tc>
        <w:tc>
          <w:tcPr>
            <w:tcW w:w="165" w:type="dxa"/>
            <w:tcBorders>
              <w:top w:val="nil"/>
              <w:left w:val="nil"/>
              <w:bottom w:val="nil"/>
              <w:right w:val="nil"/>
            </w:tcBorders>
            <w:shd w:val="clear" w:color="auto" w:fill="auto"/>
            <w:noWrap/>
            <w:vAlign w:val="bottom"/>
            <w:hideMark/>
          </w:tcPr>
          <w:p w14:paraId="0C42A0F3" w14:textId="77777777" w:rsidR="00BE6FAC" w:rsidRPr="008165D6" w:rsidRDefault="00BE6FAC" w:rsidP="00F20237">
            <w:pPr>
              <w:rPr>
                <w:rFonts w:eastAsia="Times New Roman"/>
              </w:rPr>
            </w:pPr>
          </w:p>
        </w:tc>
        <w:tc>
          <w:tcPr>
            <w:tcW w:w="475" w:type="dxa"/>
            <w:tcBorders>
              <w:top w:val="nil"/>
              <w:left w:val="nil"/>
              <w:bottom w:val="nil"/>
              <w:right w:val="nil"/>
            </w:tcBorders>
            <w:shd w:val="clear" w:color="auto" w:fill="auto"/>
            <w:noWrap/>
            <w:vAlign w:val="bottom"/>
            <w:hideMark/>
          </w:tcPr>
          <w:p w14:paraId="73253429" w14:textId="77777777" w:rsidR="00BE6FAC" w:rsidRPr="008165D6" w:rsidRDefault="00BE6FAC" w:rsidP="00F20237">
            <w:pPr>
              <w:rPr>
                <w:rFonts w:eastAsia="Times New Roman"/>
              </w:rPr>
            </w:pPr>
          </w:p>
        </w:tc>
        <w:tc>
          <w:tcPr>
            <w:tcW w:w="201" w:type="dxa"/>
            <w:tcBorders>
              <w:top w:val="nil"/>
              <w:left w:val="nil"/>
              <w:bottom w:val="nil"/>
              <w:right w:val="nil"/>
            </w:tcBorders>
            <w:shd w:val="clear" w:color="auto" w:fill="auto"/>
            <w:noWrap/>
            <w:vAlign w:val="bottom"/>
            <w:hideMark/>
          </w:tcPr>
          <w:p w14:paraId="754EF756" w14:textId="77777777" w:rsidR="00BE6FAC" w:rsidRPr="008165D6" w:rsidRDefault="00BE6FAC" w:rsidP="00F20237">
            <w:pPr>
              <w:rPr>
                <w:rFonts w:eastAsia="Times New Roman"/>
              </w:rPr>
            </w:pPr>
          </w:p>
        </w:tc>
        <w:tc>
          <w:tcPr>
            <w:tcW w:w="948" w:type="dxa"/>
            <w:gridSpan w:val="2"/>
            <w:tcBorders>
              <w:top w:val="nil"/>
              <w:left w:val="nil"/>
              <w:bottom w:val="nil"/>
              <w:right w:val="nil"/>
            </w:tcBorders>
            <w:shd w:val="clear" w:color="auto" w:fill="auto"/>
            <w:noWrap/>
            <w:vAlign w:val="bottom"/>
            <w:hideMark/>
          </w:tcPr>
          <w:p w14:paraId="7173948D" w14:textId="77777777" w:rsidR="00BE6FAC" w:rsidRPr="008165D6" w:rsidRDefault="00BE6FAC" w:rsidP="00F20237">
            <w:pPr>
              <w:rPr>
                <w:rFonts w:eastAsia="Times New Roman"/>
              </w:rPr>
            </w:pPr>
          </w:p>
        </w:tc>
      </w:tr>
      <w:tr w:rsidR="00BE6FAC" w:rsidRPr="008165D6" w14:paraId="67582257" w14:textId="77777777" w:rsidTr="00F20237">
        <w:trPr>
          <w:trHeight w:val="272"/>
        </w:trPr>
        <w:tc>
          <w:tcPr>
            <w:tcW w:w="7329" w:type="dxa"/>
            <w:tcBorders>
              <w:top w:val="nil"/>
              <w:left w:val="nil"/>
              <w:bottom w:val="nil"/>
              <w:right w:val="nil"/>
            </w:tcBorders>
            <w:shd w:val="clear" w:color="auto" w:fill="auto"/>
            <w:noWrap/>
            <w:vAlign w:val="bottom"/>
            <w:hideMark/>
          </w:tcPr>
          <w:p w14:paraId="5A5864C2" w14:textId="77777777" w:rsidR="00BE6FAC" w:rsidRPr="008165D6" w:rsidRDefault="00BE6FAC" w:rsidP="00F20237">
            <w:pPr>
              <w:rPr>
                <w:rFonts w:eastAsia="Times New Roman"/>
              </w:rPr>
            </w:pPr>
            <w:r w:rsidRPr="008165D6">
              <w:rPr>
                <w:rFonts w:eastAsia="Times New Roman"/>
              </w:rPr>
              <w:t>(a) ¿Cuánto va a importar o importó, directamente, para cumplir con esta oferta?</w:t>
            </w:r>
            <w:r w:rsidRPr="008165D6">
              <w:rPr>
                <w:rStyle w:val="Refdenotaalpie"/>
                <w:rFonts w:eastAsia="Times New Roman"/>
              </w:rPr>
              <w:footnoteReference w:id="3"/>
            </w:r>
          </w:p>
        </w:tc>
        <w:tc>
          <w:tcPr>
            <w:tcW w:w="165" w:type="dxa"/>
            <w:tcBorders>
              <w:top w:val="nil"/>
              <w:left w:val="nil"/>
              <w:bottom w:val="nil"/>
              <w:right w:val="nil"/>
            </w:tcBorders>
            <w:shd w:val="clear" w:color="auto" w:fill="auto"/>
            <w:noWrap/>
            <w:vAlign w:val="bottom"/>
            <w:hideMark/>
          </w:tcPr>
          <w:p w14:paraId="0C1E52E7" w14:textId="77777777" w:rsidR="00BE6FAC" w:rsidRPr="008165D6" w:rsidRDefault="00BE6FAC" w:rsidP="00F20237">
            <w:pPr>
              <w:rPr>
                <w:rFonts w:eastAsia="Times New Roman"/>
              </w:rPr>
            </w:pPr>
          </w:p>
        </w:tc>
        <w:tc>
          <w:tcPr>
            <w:tcW w:w="475" w:type="dxa"/>
            <w:tcBorders>
              <w:top w:val="single" w:sz="4" w:space="0" w:color="auto"/>
              <w:left w:val="single" w:sz="4" w:space="0" w:color="auto"/>
              <w:bottom w:val="single" w:sz="4" w:space="0" w:color="auto"/>
              <w:right w:val="nil"/>
            </w:tcBorders>
            <w:shd w:val="clear" w:color="auto" w:fill="auto"/>
            <w:noWrap/>
            <w:vAlign w:val="bottom"/>
            <w:hideMark/>
          </w:tcPr>
          <w:p w14:paraId="025F1507" w14:textId="77777777" w:rsidR="00BE6FAC" w:rsidRPr="008165D6" w:rsidRDefault="00BE6FAC" w:rsidP="00F20237">
            <w:pPr>
              <w:rPr>
                <w:rFonts w:eastAsia="Times New Roman"/>
              </w:rPr>
            </w:pPr>
            <w:r w:rsidRPr="008165D6">
              <w:rPr>
                <w:rFonts w:eastAsia="Times New Roman"/>
              </w:rPr>
              <w:t> </w:t>
            </w:r>
          </w:p>
        </w:tc>
        <w:tc>
          <w:tcPr>
            <w:tcW w:w="201" w:type="dxa"/>
            <w:tcBorders>
              <w:top w:val="single" w:sz="4" w:space="0" w:color="auto"/>
              <w:left w:val="nil"/>
              <w:bottom w:val="single" w:sz="4" w:space="0" w:color="auto"/>
              <w:right w:val="nil"/>
            </w:tcBorders>
            <w:shd w:val="clear" w:color="auto" w:fill="auto"/>
            <w:noWrap/>
            <w:vAlign w:val="bottom"/>
            <w:hideMark/>
          </w:tcPr>
          <w:p w14:paraId="14B66E5C" w14:textId="77777777" w:rsidR="00BE6FAC" w:rsidRPr="008165D6" w:rsidRDefault="00BE6FAC" w:rsidP="00F20237">
            <w:pPr>
              <w:rPr>
                <w:rFonts w:eastAsia="Times New Roman"/>
              </w:rPr>
            </w:pPr>
            <w:r w:rsidRPr="008165D6">
              <w:rPr>
                <w:rFonts w:eastAsia="Times New Roman"/>
              </w:rPr>
              <w:t> </w:t>
            </w:r>
          </w:p>
        </w:tc>
        <w:tc>
          <w:tcPr>
            <w:tcW w:w="948" w:type="dxa"/>
            <w:gridSpan w:val="2"/>
            <w:tcBorders>
              <w:top w:val="single" w:sz="4" w:space="0" w:color="auto"/>
              <w:left w:val="nil"/>
              <w:bottom w:val="single" w:sz="4" w:space="0" w:color="auto"/>
              <w:right w:val="single" w:sz="4" w:space="0" w:color="auto"/>
            </w:tcBorders>
            <w:shd w:val="clear" w:color="auto" w:fill="auto"/>
            <w:noWrap/>
            <w:vAlign w:val="bottom"/>
            <w:hideMark/>
          </w:tcPr>
          <w:p w14:paraId="35B47779" w14:textId="77777777" w:rsidR="00BE6FAC" w:rsidRPr="008165D6" w:rsidRDefault="00BE6FAC" w:rsidP="00F20237">
            <w:pPr>
              <w:rPr>
                <w:rFonts w:eastAsia="Times New Roman"/>
              </w:rPr>
            </w:pPr>
            <w:r w:rsidRPr="008165D6">
              <w:rPr>
                <w:rFonts w:eastAsia="Times New Roman"/>
              </w:rPr>
              <w:t> </w:t>
            </w:r>
          </w:p>
        </w:tc>
      </w:tr>
      <w:tr w:rsidR="00BE6FAC" w:rsidRPr="008165D6" w14:paraId="36D6F7BE" w14:textId="77777777" w:rsidTr="00F20237">
        <w:trPr>
          <w:trHeight w:val="172"/>
        </w:trPr>
        <w:tc>
          <w:tcPr>
            <w:tcW w:w="7329" w:type="dxa"/>
            <w:tcBorders>
              <w:top w:val="nil"/>
              <w:left w:val="nil"/>
              <w:bottom w:val="nil"/>
              <w:right w:val="nil"/>
            </w:tcBorders>
            <w:shd w:val="clear" w:color="auto" w:fill="auto"/>
            <w:noWrap/>
            <w:vAlign w:val="bottom"/>
            <w:hideMark/>
          </w:tcPr>
          <w:p w14:paraId="3B2A4516" w14:textId="77777777" w:rsidR="00BE6FAC" w:rsidRPr="008165D6" w:rsidRDefault="00BE6FAC" w:rsidP="00F20237">
            <w:pPr>
              <w:rPr>
                <w:rFonts w:eastAsia="Times New Roman"/>
              </w:rPr>
            </w:pPr>
          </w:p>
        </w:tc>
        <w:tc>
          <w:tcPr>
            <w:tcW w:w="165" w:type="dxa"/>
            <w:tcBorders>
              <w:top w:val="nil"/>
              <w:left w:val="nil"/>
              <w:bottom w:val="nil"/>
              <w:right w:val="nil"/>
            </w:tcBorders>
            <w:shd w:val="clear" w:color="auto" w:fill="auto"/>
            <w:noWrap/>
            <w:vAlign w:val="bottom"/>
            <w:hideMark/>
          </w:tcPr>
          <w:p w14:paraId="5FA942E5" w14:textId="77777777" w:rsidR="00BE6FAC" w:rsidRPr="008165D6" w:rsidRDefault="00BE6FAC" w:rsidP="00F20237">
            <w:pPr>
              <w:rPr>
                <w:rFonts w:eastAsia="Times New Roman"/>
              </w:rPr>
            </w:pPr>
          </w:p>
        </w:tc>
        <w:tc>
          <w:tcPr>
            <w:tcW w:w="475" w:type="dxa"/>
            <w:tcBorders>
              <w:top w:val="nil"/>
              <w:left w:val="nil"/>
              <w:bottom w:val="nil"/>
              <w:right w:val="nil"/>
            </w:tcBorders>
            <w:shd w:val="clear" w:color="auto" w:fill="auto"/>
            <w:noWrap/>
            <w:vAlign w:val="bottom"/>
            <w:hideMark/>
          </w:tcPr>
          <w:p w14:paraId="7B78263A" w14:textId="77777777" w:rsidR="00BE6FAC" w:rsidRPr="008165D6" w:rsidRDefault="00BE6FAC" w:rsidP="00F20237">
            <w:pPr>
              <w:rPr>
                <w:rFonts w:eastAsia="Times New Roman"/>
              </w:rPr>
            </w:pPr>
          </w:p>
        </w:tc>
        <w:tc>
          <w:tcPr>
            <w:tcW w:w="201" w:type="dxa"/>
            <w:tcBorders>
              <w:top w:val="nil"/>
              <w:left w:val="nil"/>
              <w:bottom w:val="nil"/>
              <w:right w:val="nil"/>
            </w:tcBorders>
            <w:shd w:val="clear" w:color="auto" w:fill="auto"/>
            <w:noWrap/>
            <w:vAlign w:val="bottom"/>
            <w:hideMark/>
          </w:tcPr>
          <w:p w14:paraId="4B5F7382" w14:textId="77777777" w:rsidR="00BE6FAC" w:rsidRPr="008165D6" w:rsidRDefault="00BE6FAC" w:rsidP="00F20237">
            <w:pPr>
              <w:rPr>
                <w:rFonts w:eastAsia="Times New Roman"/>
              </w:rPr>
            </w:pPr>
          </w:p>
        </w:tc>
        <w:tc>
          <w:tcPr>
            <w:tcW w:w="948" w:type="dxa"/>
            <w:gridSpan w:val="2"/>
            <w:tcBorders>
              <w:top w:val="nil"/>
              <w:left w:val="nil"/>
              <w:bottom w:val="nil"/>
              <w:right w:val="nil"/>
            </w:tcBorders>
            <w:shd w:val="clear" w:color="auto" w:fill="auto"/>
            <w:noWrap/>
            <w:vAlign w:val="bottom"/>
            <w:hideMark/>
          </w:tcPr>
          <w:p w14:paraId="27DF268F" w14:textId="77777777" w:rsidR="00BE6FAC" w:rsidRPr="008165D6" w:rsidRDefault="00BE6FAC" w:rsidP="00F20237">
            <w:pPr>
              <w:rPr>
                <w:rFonts w:eastAsia="Times New Roman"/>
              </w:rPr>
            </w:pPr>
          </w:p>
        </w:tc>
      </w:tr>
      <w:tr w:rsidR="00BE6FAC" w:rsidRPr="008165D6" w14:paraId="46F94B09" w14:textId="77777777" w:rsidTr="00F20237">
        <w:trPr>
          <w:trHeight w:val="272"/>
        </w:trPr>
        <w:tc>
          <w:tcPr>
            <w:tcW w:w="7329" w:type="dxa"/>
            <w:tcBorders>
              <w:top w:val="nil"/>
              <w:left w:val="nil"/>
              <w:bottom w:val="nil"/>
              <w:right w:val="nil"/>
            </w:tcBorders>
            <w:shd w:val="clear" w:color="auto" w:fill="auto"/>
            <w:noWrap/>
            <w:vAlign w:val="bottom"/>
            <w:hideMark/>
          </w:tcPr>
          <w:p w14:paraId="6FEB0BE9" w14:textId="77777777" w:rsidR="00BE6FAC" w:rsidRPr="008165D6" w:rsidRDefault="00BE6FAC" w:rsidP="00F20237">
            <w:pPr>
              <w:rPr>
                <w:rFonts w:eastAsia="Times New Roman"/>
              </w:rPr>
            </w:pPr>
            <w:r w:rsidRPr="008165D6">
              <w:rPr>
                <w:rFonts w:eastAsia="Times New Roman"/>
              </w:rPr>
              <w:t>(b) ¿Cuánto va a comprar o compró en el Ecuador, pero que es importado, para cumplir con esta oferta?</w:t>
            </w:r>
          </w:p>
        </w:tc>
        <w:tc>
          <w:tcPr>
            <w:tcW w:w="165" w:type="dxa"/>
            <w:tcBorders>
              <w:top w:val="nil"/>
              <w:left w:val="nil"/>
              <w:bottom w:val="nil"/>
              <w:right w:val="nil"/>
            </w:tcBorders>
            <w:shd w:val="clear" w:color="auto" w:fill="auto"/>
            <w:noWrap/>
            <w:vAlign w:val="bottom"/>
            <w:hideMark/>
          </w:tcPr>
          <w:p w14:paraId="2734EC52" w14:textId="77777777" w:rsidR="00BE6FAC" w:rsidRPr="008165D6" w:rsidRDefault="00BE6FAC" w:rsidP="00F20237">
            <w:pPr>
              <w:rPr>
                <w:rFonts w:eastAsia="Times New Roman"/>
              </w:rPr>
            </w:pPr>
          </w:p>
        </w:tc>
        <w:tc>
          <w:tcPr>
            <w:tcW w:w="475" w:type="dxa"/>
            <w:tcBorders>
              <w:top w:val="single" w:sz="4" w:space="0" w:color="auto"/>
              <w:left w:val="single" w:sz="4" w:space="0" w:color="auto"/>
              <w:bottom w:val="single" w:sz="4" w:space="0" w:color="auto"/>
              <w:right w:val="nil"/>
            </w:tcBorders>
            <w:shd w:val="clear" w:color="auto" w:fill="auto"/>
            <w:noWrap/>
            <w:vAlign w:val="bottom"/>
            <w:hideMark/>
          </w:tcPr>
          <w:p w14:paraId="345AD73D" w14:textId="77777777" w:rsidR="00BE6FAC" w:rsidRPr="008165D6" w:rsidRDefault="00BE6FAC" w:rsidP="00F20237">
            <w:pPr>
              <w:rPr>
                <w:rFonts w:eastAsia="Times New Roman"/>
              </w:rPr>
            </w:pPr>
            <w:r w:rsidRPr="008165D6">
              <w:rPr>
                <w:rFonts w:eastAsia="Times New Roman"/>
              </w:rPr>
              <w:t> </w:t>
            </w:r>
          </w:p>
        </w:tc>
        <w:tc>
          <w:tcPr>
            <w:tcW w:w="201" w:type="dxa"/>
            <w:tcBorders>
              <w:top w:val="single" w:sz="4" w:space="0" w:color="auto"/>
              <w:left w:val="nil"/>
              <w:bottom w:val="single" w:sz="4" w:space="0" w:color="auto"/>
              <w:right w:val="nil"/>
            </w:tcBorders>
            <w:shd w:val="clear" w:color="auto" w:fill="auto"/>
            <w:noWrap/>
            <w:vAlign w:val="bottom"/>
            <w:hideMark/>
          </w:tcPr>
          <w:p w14:paraId="1C0003A6" w14:textId="77777777" w:rsidR="00BE6FAC" w:rsidRPr="008165D6" w:rsidRDefault="00BE6FAC" w:rsidP="00F20237">
            <w:pPr>
              <w:rPr>
                <w:rFonts w:eastAsia="Times New Roman"/>
              </w:rPr>
            </w:pPr>
            <w:r w:rsidRPr="008165D6">
              <w:rPr>
                <w:rFonts w:eastAsia="Times New Roman"/>
              </w:rPr>
              <w:t> </w:t>
            </w:r>
          </w:p>
        </w:tc>
        <w:tc>
          <w:tcPr>
            <w:tcW w:w="948" w:type="dxa"/>
            <w:gridSpan w:val="2"/>
            <w:tcBorders>
              <w:top w:val="single" w:sz="4" w:space="0" w:color="auto"/>
              <w:left w:val="nil"/>
              <w:bottom w:val="single" w:sz="4" w:space="0" w:color="auto"/>
              <w:right w:val="single" w:sz="4" w:space="0" w:color="auto"/>
            </w:tcBorders>
            <w:shd w:val="clear" w:color="auto" w:fill="auto"/>
            <w:noWrap/>
            <w:vAlign w:val="bottom"/>
            <w:hideMark/>
          </w:tcPr>
          <w:p w14:paraId="4798AB88" w14:textId="77777777" w:rsidR="00BE6FAC" w:rsidRPr="008165D6" w:rsidRDefault="00BE6FAC" w:rsidP="00F20237">
            <w:pPr>
              <w:rPr>
                <w:rFonts w:eastAsia="Times New Roman"/>
              </w:rPr>
            </w:pPr>
            <w:r w:rsidRPr="008165D6">
              <w:rPr>
                <w:rFonts w:eastAsia="Times New Roman"/>
              </w:rPr>
              <w:t> </w:t>
            </w:r>
          </w:p>
        </w:tc>
      </w:tr>
    </w:tbl>
    <w:p w14:paraId="64C06ECF" w14:textId="77777777" w:rsidR="00BE6FAC" w:rsidRPr="008165D6" w:rsidRDefault="00BE6FAC" w:rsidP="00BE6FAC">
      <w:pPr>
        <w:pStyle w:val="standard0"/>
        <w:autoSpaceDE w:val="0"/>
        <w:autoSpaceDN w:val="0"/>
        <w:spacing w:before="0" w:beforeAutospacing="0" w:after="240" w:afterAutospacing="0" w:line="276" w:lineRule="auto"/>
        <w:jc w:val="both"/>
      </w:pPr>
    </w:p>
    <w:p w14:paraId="4567F389" w14:textId="77777777" w:rsidR="00BE6FAC" w:rsidRPr="008165D6" w:rsidRDefault="00BE6FAC" w:rsidP="00BE6FAC">
      <w:pPr>
        <w:pStyle w:val="standard0"/>
        <w:autoSpaceDE w:val="0"/>
        <w:autoSpaceDN w:val="0"/>
        <w:spacing w:before="0" w:beforeAutospacing="0" w:after="240" w:afterAutospacing="0" w:line="276" w:lineRule="auto"/>
        <w:jc w:val="both"/>
      </w:pPr>
      <w:r w:rsidRPr="008165D6">
        <w:t>El oferente del Estado deberá tener siempre todos los documentos de respaldo de su formulario de Declaración de Valor Agregado Ecuatoriano, incluso aquellos fechados doce meses previos a la adjudicación del contrato con el Estado. Estos documentos serán usados en la verificación respectiva de su declaración de Valor Agregado Ecuatoriano.</w:t>
      </w:r>
    </w:p>
    <w:p w14:paraId="3FF69DAB" w14:textId="77777777" w:rsidR="00BE6FAC" w:rsidRPr="008165D6" w:rsidRDefault="00BE6FAC" w:rsidP="00BE6FAC">
      <w:pPr>
        <w:pStyle w:val="Standard"/>
        <w:tabs>
          <w:tab w:val="left" w:pos="0"/>
        </w:tabs>
        <w:autoSpaceDE w:val="0"/>
        <w:spacing w:after="240" w:line="276" w:lineRule="auto"/>
        <w:jc w:val="both"/>
        <w:rPr>
          <w:rFonts w:eastAsia="Arial"/>
          <w:b/>
        </w:rPr>
      </w:pPr>
      <w:r w:rsidRPr="008165D6">
        <w:rPr>
          <w:rFonts w:eastAsia="Arial"/>
          <w:b/>
        </w:rPr>
        <w:t>Notas:</w:t>
      </w:r>
    </w:p>
    <w:p w14:paraId="730B8D39" w14:textId="77777777" w:rsidR="00BE6FAC" w:rsidRPr="008165D6" w:rsidRDefault="00BE6FAC" w:rsidP="00BE6FAC">
      <w:pPr>
        <w:pStyle w:val="standard0"/>
        <w:numPr>
          <w:ilvl w:val="0"/>
          <w:numId w:val="65"/>
        </w:numPr>
        <w:autoSpaceDE w:val="0"/>
        <w:autoSpaceDN w:val="0"/>
        <w:spacing w:before="0" w:beforeAutospacing="0" w:after="240" w:afterAutospacing="0" w:line="276" w:lineRule="auto"/>
        <w:jc w:val="both"/>
      </w:pPr>
      <w:r w:rsidRPr="008165D6">
        <w:t>Como respaldo de la pregunta (a), el oferente del Estado deberá tener siempre como justificativo sus declaraciones aduaneras de importaciones y facturas de importación. El oferente podrá presentar también cotizaciones oficiales enviadas desde el exterior siempre y cuando éstas estén debidamente legalizadas. En este caso el valor que conste en la cotización deberá ser en valor FOB, el cual estará sujeto a posterior verificación en aduanas del Ecuador. El valor FOB (libre a bordo) corresponde al costo de la mercancía en el puerto de embarque sin incluir el seguro y el flete al puerto de destino convenido.</w:t>
      </w:r>
    </w:p>
    <w:p w14:paraId="1D35B753" w14:textId="77777777" w:rsidR="00BE6FAC" w:rsidRPr="008165D6" w:rsidRDefault="00BE6FAC" w:rsidP="00BE6FAC">
      <w:pPr>
        <w:pStyle w:val="standard0"/>
        <w:numPr>
          <w:ilvl w:val="0"/>
          <w:numId w:val="65"/>
        </w:numPr>
        <w:autoSpaceDE w:val="0"/>
        <w:autoSpaceDN w:val="0"/>
        <w:spacing w:before="0" w:beforeAutospacing="0" w:after="240" w:afterAutospacing="0" w:line="276" w:lineRule="auto"/>
        <w:jc w:val="both"/>
      </w:pPr>
      <w:r w:rsidRPr="008165D6">
        <w:t xml:space="preserve">Como respaldo de la pregunta (b), el oferente del Estado deberá tener siempre como justificativo de la procedencia de los productos que ofrece e insumos que utiliza para la producción de los bienes y/o prestación de los servicios (materia prima, bienes, maquinaria y equipos adquiridos, servicios recibidos y en general otros insumos utilizados), los certificados que indiquen la procedencia de los mismos, emitidos por parte de sus respectivos proveedores de materia prima, insumos y bienes, detallando el país de producción de los mismos y/o, constar en las facturas correspondientes de sus proveedores la procedencia de los mismos, como ecuatorianos o extranjeros. </w:t>
      </w:r>
    </w:p>
    <w:p w14:paraId="30C6A91F" w14:textId="77777777" w:rsidR="00BE6FAC" w:rsidRPr="008165D6" w:rsidRDefault="00BE6FAC" w:rsidP="00BE6FAC">
      <w:pPr>
        <w:pStyle w:val="standard0"/>
        <w:numPr>
          <w:ilvl w:val="0"/>
          <w:numId w:val="65"/>
        </w:numPr>
        <w:autoSpaceDE w:val="0"/>
        <w:autoSpaceDN w:val="0"/>
        <w:spacing w:before="0" w:beforeAutospacing="0" w:after="240" w:afterAutospacing="0" w:line="276" w:lineRule="auto"/>
        <w:jc w:val="both"/>
      </w:pPr>
      <w:r w:rsidRPr="008165D6">
        <w:lastRenderedPageBreak/>
        <w:t xml:space="preserve">Dentro del valor declarado de las importaciones directas (en inciso a) o indirectas (en el inciso b), se deberá incluir los valores de los servicios que hayan sido recibidos desde el exterior y que impliquen un pago y/o transferencia enviada al </w:t>
      </w:r>
      <w:proofErr w:type="gramStart"/>
      <w:r w:rsidRPr="008165D6">
        <w:t>exterior  y</w:t>
      </w:r>
      <w:proofErr w:type="gramEnd"/>
      <w:r w:rsidRPr="008165D6">
        <w:t xml:space="preserve"> que son parte integrante de la oferta o, que han sido usados para producir los bienes que son parte de su oferta.</w:t>
      </w:r>
    </w:p>
    <w:p w14:paraId="5052C60E" w14:textId="77777777" w:rsidR="00BE6FAC" w:rsidRPr="008165D6" w:rsidRDefault="00BE6FAC" w:rsidP="00BE6FAC">
      <w:pPr>
        <w:pStyle w:val="standard0"/>
        <w:numPr>
          <w:ilvl w:val="0"/>
          <w:numId w:val="66"/>
        </w:numPr>
        <w:autoSpaceDE w:val="0"/>
        <w:autoSpaceDN w:val="0"/>
        <w:spacing w:before="0" w:beforeAutospacing="0" w:after="240" w:afterAutospacing="0" w:line="276" w:lineRule="auto"/>
        <w:jc w:val="both"/>
      </w:pPr>
      <w:r w:rsidRPr="008165D6">
        <w:t>En el caso de la maquinaria y equipos que hayan sido importados para la producción de bienes y/o la prestación de servicios que sean parte de su oferta, el valor que deberá imputar como importaciones, corresponderá solamente a la proporción en dólares de su depreciación atribuible al tiempo de uso para la producción de los bienes pertenecientes a la oferta.</w:t>
      </w:r>
    </w:p>
    <w:p w14:paraId="1284DEFB" w14:textId="77777777" w:rsidR="00BE6FAC" w:rsidRPr="008165D6" w:rsidRDefault="00BE6FAC" w:rsidP="00BE6FAC">
      <w:pPr>
        <w:pStyle w:val="standard0"/>
        <w:numPr>
          <w:ilvl w:val="0"/>
          <w:numId w:val="65"/>
        </w:numPr>
        <w:autoSpaceDE w:val="0"/>
        <w:autoSpaceDN w:val="0"/>
        <w:spacing w:before="0" w:beforeAutospacing="0" w:after="240" w:afterAutospacing="0" w:line="276" w:lineRule="auto"/>
        <w:jc w:val="both"/>
      </w:pPr>
      <w:r w:rsidRPr="008165D6">
        <w:t>El literal (c) se lo obtendrá directamente de la oferta económica final del proveedor.</w:t>
      </w:r>
    </w:p>
    <w:p w14:paraId="0E6AF923" w14:textId="77777777" w:rsidR="00BE6FAC" w:rsidRDefault="00BE6FAC" w:rsidP="00BE6FAC">
      <w:pPr>
        <w:jc w:val="both"/>
      </w:pPr>
      <w:r w:rsidRPr="008165D6">
        <w:t>Las entidades contratantes, al momento de revisar la declaración del Valor Agregado Ecuatoriano de la oferta, deberán también comprobar la respuesta entregada por el oferente a la pregunta inicial del formulario, bajo los siguientes criterios:</w:t>
      </w:r>
    </w:p>
    <w:p w14:paraId="38E45ECD" w14:textId="77777777" w:rsidR="00BE6FAC" w:rsidRPr="008165D6" w:rsidRDefault="00BE6FAC" w:rsidP="00BE6FAC">
      <w:pPr>
        <w:jc w:val="both"/>
      </w:pPr>
    </w:p>
    <w:p w14:paraId="2C15A2F5" w14:textId="77777777" w:rsidR="00BE6FAC" w:rsidRPr="008165D6" w:rsidRDefault="00BE6FAC" w:rsidP="00BE6FAC">
      <w:pPr>
        <w:pStyle w:val="NormalWeb"/>
        <w:numPr>
          <w:ilvl w:val="0"/>
          <w:numId w:val="65"/>
        </w:numPr>
        <w:tabs>
          <w:tab w:val="left" w:pos="708"/>
        </w:tabs>
        <w:spacing w:before="0" w:after="0" w:line="276" w:lineRule="auto"/>
        <w:ind w:right="130"/>
        <w:textAlignment w:val="baseline"/>
        <w:rPr>
          <w:bCs/>
          <w:shd w:val="clear" w:color="auto" w:fill="FFFFFF"/>
        </w:rPr>
      </w:pPr>
      <w:r w:rsidRPr="008165D6">
        <w:rPr>
          <w:bCs/>
          <w:shd w:val="clear" w:color="auto" w:fill="FFFFFF"/>
        </w:rPr>
        <w:t>La pregunta inicial debe ser respondida de forma obligatoria por el proveedor, en caso de que no se responda, deberá solicitarse dicha información en la etapa de convalidación de errores.</w:t>
      </w:r>
    </w:p>
    <w:p w14:paraId="55196B97" w14:textId="77777777" w:rsidR="00BE6FAC" w:rsidRPr="008165D6" w:rsidRDefault="00BE6FAC" w:rsidP="00BE6FAC">
      <w:pPr>
        <w:pStyle w:val="NormalWeb"/>
        <w:numPr>
          <w:ilvl w:val="0"/>
          <w:numId w:val="65"/>
        </w:numPr>
        <w:tabs>
          <w:tab w:val="left" w:pos="708"/>
        </w:tabs>
        <w:spacing w:before="0" w:after="0" w:line="276" w:lineRule="auto"/>
        <w:ind w:right="130"/>
        <w:textAlignment w:val="baseline"/>
        <w:rPr>
          <w:bCs/>
          <w:shd w:val="clear" w:color="auto" w:fill="FFFFFF"/>
        </w:rPr>
      </w:pPr>
      <w:proofErr w:type="gramStart"/>
      <w:r w:rsidRPr="008165D6">
        <w:rPr>
          <w:bCs/>
          <w:shd w:val="clear" w:color="auto" w:fill="FFFFFF"/>
        </w:rPr>
        <w:t>La respuesta entregada por el proveedor solo pueden</w:t>
      </w:r>
      <w:proofErr w:type="gramEnd"/>
      <w:r w:rsidRPr="008165D6">
        <w:rPr>
          <w:bCs/>
          <w:shd w:val="clear" w:color="auto" w:fill="FFFFFF"/>
        </w:rPr>
        <w:t xml:space="preserve"> ser “Si” o “No”, nunca ambas al mismo tiempo.  </w:t>
      </w:r>
    </w:p>
    <w:p w14:paraId="4B4170D9" w14:textId="77777777" w:rsidR="00BE6FAC" w:rsidRPr="008165D6" w:rsidRDefault="00BE6FAC" w:rsidP="00BE6FAC">
      <w:pPr>
        <w:tabs>
          <w:tab w:val="left" w:pos="-720"/>
        </w:tabs>
        <w:jc w:val="both"/>
        <w:rPr>
          <w:rFonts w:eastAsia="Times New Roman"/>
          <w:b/>
          <w:bCs/>
          <w:lang w:val="es-ES" w:bidi="hi-IN"/>
        </w:rPr>
      </w:pPr>
    </w:p>
    <w:p w14:paraId="28930B60" w14:textId="77777777" w:rsidR="00BE6FAC" w:rsidRPr="008165D6" w:rsidRDefault="00BE6FAC" w:rsidP="00BE6FAC">
      <w:pPr>
        <w:pBdr>
          <w:top w:val="single" w:sz="4" w:space="1" w:color="auto"/>
          <w:left w:val="single" w:sz="4" w:space="4" w:color="auto"/>
          <w:bottom w:val="single" w:sz="4" w:space="1" w:color="auto"/>
          <w:right w:val="single" w:sz="4" w:space="4" w:color="auto"/>
        </w:pBdr>
        <w:tabs>
          <w:tab w:val="left" w:pos="-720"/>
        </w:tabs>
        <w:jc w:val="both"/>
        <w:rPr>
          <w:rFonts w:eastAsia="Times New Roman"/>
          <w:bCs/>
          <w:lang w:val="es-ES" w:bidi="hi-IN"/>
        </w:rPr>
      </w:pPr>
      <w:r w:rsidRPr="008165D6">
        <w:rPr>
          <w:rFonts w:eastAsia="Times New Roman"/>
          <w:bCs/>
          <w:lang w:val="es-ES" w:bidi="hi-IN"/>
        </w:rPr>
        <w:t>Para constancia de lo ofertado, suscribo este formulario,</w:t>
      </w:r>
    </w:p>
    <w:p w14:paraId="2C2833D9" w14:textId="77777777" w:rsidR="00BE6FAC" w:rsidRPr="008165D6" w:rsidRDefault="00BE6FAC" w:rsidP="00BE6FAC">
      <w:pPr>
        <w:pBdr>
          <w:top w:val="single" w:sz="4" w:space="1" w:color="auto"/>
          <w:left w:val="single" w:sz="4" w:space="4" w:color="auto"/>
          <w:bottom w:val="single" w:sz="4" w:space="1" w:color="auto"/>
          <w:right w:val="single" w:sz="4" w:space="4" w:color="auto"/>
        </w:pBdr>
        <w:tabs>
          <w:tab w:val="left" w:pos="-720"/>
        </w:tabs>
        <w:jc w:val="both"/>
        <w:rPr>
          <w:rFonts w:eastAsia="Times New Roman"/>
          <w:b/>
          <w:bCs/>
          <w:lang w:val="es-ES" w:bidi="hi-IN"/>
        </w:rPr>
      </w:pPr>
    </w:p>
    <w:p w14:paraId="1D59DABC" w14:textId="77777777" w:rsidR="00BE6FAC" w:rsidRPr="008165D6" w:rsidRDefault="00BE6FAC" w:rsidP="00BE6FAC">
      <w:pPr>
        <w:pBdr>
          <w:top w:val="single" w:sz="4" w:space="1" w:color="auto"/>
          <w:left w:val="single" w:sz="4" w:space="4" w:color="auto"/>
          <w:bottom w:val="single" w:sz="4" w:space="1" w:color="auto"/>
          <w:right w:val="single" w:sz="4" w:space="4" w:color="auto"/>
        </w:pBdr>
        <w:tabs>
          <w:tab w:val="left" w:pos="-720"/>
        </w:tabs>
        <w:jc w:val="both"/>
        <w:rPr>
          <w:rFonts w:eastAsia="Times New Roman"/>
          <w:b/>
          <w:bCs/>
          <w:lang w:val="es-ES" w:bidi="hi-IN"/>
        </w:rPr>
      </w:pPr>
    </w:p>
    <w:p w14:paraId="1B291C0A" w14:textId="77777777" w:rsidR="00BE6FAC" w:rsidRPr="008165D6" w:rsidRDefault="00BE6FAC" w:rsidP="00BE6FAC">
      <w:pPr>
        <w:pBdr>
          <w:top w:val="single" w:sz="4" w:space="1" w:color="auto"/>
          <w:left w:val="single" w:sz="4" w:space="4" w:color="auto"/>
          <w:bottom w:val="single" w:sz="4" w:space="1" w:color="auto"/>
          <w:right w:val="single" w:sz="4" w:space="4" w:color="auto"/>
        </w:pBdr>
        <w:tabs>
          <w:tab w:val="left" w:pos="-720"/>
        </w:tabs>
        <w:jc w:val="both"/>
        <w:rPr>
          <w:rFonts w:eastAsia="Times New Roman"/>
          <w:b/>
          <w:bCs/>
          <w:lang w:val="es-ES" w:bidi="hi-IN"/>
        </w:rPr>
      </w:pPr>
    </w:p>
    <w:p w14:paraId="132578E3" w14:textId="77777777" w:rsidR="00BE6FAC" w:rsidRPr="008165D6" w:rsidRDefault="00BE6FAC" w:rsidP="00BE6FAC">
      <w:pPr>
        <w:pBdr>
          <w:top w:val="single" w:sz="4" w:space="1" w:color="auto"/>
          <w:left w:val="single" w:sz="4" w:space="4" w:color="auto"/>
          <w:bottom w:val="single" w:sz="4" w:space="1" w:color="auto"/>
          <w:right w:val="single" w:sz="4" w:space="4" w:color="auto"/>
        </w:pBdr>
        <w:tabs>
          <w:tab w:val="left" w:pos="-720"/>
        </w:tabs>
        <w:jc w:val="both"/>
        <w:rPr>
          <w:b/>
          <w:spacing w:val="-2"/>
        </w:rPr>
      </w:pPr>
      <w:r w:rsidRPr="008165D6">
        <w:rPr>
          <w:b/>
          <w:spacing w:val="-2"/>
        </w:rPr>
        <w:t>-------------------------------------------------------</w:t>
      </w:r>
    </w:p>
    <w:p w14:paraId="1F9B5A5C" w14:textId="77777777" w:rsidR="00BE6FAC" w:rsidRPr="008165D6" w:rsidRDefault="00BE6FAC" w:rsidP="00BE6FAC">
      <w:pPr>
        <w:pBdr>
          <w:top w:val="single" w:sz="4" w:space="1" w:color="auto"/>
          <w:left w:val="single" w:sz="4" w:space="4" w:color="auto"/>
          <w:bottom w:val="single" w:sz="4" w:space="1" w:color="auto"/>
          <w:right w:val="single" w:sz="4" w:space="4" w:color="auto"/>
        </w:pBdr>
        <w:tabs>
          <w:tab w:val="left" w:pos="-720"/>
        </w:tabs>
        <w:jc w:val="both"/>
        <w:rPr>
          <w:b/>
        </w:rPr>
      </w:pPr>
      <w:r w:rsidRPr="008165D6">
        <w:rPr>
          <w:b/>
        </w:rPr>
        <w:t>FIRMA DEL OFERENTE, SU REPRESENTANTE LEGAL, APODERADO O PROCURADOR COMÚN (según el caso)</w:t>
      </w:r>
    </w:p>
    <w:p w14:paraId="25E63040" w14:textId="77777777" w:rsidR="00BE6FAC" w:rsidRPr="008165D6" w:rsidRDefault="00BE6FAC" w:rsidP="00BE6FAC">
      <w:pPr>
        <w:tabs>
          <w:tab w:val="left" w:pos="-720"/>
        </w:tabs>
        <w:jc w:val="both"/>
        <w:rPr>
          <w:rFonts w:eastAsia="Times New Roman"/>
          <w:b/>
          <w:bCs/>
          <w:lang w:val="es-ES" w:bidi="hi-IN"/>
        </w:rPr>
      </w:pPr>
    </w:p>
    <w:p w14:paraId="0AD5BCE7" w14:textId="77777777" w:rsidR="00BE6FAC" w:rsidRPr="008165D6" w:rsidRDefault="00BE6FAC" w:rsidP="00BE6FAC">
      <w:pPr>
        <w:tabs>
          <w:tab w:val="left" w:pos="-720"/>
        </w:tabs>
        <w:jc w:val="both"/>
        <w:rPr>
          <w:rFonts w:eastAsia="Times New Roman"/>
          <w:b/>
          <w:bCs/>
          <w:lang w:val="es-ES" w:bidi="hi-IN"/>
        </w:rPr>
      </w:pPr>
    </w:p>
    <w:p w14:paraId="44BC9F7E" w14:textId="77777777" w:rsidR="00BE6FAC" w:rsidRDefault="00BE6FAC" w:rsidP="00BE6FAC">
      <w:pPr>
        <w:pStyle w:val="xl25"/>
        <w:tabs>
          <w:tab w:val="left" w:pos="-540"/>
          <w:tab w:val="left" w:pos="3036"/>
          <w:tab w:val="left" w:pos="3274"/>
          <w:tab w:val="left" w:pos="3631"/>
          <w:tab w:val="left" w:pos="3869"/>
        </w:tabs>
        <w:spacing w:before="0" w:after="0" w:line="276" w:lineRule="auto"/>
        <w:ind w:left="15" w:right="45"/>
        <w:rPr>
          <w:rFonts w:ascii="Times New Roman" w:hAnsi="Times New Roman"/>
          <w:b w:val="0"/>
          <w:spacing w:val="-3"/>
          <w:lang w:val="es-EC"/>
        </w:rPr>
      </w:pPr>
      <w:r w:rsidRPr="008165D6">
        <w:rPr>
          <w:rFonts w:ascii="Times New Roman" w:hAnsi="Times New Roman"/>
          <w:b w:val="0"/>
          <w:spacing w:val="-3"/>
          <w:lang w:val="es-EC"/>
        </w:rPr>
        <w:t>(LUGAR Y FECHA)</w:t>
      </w:r>
    </w:p>
    <w:p w14:paraId="133F79BF" w14:textId="77777777" w:rsidR="00BE6FAC" w:rsidRDefault="00BE6FAC" w:rsidP="00BE6FAC">
      <w:pPr>
        <w:pStyle w:val="xl25"/>
        <w:tabs>
          <w:tab w:val="left" w:pos="-540"/>
          <w:tab w:val="left" w:pos="3036"/>
          <w:tab w:val="left" w:pos="3274"/>
          <w:tab w:val="left" w:pos="3631"/>
          <w:tab w:val="left" w:pos="3869"/>
        </w:tabs>
        <w:spacing w:before="0" w:after="0" w:line="276" w:lineRule="auto"/>
        <w:ind w:left="15" w:right="45"/>
        <w:rPr>
          <w:rFonts w:ascii="Times New Roman" w:hAnsi="Times New Roman"/>
          <w:b w:val="0"/>
          <w:spacing w:val="-3"/>
          <w:lang w:val="es-EC"/>
        </w:rPr>
      </w:pPr>
    </w:p>
    <w:p w14:paraId="052E471E" w14:textId="77777777" w:rsidR="00BE6FAC" w:rsidRDefault="00BE6FAC" w:rsidP="00BE6FAC">
      <w:pPr>
        <w:pStyle w:val="xl25"/>
        <w:tabs>
          <w:tab w:val="left" w:pos="-540"/>
          <w:tab w:val="left" w:pos="3036"/>
          <w:tab w:val="left" w:pos="3274"/>
          <w:tab w:val="left" w:pos="3631"/>
          <w:tab w:val="left" w:pos="3869"/>
        </w:tabs>
        <w:spacing w:before="0" w:after="0" w:line="276" w:lineRule="auto"/>
        <w:ind w:left="15" w:right="45"/>
        <w:rPr>
          <w:rFonts w:ascii="Times New Roman" w:hAnsi="Times New Roman"/>
          <w:b w:val="0"/>
          <w:spacing w:val="-3"/>
          <w:lang w:val="es-EC"/>
        </w:rPr>
      </w:pPr>
    </w:p>
    <w:p w14:paraId="5B6AFC40" w14:textId="77777777" w:rsidR="00BE6FAC" w:rsidRDefault="00BE6FAC" w:rsidP="00BE6FAC">
      <w:pPr>
        <w:ind w:left="15" w:right="45"/>
        <w:jc w:val="both"/>
        <w:rPr>
          <w:b/>
        </w:rPr>
      </w:pPr>
    </w:p>
    <w:p w14:paraId="325BFF7D" w14:textId="77777777" w:rsidR="00BE6FAC" w:rsidRDefault="00BE6FAC" w:rsidP="00BE6FAC">
      <w:pPr>
        <w:ind w:left="15" w:right="45"/>
        <w:jc w:val="both"/>
        <w:rPr>
          <w:b/>
        </w:rPr>
      </w:pPr>
    </w:p>
    <w:p w14:paraId="0E6528E4" w14:textId="77777777" w:rsidR="00BE6FAC" w:rsidRDefault="00BE6FAC" w:rsidP="00BE6FAC">
      <w:pPr>
        <w:ind w:left="15" w:right="45"/>
        <w:jc w:val="both"/>
        <w:rPr>
          <w:b/>
        </w:rPr>
      </w:pPr>
    </w:p>
    <w:p w14:paraId="59DE7B6F" w14:textId="77777777" w:rsidR="00BE6FAC" w:rsidRDefault="00BE6FAC" w:rsidP="00BE6FAC">
      <w:pPr>
        <w:ind w:left="15" w:right="45"/>
        <w:jc w:val="both"/>
        <w:rPr>
          <w:b/>
        </w:rPr>
      </w:pPr>
    </w:p>
    <w:p w14:paraId="23BF9A23" w14:textId="77777777" w:rsidR="008A114A" w:rsidRDefault="008A114A" w:rsidP="00BE6FAC">
      <w:pPr>
        <w:ind w:left="15" w:right="45"/>
        <w:jc w:val="both"/>
        <w:rPr>
          <w:b/>
        </w:rPr>
      </w:pPr>
    </w:p>
    <w:p w14:paraId="06CAEBDC" w14:textId="77777777" w:rsidR="008A114A" w:rsidRDefault="008A114A" w:rsidP="00BE6FAC">
      <w:pPr>
        <w:ind w:left="15" w:right="45"/>
        <w:jc w:val="both"/>
        <w:rPr>
          <w:b/>
        </w:rPr>
      </w:pPr>
    </w:p>
    <w:p w14:paraId="3CBCE318" w14:textId="77777777" w:rsidR="008A114A" w:rsidRDefault="008A114A" w:rsidP="00BE6FAC">
      <w:pPr>
        <w:ind w:left="15" w:right="45"/>
        <w:jc w:val="both"/>
        <w:rPr>
          <w:b/>
        </w:rPr>
      </w:pPr>
    </w:p>
    <w:p w14:paraId="47322B8A" w14:textId="77777777" w:rsidR="00BE6FAC" w:rsidRDefault="00BE6FAC" w:rsidP="00BE6FAC">
      <w:pPr>
        <w:ind w:left="15" w:right="45"/>
        <w:jc w:val="both"/>
        <w:rPr>
          <w:b/>
        </w:rPr>
      </w:pPr>
    </w:p>
    <w:p w14:paraId="6ABD1B48" w14:textId="77777777" w:rsidR="00BE6FAC" w:rsidRDefault="00BE6FAC" w:rsidP="00BE6FAC">
      <w:pPr>
        <w:ind w:right="45"/>
        <w:jc w:val="both"/>
        <w:rPr>
          <w:b/>
        </w:rPr>
      </w:pPr>
    </w:p>
    <w:p w14:paraId="73CC844D" w14:textId="77777777" w:rsidR="00BE6FAC" w:rsidRDefault="00BE6FAC" w:rsidP="00BE6FAC">
      <w:pPr>
        <w:ind w:left="15" w:right="45"/>
        <w:jc w:val="both"/>
        <w:rPr>
          <w:b/>
        </w:rPr>
      </w:pPr>
    </w:p>
    <w:p w14:paraId="07FC7470" w14:textId="77777777" w:rsidR="00BE6FAC" w:rsidRPr="00232975" w:rsidRDefault="00BE6FAC" w:rsidP="00BE6FAC">
      <w:pPr>
        <w:ind w:left="15" w:right="45"/>
        <w:jc w:val="both"/>
        <w:rPr>
          <w:b/>
        </w:rPr>
      </w:pPr>
      <w:r>
        <w:rPr>
          <w:b/>
        </w:rPr>
        <w:lastRenderedPageBreak/>
        <w:t>1.11</w:t>
      </w:r>
      <w:r w:rsidRPr="00232975">
        <w:rPr>
          <w:b/>
        </w:rPr>
        <w:t xml:space="preserve"> FORMULARIO PARA LA DECLARACIÓN DE VALOR AGREGADO ECUATORIANO DE LA OFERTA DE DESARROLLO DE SOFTWARE Y, ADQUISICIÓN DE SOFTWARE</w:t>
      </w:r>
      <w:r>
        <w:rPr>
          <w:b/>
        </w:rPr>
        <w:t xml:space="preserve">. </w:t>
      </w:r>
      <w:proofErr w:type="gramStart"/>
      <w:r w:rsidRPr="00F826E5">
        <w:rPr>
          <w:b/>
          <w:highlight w:val="yellow"/>
        </w:rPr>
        <w:t>( NO</w:t>
      </w:r>
      <w:proofErr w:type="gramEnd"/>
      <w:r w:rsidRPr="00F826E5">
        <w:rPr>
          <w:b/>
          <w:highlight w:val="yellow"/>
        </w:rPr>
        <w:t xml:space="preserve"> APLICA)</w:t>
      </w:r>
    </w:p>
    <w:p w14:paraId="7B0BA6E7" w14:textId="77777777" w:rsidR="00BE6FAC" w:rsidRPr="00232975" w:rsidRDefault="00BE6FAC" w:rsidP="00BE6FAC">
      <w:pPr>
        <w:contextualSpacing/>
        <w:jc w:val="both"/>
      </w:pPr>
    </w:p>
    <w:p w14:paraId="090EF14B" w14:textId="77777777" w:rsidR="00BE6FAC" w:rsidRPr="00232975" w:rsidRDefault="00BE6FAC" w:rsidP="00BE6FAC">
      <w:pPr>
        <w:spacing w:after="240"/>
      </w:pPr>
      <w:r w:rsidRPr="00232975">
        <w:t>NOMBRE DEL OFERENTE: ……………………………</w:t>
      </w:r>
      <w:proofErr w:type="gramStart"/>
      <w:r w:rsidRPr="00232975">
        <w:t>…….</w:t>
      </w:r>
      <w:proofErr w:type="gramEnd"/>
      <w:r w:rsidRPr="00232975">
        <w:t>.</w:t>
      </w:r>
    </w:p>
    <w:p w14:paraId="1D4B8A03" w14:textId="77777777" w:rsidR="00BE6FAC" w:rsidRPr="00232975" w:rsidRDefault="00BE6FAC" w:rsidP="00BE6FAC">
      <w:pPr>
        <w:spacing w:after="240"/>
        <w:jc w:val="center"/>
        <w:rPr>
          <w:b/>
        </w:rPr>
      </w:pPr>
      <w:r w:rsidRPr="00232975">
        <w:rPr>
          <w:b/>
        </w:rPr>
        <w:t>Código del Procedimiento</w:t>
      </w:r>
    </w:p>
    <w:p w14:paraId="75FA5EAB" w14:textId="77777777" w:rsidR="00BE6FAC" w:rsidRPr="00232975" w:rsidRDefault="00BE6FAC" w:rsidP="00BE6FAC">
      <w:pPr>
        <w:contextualSpacing/>
        <w:jc w:val="both"/>
      </w:pPr>
      <w:r w:rsidRPr="00232975">
        <w:t>Señor</w:t>
      </w:r>
    </w:p>
    <w:p w14:paraId="210EAE33" w14:textId="77777777" w:rsidR="00BE6FAC" w:rsidRPr="00232975" w:rsidRDefault="00BE6FAC" w:rsidP="00BE6FAC">
      <w:pPr>
        <w:contextualSpacing/>
        <w:jc w:val="both"/>
      </w:pPr>
      <w:r w:rsidRPr="00232975">
        <w:t>(Máxima Autoridad</w:t>
      </w:r>
    </w:p>
    <w:p w14:paraId="4B3D998B" w14:textId="77777777" w:rsidR="00BE6FAC" w:rsidRPr="00232975" w:rsidRDefault="00BE6FAC" w:rsidP="00BE6FAC">
      <w:pPr>
        <w:contextualSpacing/>
        <w:jc w:val="both"/>
      </w:pPr>
      <w:r w:rsidRPr="00232975">
        <w:t>ENTIDAD CONTRATANTE)</w:t>
      </w:r>
    </w:p>
    <w:p w14:paraId="15383A1F" w14:textId="77777777" w:rsidR="00BE6FAC" w:rsidRPr="00232975" w:rsidRDefault="00BE6FAC" w:rsidP="00BE6FAC">
      <w:pPr>
        <w:contextualSpacing/>
        <w:jc w:val="both"/>
      </w:pPr>
      <w:r w:rsidRPr="00232975">
        <w:t>Presente</w:t>
      </w:r>
    </w:p>
    <w:p w14:paraId="291A7BD3" w14:textId="77777777" w:rsidR="00BE6FAC" w:rsidRPr="00232975" w:rsidRDefault="00BE6FAC" w:rsidP="00BE6FAC">
      <w:pPr>
        <w:contextualSpacing/>
        <w:jc w:val="both"/>
      </w:pPr>
    </w:p>
    <w:p w14:paraId="780D08D8" w14:textId="77777777" w:rsidR="00BE6FAC" w:rsidRPr="00232975" w:rsidRDefault="00BE6FAC" w:rsidP="00BE6FAC">
      <w:pPr>
        <w:contextualSpacing/>
        <w:jc w:val="both"/>
      </w:pPr>
      <w:r w:rsidRPr="00232975">
        <w:t>De mi consideración:</w:t>
      </w:r>
    </w:p>
    <w:p w14:paraId="27193357" w14:textId="77777777" w:rsidR="00BE6FAC" w:rsidRPr="00232975" w:rsidRDefault="00BE6FAC" w:rsidP="00BE6FAC">
      <w:pPr>
        <w:contextualSpacing/>
        <w:jc w:val="both"/>
      </w:pPr>
    </w:p>
    <w:p w14:paraId="0CD3679A" w14:textId="77777777" w:rsidR="00BE6FAC" w:rsidRPr="00232975" w:rsidRDefault="00BE6FAC" w:rsidP="00BE6FAC">
      <w:pPr>
        <w:contextualSpacing/>
        <w:jc w:val="both"/>
      </w:pPr>
      <w:r w:rsidRPr="00232975">
        <w:t>El que suscribe, (</w:t>
      </w:r>
      <w:r w:rsidRPr="00232975">
        <w:rPr>
          <w:i/>
        </w:rPr>
        <w:t>por mis propios derechos o en calidad de representante legal de la compañía..., o del consorcio...)</w:t>
      </w:r>
      <w:r w:rsidRPr="00232975">
        <w:t xml:space="preserve"> declaro bajo juramento y en pleno conocimiento de las consecuencias legales que conlleva faltar a la verdad, que:</w:t>
      </w:r>
    </w:p>
    <w:p w14:paraId="253A2E01" w14:textId="77777777" w:rsidR="00BE6FAC" w:rsidRPr="00232975" w:rsidRDefault="00BE6FAC" w:rsidP="00BE6FAC">
      <w:pPr>
        <w:pStyle w:val="Prrafodelista"/>
        <w:widowControl/>
        <w:numPr>
          <w:ilvl w:val="0"/>
          <w:numId w:val="64"/>
        </w:numPr>
        <w:suppressAutoHyphens w:val="0"/>
        <w:spacing w:line="276" w:lineRule="auto"/>
        <w:jc w:val="both"/>
        <w:rPr>
          <w:rFonts w:eastAsia="Calibri"/>
          <w:lang w:eastAsia="en-US"/>
        </w:rPr>
      </w:pPr>
      <w:r w:rsidRPr="00232975">
        <w:rPr>
          <w:rFonts w:eastAsia="Calibri"/>
          <w:lang w:eastAsia="en-US"/>
        </w:rPr>
        <w:t>Libre y voluntariamente presento la información que detallo más adelante, para fines única y exclusivamente relacionados con el presente procedimiento de contratación;</w:t>
      </w:r>
    </w:p>
    <w:p w14:paraId="44039289" w14:textId="77777777" w:rsidR="00BE6FAC" w:rsidRPr="00232975" w:rsidRDefault="00BE6FAC" w:rsidP="00BE6FAC">
      <w:pPr>
        <w:pStyle w:val="Prrafodelista"/>
        <w:widowControl/>
        <w:numPr>
          <w:ilvl w:val="0"/>
          <w:numId w:val="64"/>
        </w:numPr>
        <w:suppressAutoHyphens w:val="0"/>
        <w:spacing w:line="276" w:lineRule="auto"/>
        <w:jc w:val="both"/>
        <w:rPr>
          <w:rFonts w:eastAsia="Calibri"/>
          <w:lang w:eastAsia="en-US"/>
        </w:rPr>
      </w:pPr>
      <w:r w:rsidRPr="00232975">
        <w:rPr>
          <w:rFonts w:eastAsia="Calibri"/>
          <w:lang w:eastAsia="en-US"/>
        </w:rPr>
        <w:t>Garantizo la veracidad y exactitud de la presente información; y, autorizo a la Entidad Contratante, al Servicio Nacional de Contratación Pública, o a los Órganos de Control, a efectuar averiguaciones para comprobar tal información.</w:t>
      </w:r>
    </w:p>
    <w:p w14:paraId="5819781F" w14:textId="77777777" w:rsidR="00BE6FAC" w:rsidRPr="00232975" w:rsidRDefault="00BE6FAC" w:rsidP="00BE6FAC">
      <w:pPr>
        <w:pStyle w:val="Prrafodelista"/>
        <w:widowControl/>
        <w:numPr>
          <w:ilvl w:val="0"/>
          <w:numId w:val="64"/>
        </w:numPr>
        <w:suppressAutoHyphens w:val="0"/>
        <w:spacing w:line="276" w:lineRule="auto"/>
        <w:jc w:val="both"/>
        <w:rPr>
          <w:rFonts w:eastAsia="Calibri"/>
          <w:lang w:eastAsia="en-US"/>
        </w:rPr>
      </w:pPr>
      <w:r w:rsidRPr="00232975">
        <w:rPr>
          <w:rFonts w:eastAsia="Calibri"/>
          <w:lang w:eastAsia="en-US"/>
        </w:rPr>
        <w:t>Autorizo a que esta información se transparente a través del Portal Institucional del Servicio Nacional de Contratación Pública; y, doy mi consentimiento para que se realicen las verificaciones que sean pertinentes en cualquier momento y sin previo aviso.</w:t>
      </w:r>
    </w:p>
    <w:p w14:paraId="64221BBF" w14:textId="77777777" w:rsidR="00BE6FAC" w:rsidRPr="00232975" w:rsidRDefault="00BE6FAC" w:rsidP="00BE6FAC">
      <w:pPr>
        <w:pStyle w:val="Prrafodelista"/>
        <w:widowControl/>
        <w:numPr>
          <w:ilvl w:val="0"/>
          <w:numId w:val="64"/>
        </w:numPr>
        <w:suppressAutoHyphens w:val="0"/>
        <w:spacing w:line="276" w:lineRule="auto"/>
        <w:jc w:val="both"/>
        <w:rPr>
          <w:rFonts w:eastAsia="Calibri"/>
          <w:lang w:eastAsia="en-US"/>
        </w:rPr>
      </w:pPr>
      <w:r w:rsidRPr="00232975">
        <w:rPr>
          <w:rFonts w:eastAsia="Calibri"/>
          <w:lang w:eastAsia="en-US"/>
        </w:rPr>
        <w:t>Como oferente me comprometo a tener, en el momento que el Servicio Nacional de Contratación Pública lo solicite, la documentación de respaldo necesaria para el cálculo del VAE, para la verificación correspondiente.</w:t>
      </w:r>
    </w:p>
    <w:p w14:paraId="0B8F4A1A" w14:textId="77777777" w:rsidR="00BE6FAC" w:rsidRPr="00232975" w:rsidRDefault="00BE6FAC" w:rsidP="00BE6FAC">
      <w:pPr>
        <w:pStyle w:val="Prrafodelista"/>
        <w:widowControl/>
        <w:numPr>
          <w:ilvl w:val="0"/>
          <w:numId w:val="64"/>
        </w:numPr>
        <w:suppressAutoHyphens w:val="0"/>
        <w:spacing w:line="276" w:lineRule="auto"/>
        <w:jc w:val="both"/>
        <w:rPr>
          <w:rFonts w:eastAsia="Calibri"/>
          <w:lang w:eastAsia="en-US"/>
        </w:rPr>
      </w:pPr>
      <w:r w:rsidRPr="00232975">
        <w:rPr>
          <w:rFonts w:eastAsia="Calibri"/>
          <w:lang w:eastAsia="en-US"/>
        </w:rPr>
        <w:t>La falta de veracidad de la información presentada por el oferente será causa de descalificación de la oferta, declararlo adjudicatario fallido o de terminación unilateral del contrato, según corresponda; sin perjuicio de las acciones judiciales a las que hubiera lugar.</w:t>
      </w:r>
    </w:p>
    <w:p w14:paraId="131A8783" w14:textId="77777777" w:rsidR="00BE6FAC" w:rsidRPr="00232975" w:rsidRDefault="00BE6FAC" w:rsidP="00BE6FAC">
      <w:pPr>
        <w:contextualSpacing/>
        <w:jc w:val="both"/>
      </w:pPr>
    </w:p>
    <w:p w14:paraId="7BCD6BAD" w14:textId="77777777" w:rsidR="00BE6FAC" w:rsidRPr="00232975" w:rsidRDefault="00BE6FAC" w:rsidP="00BE6FAC">
      <w:pPr>
        <w:contextualSpacing/>
        <w:jc w:val="both"/>
      </w:pPr>
      <w:r w:rsidRPr="00232975">
        <w:t>El proveedor, como parte de la entrega de la oferta, presentará la siguiente información:</w:t>
      </w:r>
    </w:p>
    <w:p w14:paraId="12A8C9CE" w14:textId="77777777" w:rsidR="00BE6FAC" w:rsidRPr="00232975" w:rsidRDefault="00BE6FAC" w:rsidP="00BE6FAC">
      <w:pPr>
        <w:contextualSpacing/>
        <w:jc w:val="center"/>
        <w:rPr>
          <w:rFonts w:eastAsia="Times New Roman"/>
          <w:b/>
          <w:bCs/>
        </w:rPr>
      </w:pPr>
    </w:p>
    <w:p w14:paraId="7052A459" w14:textId="77777777" w:rsidR="00BE6FAC" w:rsidRPr="00232975" w:rsidRDefault="00BE6FAC" w:rsidP="00BE6FAC">
      <w:pPr>
        <w:contextualSpacing/>
        <w:jc w:val="center"/>
        <w:rPr>
          <w:rFonts w:eastAsia="Times New Roman"/>
          <w:b/>
          <w:bCs/>
        </w:rPr>
      </w:pPr>
    </w:p>
    <w:p w14:paraId="2D77D33C" w14:textId="77777777" w:rsidR="00BE6FAC" w:rsidRPr="00232975" w:rsidRDefault="00BE6FAC" w:rsidP="00BE6FAC">
      <w:pPr>
        <w:contextualSpacing/>
        <w:jc w:val="center"/>
      </w:pPr>
      <w:r w:rsidRPr="00232975">
        <w:rPr>
          <w:rFonts w:eastAsia="Times New Roman"/>
          <w:b/>
          <w:bCs/>
        </w:rPr>
        <w:t>Formulario de Declaración de Valor Agregado Ecuatoriano de la Oferta</w:t>
      </w:r>
    </w:p>
    <w:p w14:paraId="68EF63A9" w14:textId="77777777" w:rsidR="00BE6FAC" w:rsidRPr="00232975" w:rsidRDefault="00BE6FAC" w:rsidP="00BE6FAC">
      <w:pPr>
        <w:contextualSpacing/>
        <w:jc w:val="both"/>
      </w:pPr>
    </w:p>
    <w:p w14:paraId="42CF3372" w14:textId="77777777" w:rsidR="00BE6FAC" w:rsidRPr="00232975" w:rsidRDefault="00BE6FAC" w:rsidP="00BE6FAC">
      <w:pPr>
        <w:contextualSpacing/>
        <w:jc w:val="both"/>
      </w:pPr>
    </w:p>
    <w:p w14:paraId="21F56938" w14:textId="77777777" w:rsidR="00BE6FAC" w:rsidRPr="00232975" w:rsidRDefault="00BE6FAC" w:rsidP="00BE6FAC">
      <w:pPr>
        <w:contextualSpacing/>
        <w:jc w:val="both"/>
      </w:pPr>
    </w:p>
    <w:tbl>
      <w:tblPr>
        <w:tblpPr w:leftFromText="141" w:rightFromText="141" w:vertAnchor="text" w:horzAnchor="margin" w:tblpXSpec="right" w:tblpY="457"/>
        <w:tblW w:w="1716" w:type="dxa"/>
        <w:tblCellMar>
          <w:left w:w="70" w:type="dxa"/>
          <w:right w:w="70" w:type="dxa"/>
        </w:tblCellMar>
        <w:tblLook w:val="04A0" w:firstRow="1" w:lastRow="0" w:firstColumn="1" w:lastColumn="0" w:noHBand="0" w:noVBand="1"/>
      </w:tblPr>
      <w:tblGrid>
        <w:gridCol w:w="724"/>
        <w:gridCol w:w="284"/>
        <w:gridCol w:w="708"/>
      </w:tblGrid>
      <w:tr w:rsidR="00BE6FAC" w:rsidRPr="00232975" w14:paraId="1B9B9E90" w14:textId="77777777" w:rsidTr="00F20237">
        <w:trPr>
          <w:trHeight w:val="272"/>
        </w:trPr>
        <w:tc>
          <w:tcPr>
            <w:tcW w:w="724" w:type="dxa"/>
            <w:tcBorders>
              <w:top w:val="nil"/>
              <w:left w:val="nil"/>
              <w:bottom w:val="nil"/>
              <w:right w:val="nil"/>
            </w:tcBorders>
            <w:shd w:val="clear" w:color="auto" w:fill="auto"/>
            <w:noWrap/>
            <w:vAlign w:val="bottom"/>
            <w:hideMark/>
          </w:tcPr>
          <w:p w14:paraId="5ED243C9" w14:textId="77777777" w:rsidR="00BE6FAC" w:rsidRPr="00232975" w:rsidRDefault="00BE6FAC" w:rsidP="00F20237">
            <w:pPr>
              <w:spacing w:after="240"/>
              <w:jc w:val="center"/>
              <w:rPr>
                <w:rFonts w:eastAsia="Times New Roman"/>
                <w:b/>
                <w:bCs/>
              </w:rPr>
            </w:pPr>
            <w:r w:rsidRPr="00232975">
              <w:rPr>
                <w:rFonts w:eastAsia="Times New Roman"/>
                <w:b/>
                <w:bCs/>
              </w:rPr>
              <w:t>Si</w:t>
            </w:r>
          </w:p>
        </w:tc>
        <w:tc>
          <w:tcPr>
            <w:tcW w:w="284" w:type="dxa"/>
            <w:tcBorders>
              <w:top w:val="nil"/>
              <w:left w:val="nil"/>
              <w:bottom w:val="nil"/>
              <w:right w:val="nil"/>
            </w:tcBorders>
            <w:shd w:val="clear" w:color="auto" w:fill="auto"/>
            <w:noWrap/>
            <w:vAlign w:val="bottom"/>
            <w:hideMark/>
          </w:tcPr>
          <w:p w14:paraId="437F69EF" w14:textId="77777777" w:rsidR="00BE6FAC" w:rsidRPr="00232975" w:rsidRDefault="00BE6FAC" w:rsidP="00F20237">
            <w:pPr>
              <w:spacing w:after="240"/>
              <w:jc w:val="center"/>
              <w:rPr>
                <w:rFonts w:eastAsia="Times New Roman"/>
                <w:b/>
                <w:bCs/>
              </w:rPr>
            </w:pPr>
          </w:p>
        </w:tc>
        <w:tc>
          <w:tcPr>
            <w:tcW w:w="708" w:type="dxa"/>
            <w:tcBorders>
              <w:top w:val="nil"/>
              <w:left w:val="nil"/>
              <w:bottom w:val="nil"/>
              <w:right w:val="nil"/>
            </w:tcBorders>
            <w:shd w:val="clear" w:color="auto" w:fill="auto"/>
            <w:noWrap/>
            <w:vAlign w:val="bottom"/>
            <w:hideMark/>
          </w:tcPr>
          <w:p w14:paraId="0A0FCF98" w14:textId="77777777" w:rsidR="00BE6FAC" w:rsidRPr="00232975" w:rsidRDefault="00BE6FAC" w:rsidP="00F20237">
            <w:pPr>
              <w:spacing w:after="240"/>
              <w:jc w:val="center"/>
              <w:rPr>
                <w:rFonts w:eastAsia="Times New Roman"/>
                <w:b/>
                <w:bCs/>
              </w:rPr>
            </w:pPr>
            <w:r w:rsidRPr="00232975">
              <w:rPr>
                <w:rFonts w:eastAsia="Times New Roman"/>
                <w:b/>
                <w:bCs/>
              </w:rPr>
              <w:t>No</w:t>
            </w:r>
          </w:p>
        </w:tc>
      </w:tr>
      <w:tr w:rsidR="00BE6FAC" w:rsidRPr="00232975" w14:paraId="51A5CA7B" w14:textId="77777777" w:rsidTr="00F20237">
        <w:trPr>
          <w:trHeight w:val="272"/>
        </w:trPr>
        <w:tc>
          <w:tcPr>
            <w:tcW w:w="72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1EB176" w14:textId="77777777" w:rsidR="00BE6FAC" w:rsidRPr="00232975" w:rsidRDefault="00BE6FAC" w:rsidP="00F20237">
            <w:pPr>
              <w:spacing w:after="240"/>
              <w:rPr>
                <w:rFonts w:eastAsia="Times New Roman"/>
              </w:rPr>
            </w:pPr>
            <w:r w:rsidRPr="00232975">
              <w:rPr>
                <w:rFonts w:eastAsia="Times New Roman"/>
              </w:rPr>
              <w:lastRenderedPageBreak/>
              <w:t> </w:t>
            </w:r>
          </w:p>
        </w:tc>
        <w:tc>
          <w:tcPr>
            <w:tcW w:w="284" w:type="dxa"/>
            <w:tcBorders>
              <w:top w:val="nil"/>
              <w:left w:val="nil"/>
              <w:bottom w:val="nil"/>
              <w:right w:val="nil"/>
            </w:tcBorders>
            <w:shd w:val="clear" w:color="auto" w:fill="auto"/>
            <w:noWrap/>
            <w:vAlign w:val="bottom"/>
            <w:hideMark/>
          </w:tcPr>
          <w:p w14:paraId="008AC9B9" w14:textId="77777777" w:rsidR="00BE6FAC" w:rsidRPr="00232975" w:rsidRDefault="00BE6FAC" w:rsidP="00F20237">
            <w:pPr>
              <w:spacing w:after="240"/>
              <w:rPr>
                <w:rFonts w:eastAsia="Times New Roman"/>
              </w:rPr>
            </w:pPr>
          </w:p>
        </w:tc>
        <w:tc>
          <w:tcPr>
            <w:tcW w:w="7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69671E" w14:textId="77777777" w:rsidR="00BE6FAC" w:rsidRPr="00232975" w:rsidRDefault="00BE6FAC" w:rsidP="00F20237">
            <w:pPr>
              <w:spacing w:after="240"/>
              <w:rPr>
                <w:rFonts w:eastAsia="Times New Roman"/>
              </w:rPr>
            </w:pPr>
            <w:r w:rsidRPr="00232975">
              <w:rPr>
                <w:rFonts w:eastAsia="Times New Roman"/>
              </w:rPr>
              <w:t> </w:t>
            </w:r>
          </w:p>
        </w:tc>
      </w:tr>
      <w:tr w:rsidR="00BE6FAC" w:rsidRPr="00232975" w14:paraId="55B1CD3B" w14:textId="77777777" w:rsidTr="00F20237">
        <w:trPr>
          <w:trHeight w:val="172"/>
        </w:trPr>
        <w:tc>
          <w:tcPr>
            <w:tcW w:w="724" w:type="dxa"/>
            <w:tcBorders>
              <w:top w:val="nil"/>
              <w:left w:val="nil"/>
              <w:bottom w:val="nil"/>
              <w:right w:val="nil"/>
            </w:tcBorders>
            <w:shd w:val="clear" w:color="auto" w:fill="auto"/>
            <w:noWrap/>
            <w:vAlign w:val="bottom"/>
            <w:hideMark/>
          </w:tcPr>
          <w:p w14:paraId="6055BB28" w14:textId="77777777" w:rsidR="00BE6FAC" w:rsidRPr="00232975" w:rsidRDefault="00BE6FAC" w:rsidP="00F20237">
            <w:pPr>
              <w:spacing w:after="240"/>
              <w:rPr>
                <w:rFonts w:eastAsia="Times New Roman"/>
              </w:rPr>
            </w:pPr>
          </w:p>
        </w:tc>
        <w:tc>
          <w:tcPr>
            <w:tcW w:w="284" w:type="dxa"/>
            <w:tcBorders>
              <w:top w:val="nil"/>
              <w:left w:val="nil"/>
              <w:bottom w:val="nil"/>
              <w:right w:val="nil"/>
            </w:tcBorders>
            <w:shd w:val="clear" w:color="auto" w:fill="auto"/>
            <w:noWrap/>
            <w:vAlign w:val="bottom"/>
            <w:hideMark/>
          </w:tcPr>
          <w:p w14:paraId="53F9CBA4" w14:textId="77777777" w:rsidR="00BE6FAC" w:rsidRPr="00232975" w:rsidRDefault="00BE6FAC" w:rsidP="00F20237">
            <w:pPr>
              <w:spacing w:after="240"/>
              <w:rPr>
                <w:rFonts w:eastAsia="Times New Roman"/>
              </w:rPr>
            </w:pPr>
          </w:p>
        </w:tc>
        <w:tc>
          <w:tcPr>
            <w:tcW w:w="708" w:type="dxa"/>
            <w:tcBorders>
              <w:top w:val="nil"/>
              <w:left w:val="nil"/>
              <w:bottom w:val="nil"/>
              <w:right w:val="nil"/>
            </w:tcBorders>
            <w:shd w:val="clear" w:color="auto" w:fill="auto"/>
            <w:noWrap/>
            <w:vAlign w:val="bottom"/>
            <w:hideMark/>
          </w:tcPr>
          <w:p w14:paraId="310631D0" w14:textId="77777777" w:rsidR="00BE6FAC" w:rsidRPr="00232975" w:rsidRDefault="00BE6FAC" w:rsidP="00F20237">
            <w:pPr>
              <w:spacing w:after="240"/>
              <w:rPr>
                <w:rFonts w:eastAsia="Times New Roman"/>
              </w:rPr>
            </w:pPr>
          </w:p>
        </w:tc>
      </w:tr>
    </w:tbl>
    <w:p w14:paraId="211B3404" w14:textId="77777777" w:rsidR="00BE6FAC" w:rsidRPr="00232975" w:rsidRDefault="00BE6FAC" w:rsidP="00BE6FAC">
      <w:pPr>
        <w:contextualSpacing/>
      </w:pPr>
      <w:r w:rsidRPr="00232975">
        <w:t>1.- ¿El producto desarrollado u ofertado, o el producto objeto del servicio de su oferta es software de código abierto?</w:t>
      </w:r>
    </w:p>
    <w:p w14:paraId="2BA7404A" w14:textId="77777777" w:rsidR="00BE6FAC" w:rsidRPr="00232975" w:rsidRDefault="00BE6FAC" w:rsidP="00BE6FAC">
      <w:pPr>
        <w:contextualSpacing/>
      </w:pPr>
    </w:p>
    <w:p w14:paraId="4A5A319F" w14:textId="77777777" w:rsidR="00BE6FAC" w:rsidRPr="00232975" w:rsidRDefault="00BE6FAC" w:rsidP="00BE6FAC">
      <w:pPr>
        <w:contextualSpacing/>
      </w:pPr>
    </w:p>
    <w:p w14:paraId="012E7955" w14:textId="77777777" w:rsidR="00BE6FAC" w:rsidRPr="00232975" w:rsidRDefault="00BE6FAC" w:rsidP="00BE6FAC">
      <w:pPr>
        <w:contextualSpacing/>
      </w:pPr>
    </w:p>
    <w:p w14:paraId="6EF159D0" w14:textId="77777777" w:rsidR="00BE6FAC" w:rsidRPr="00232975" w:rsidRDefault="00BE6FAC" w:rsidP="00BE6FAC">
      <w:pPr>
        <w:contextualSpacing/>
        <w:jc w:val="both"/>
      </w:pPr>
    </w:p>
    <w:p w14:paraId="3C0F79A6" w14:textId="77777777" w:rsidR="00BE6FAC" w:rsidRPr="00232975" w:rsidRDefault="00BE6FAC" w:rsidP="00BE6FAC">
      <w:pPr>
        <w:contextualSpacing/>
        <w:jc w:val="both"/>
      </w:pPr>
      <w:r w:rsidRPr="00232975">
        <w:t>2.- Por favor llenar la siguiente tabla para los casos de consultorías para el desarrollo de software, o adquisición de software:</w:t>
      </w:r>
    </w:p>
    <w:tbl>
      <w:tblPr>
        <w:tblW w:w="9752" w:type="dxa"/>
        <w:jc w:val="center"/>
        <w:tblLayout w:type="fixed"/>
        <w:tblLook w:val="0000" w:firstRow="0" w:lastRow="0" w:firstColumn="0" w:lastColumn="0" w:noHBand="0" w:noVBand="0"/>
      </w:tblPr>
      <w:tblGrid>
        <w:gridCol w:w="1814"/>
        <w:gridCol w:w="1984"/>
        <w:gridCol w:w="2098"/>
        <w:gridCol w:w="1928"/>
        <w:gridCol w:w="1928"/>
      </w:tblGrid>
      <w:tr w:rsidR="00BE6FAC" w:rsidRPr="00232975" w14:paraId="06E13633" w14:textId="77777777" w:rsidTr="00F20237">
        <w:trPr>
          <w:jc w:val="center"/>
        </w:trPr>
        <w:tc>
          <w:tcPr>
            <w:tcW w:w="18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38BAA8B3" w14:textId="77777777" w:rsidR="00BE6FAC" w:rsidRPr="00232975" w:rsidRDefault="00BE6FAC" w:rsidP="00F20237">
            <w:pPr>
              <w:pStyle w:val="Standard"/>
              <w:spacing w:line="276" w:lineRule="auto"/>
              <w:jc w:val="center"/>
            </w:pPr>
            <w:r w:rsidRPr="00232975">
              <w:rPr>
                <w:color w:val="000000"/>
                <w:lang w:eastAsia="hi-IN"/>
              </w:rPr>
              <w:t>PROCESO</w:t>
            </w:r>
          </w:p>
        </w:tc>
        <w:tc>
          <w:tcPr>
            <w:tcW w:w="198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6BE6BB3C" w14:textId="77777777" w:rsidR="00BE6FAC" w:rsidRPr="00232975" w:rsidRDefault="00BE6FAC" w:rsidP="00F20237">
            <w:pPr>
              <w:pStyle w:val="Standard"/>
              <w:spacing w:line="276" w:lineRule="auto"/>
              <w:jc w:val="center"/>
            </w:pPr>
            <w:r w:rsidRPr="00232975">
              <w:rPr>
                <w:color w:val="000000"/>
                <w:lang w:eastAsia="hi-IN"/>
              </w:rPr>
              <w:t>PONDERACIÓN (a)</w:t>
            </w:r>
          </w:p>
        </w:tc>
        <w:tc>
          <w:tcPr>
            <w:tcW w:w="209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0DA9CF55" w14:textId="77777777" w:rsidR="00BE6FAC" w:rsidRPr="00232975" w:rsidRDefault="00BE6FAC" w:rsidP="00F20237">
            <w:pPr>
              <w:pStyle w:val="Standard"/>
              <w:spacing w:line="276" w:lineRule="auto"/>
              <w:jc w:val="center"/>
            </w:pPr>
            <w:proofErr w:type="gramStart"/>
            <w:r w:rsidRPr="00232975">
              <w:rPr>
                <w:color w:val="000000"/>
                <w:lang w:eastAsia="hi-IN"/>
              </w:rPr>
              <w:t>ECUATORIANOS  (</w:t>
            </w:r>
            <w:proofErr w:type="gramEnd"/>
            <w:r w:rsidRPr="00232975">
              <w:rPr>
                <w:color w:val="000000"/>
                <w:lang w:eastAsia="hi-IN"/>
              </w:rPr>
              <w:t>b)</w:t>
            </w: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46839DF6" w14:textId="77777777" w:rsidR="00BE6FAC" w:rsidRPr="00232975" w:rsidRDefault="00BE6FAC" w:rsidP="00F20237">
            <w:pPr>
              <w:pStyle w:val="Standard"/>
              <w:spacing w:line="276" w:lineRule="auto"/>
              <w:jc w:val="center"/>
            </w:pPr>
            <w:r w:rsidRPr="00232975">
              <w:rPr>
                <w:color w:val="000000"/>
                <w:lang w:eastAsia="hi-IN"/>
              </w:rPr>
              <w:t>EXTRANJEROS (c)</w:t>
            </w: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424FB50B" w14:textId="77777777" w:rsidR="00BE6FAC" w:rsidRPr="00232975" w:rsidRDefault="00BE6FAC" w:rsidP="00F20237">
            <w:pPr>
              <w:pStyle w:val="Standard"/>
              <w:spacing w:line="276" w:lineRule="auto"/>
              <w:jc w:val="center"/>
            </w:pPr>
            <w:r w:rsidRPr="00232975">
              <w:rPr>
                <w:color w:val="000000"/>
                <w:lang w:eastAsia="hi-IN"/>
              </w:rPr>
              <w:t>% ECUATORIANO (a x b/(</w:t>
            </w:r>
            <w:proofErr w:type="spellStart"/>
            <w:r w:rsidRPr="00232975">
              <w:rPr>
                <w:color w:val="000000"/>
                <w:lang w:eastAsia="hi-IN"/>
              </w:rPr>
              <w:t>b+c</w:t>
            </w:r>
            <w:proofErr w:type="spellEnd"/>
            <w:r w:rsidRPr="00232975">
              <w:rPr>
                <w:color w:val="000000"/>
                <w:lang w:eastAsia="hi-IN"/>
              </w:rPr>
              <w:t>))</w:t>
            </w:r>
          </w:p>
        </w:tc>
      </w:tr>
      <w:tr w:rsidR="00BE6FAC" w:rsidRPr="00232975" w14:paraId="2AB87AFE" w14:textId="77777777" w:rsidTr="00F20237">
        <w:trPr>
          <w:jc w:val="center"/>
        </w:trPr>
        <w:tc>
          <w:tcPr>
            <w:tcW w:w="18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08E8F5C8" w14:textId="77777777" w:rsidR="00BE6FAC" w:rsidRPr="00232975" w:rsidRDefault="00BE6FAC" w:rsidP="00F20237">
            <w:pPr>
              <w:pStyle w:val="Standard"/>
              <w:spacing w:line="276" w:lineRule="auto"/>
              <w:jc w:val="center"/>
            </w:pPr>
            <w:r w:rsidRPr="00232975">
              <w:rPr>
                <w:color w:val="000000"/>
                <w:lang w:eastAsia="hi-IN"/>
              </w:rPr>
              <w:t>Análisis</w:t>
            </w:r>
          </w:p>
        </w:tc>
        <w:tc>
          <w:tcPr>
            <w:tcW w:w="198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6C29B66C" w14:textId="77777777" w:rsidR="00BE6FAC" w:rsidRPr="00232975" w:rsidRDefault="00BE6FAC" w:rsidP="00F20237">
            <w:pPr>
              <w:pStyle w:val="Standard"/>
              <w:spacing w:line="276" w:lineRule="auto"/>
              <w:jc w:val="center"/>
            </w:pPr>
            <w:r w:rsidRPr="00232975">
              <w:rPr>
                <w:color w:val="000000"/>
                <w:lang w:eastAsia="hi-IN"/>
              </w:rPr>
              <w:t>20%</w:t>
            </w:r>
          </w:p>
        </w:tc>
        <w:tc>
          <w:tcPr>
            <w:tcW w:w="209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174832FD" w14:textId="77777777" w:rsidR="00BE6FAC" w:rsidRPr="00232975" w:rsidRDefault="00BE6FAC" w:rsidP="00F20237">
            <w:pPr>
              <w:pStyle w:val="Standard"/>
              <w:spacing w:line="276" w:lineRule="auto"/>
              <w:jc w:val="cente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47D8E129" w14:textId="77777777" w:rsidR="00BE6FAC" w:rsidRPr="00232975" w:rsidRDefault="00BE6FAC" w:rsidP="00F20237">
            <w:pPr>
              <w:pStyle w:val="Standard"/>
              <w:spacing w:line="276" w:lineRule="auto"/>
              <w:jc w:val="cente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6642C626" w14:textId="77777777" w:rsidR="00BE6FAC" w:rsidRPr="00232975" w:rsidRDefault="00BE6FAC" w:rsidP="00F20237">
            <w:pPr>
              <w:pStyle w:val="Standard"/>
              <w:spacing w:line="276" w:lineRule="auto"/>
              <w:jc w:val="center"/>
            </w:pPr>
          </w:p>
        </w:tc>
      </w:tr>
      <w:tr w:rsidR="00BE6FAC" w:rsidRPr="00232975" w14:paraId="4F4C7892" w14:textId="77777777" w:rsidTr="00F20237">
        <w:trPr>
          <w:jc w:val="center"/>
        </w:trPr>
        <w:tc>
          <w:tcPr>
            <w:tcW w:w="18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02533E4A" w14:textId="77777777" w:rsidR="00BE6FAC" w:rsidRPr="00232975" w:rsidRDefault="00BE6FAC" w:rsidP="00F20237">
            <w:pPr>
              <w:pStyle w:val="Standard"/>
              <w:spacing w:line="276" w:lineRule="auto"/>
              <w:jc w:val="center"/>
            </w:pPr>
            <w:r w:rsidRPr="00232975">
              <w:rPr>
                <w:color w:val="000000"/>
                <w:lang w:eastAsia="hi-IN"/>
              </w:rPr>
              <w:t>Diseño</w:t>
            </w:r>
          </w:p>
        </w:tc>
        <w:tc>
          <w:tcPr>
            <w:tcW w:w="198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4E895275" w14:textId="77777777" w:rsidR="00BE6FAC" w:rsidRPr="00232975" w:rsidRDefault="00BE6FAC" w:rsidP="00F20237">
            <w:pPr>
              <w:pStyle w:val="Standard"/>
              <w:spacing w:line="276" w:lineRule="auto"/>
              <w:jc w:val="center"/>
            </w:pPr>
            <w:r w:rsidRPr="00232975">
              <w:rPr>
                <w:color w:val="000000"/>
                <w:lang w:eastAsia="hi-IN"/>
              </w:rPr>
              <w:t>25%</w:t>
            </w:r>
          </w:p>
        </w:tc>
        <w:tc>
          <w:tcPr>
            <w:tcW w:w="209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052D277B" w14:textId="77777777" w:rsidR="00BE6FAC" w:rsidRPr="00232975" w:rsidRDefault="00BE6FAC" w:rsidP="00F20237">
            <w:pPr>
              <w:pStyle w:val="Standard"/>
              <w:spacing w:line="276" w:lineRule="auto"/>
              <w:jc w:val="cente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30503D0D" w14:textId="77777777" w:rsidR="00BE6FAC" w:rsidRPr="00232975" w:rsidRDefault="00BE6FAC" w:rsidP="00F20237">
            <w:pPr>
              <w:pStyle w:val="Standard"/>
              <w:spacing w:line="276" w:lineRule="auto"/>
              <w:jc w:val="cente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1142EB60" w14:textId="77777777" w:rsidR="00BE6FAC" w:rsidRPr="00232975" w:rsidRDefault="00BE6FAC" w:rsidP="00F20237">
            <w:pPr>
              <w:pStyle w:val="Standard"/>
              <w:spacing w:line="276" w:lineRule="auto"/>
              <w:jc w:val="center"/>
            </w:pPr>
          </w:p>
        </w:tc>
      </w:tr>
      <w:tr w:rsidR="00BE6FAC" w:rsidRPr="00232975" w14:paraId="65E1E4AD" w14:textId="77777777" w:rsidTr="00F20237">
        <w:trPr>
          <w:jc w:val="center"/>
        </w:trPr>
        <w:tc>
          <w:tcPr>
            <w:tcW w:w="18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43BA69CE" w14:textId="77777777" w:rsidR="00BE6FAC" w:rsidRPr="00232975" w:rsidRDefault="00BE6FAC" w:rsidP="00F20237">
            <w:pPr>
              <w:pStyle w:val="Standard"/>
              <w:spacing w:line="276" w:lineRule="auto"/>
              <w:jc w:val="center"/>
            </w:pPr>
            <w:r w:rsidRPr="00232975">
              <w:rPr>
                <w:color w:val="000000"/>
                <w:lang w:eastAsia="hi-IN"/>
              </w:rPr>
              <w:t>Codificación</w:t>
            </w:r>
          </w:p>
        </w:tc>
        <w:tc>
          <w:tcPr>
            <w:tcW w:w="198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6179EBD6" w14:textId="77777777" w:rsidR="00BE6FAC" w:rsidRPr="00232975" w:rsidRDefault="00BE6FAC" w:rsidP="00F20237">
            <w:pPr>
              <w:pStyle w:val="Standard"/>
              <w:spacing w:line="276" w:lineRule="auto"/>
              <w:jc w:val="center"/>
            </w:pPr>
            <w:r w:rsidRPr="00232975">
              <w:rPr>
                <w:color w:val="000000"/>
                <w:lang w:eastAsia="hi-IN"/>
              </w:rPr>
              <w:t>45%</w:t>
            </w:r>
          </w:p>
        </w:tc>
        <w:tc>
          <w:tcPr>
            <w:tcW w:w="209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1D594F14" w14:textId="77777777" w:rsidR="00BE6FAC" w:rsidRPr="00232975" w:rsidRDefault="00BE6FAC" w:rsidP="00F20237">
            <w:pPr>
              <w:pStyle w:val="Standard"/>
              <w:spacing w:line="276" w:lineRule="auto"/>
              <w:jc w:val="cente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063B800C" w14:textId="77777777" w:rsidR="00BE6FAC" w:rsidRPr="00232975" w:rsidRDefault="00BE6FAC" w:rsidP="00F20237">
            <w:pPr>
              <w:pStyle w:val="Standard"/>
              <w:spacing w:line="276" w:lineRule="auto"/>
              <w:jc w:val="cente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33ABEE4E" w14:textId="77777777" w:rsidR="00BE6FAC" w:rsidRPr="00232975" w:rsidRDefault="00BE6FAC" w:rsidP="00F20237">
            <w:pPr>
              <w:pStyle w:val="Standard"/>
              <w:spacing w:line="276" w:lineRule="auto"/>
              <w:jc w:val="center"/>
            </w:pPr>
          </w:p>
        </w:tc>
      </w:tr>
      <w:tr w:rsidR="00BE6FAC" w:rsidRPr="00232975" w14:paraId="3FAB23F4" w14:textId="77777777" w:rsidTr="00F20237">
        <w:trPr>
          <w:jc w:val="center"/>
        </w:trPr>
        <w:tc>
          <w:tcPr>
            <w:tcW w:w="18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260E9F7C" w14:textId="77777777" w:rsidR="00BE6FAC" w:rsidRPr="00232975" w:rsidRDefault="00BE6FAC" w:rsidP="00F20237">
            <w:pPr>
              <w:pStyle w:val="Standard"/>
              <w:spacing w:line="276" w:lineRule="auto"/>
              <w:jc w:val="center"/>
            </w:pPr>
            <w:r w:rsidRPr="00232975">
              <w:rPr>
                <w:color w:val="000000"/>
                <w:lang w:eastAsia="hi-IN"/>
              </w:rPr>
              <w:t>Prueba</w:t>
            </w:r>
          </w:p>
        </w:tc>
        <w:tc>
          <w:tcPr>
            <w:tcW w:w="198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1A091B56" w14:textId="77777777" w:rsidR="00BE6FAC" w:rsidRPr="00232975" w:rsidRDefault="00BE6FAC" w:rsidP="00F20237">
            <w:pPr>
              <w:pStyle w:val="Standard"/>
              <w:spacing w:line="276" w:lineRule="auto"/>
              <w:jc w:val="center"/>
            </w:pPr>
            <w:r w:rsidRPr="00232975">
              <w:rPr>
                <w:color w:val="000000"/>
                <w:lang w:eastAsia="hi-IN"/>
              </w:rPr>
              <w:t>5%</w:t>
            </w:r>
          </w:p>
        </w:tc>
        <w:tc>
          <w:tcPr>
            <w:tcW w:w="209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6A6A6A10" w14:textId="77777777" w:rsidR="00BE6FAC" w:rsidRPr="00232975" w:rsidRDefault="00BE6FAC" w:rsidP="00F20237">
            <w:pPr>
              <w:pStyle w:val="Standard"/>
              <w:spacing w:line="276" w:lineRule="auto"/>
              <w:jc w:val="cente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0F73CE05" w14:textId="77777777" w:rsidR="00BE6FAC" w:rsidRPr="00232975" w:rsidRDefault="00BE6FAC" w:rsidP="00F20237">
            <w:pPr>
              <w:pStyle w:val="Standard"/>
              <w:spacing w:line="276" w:lineRule="auto"/>
              <w:jc w:val="cente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68B34000" w14:textId="77777777" w:rsidR="00BE6FAC" w:rsidRPr="00232975" w:rsidRDefault="00BE6FAC" w:rsidP="00F20237">
            <w:pPr>
              <w:pStyle w:val="Standard"/>
              <w:spacing w:line="276" w:lineRule="auto"/>
              <w:jc w:val="center"/>
            </w:pPr>
          </w:p>
        </w:tc>
      </w:tr>
      <w:tr w:rsidR="00BE6FAC" w:rsidRPr="00232975" w14:paraId="112B9319" w14:textId="77777777" w:rsidTr="00F20237">
        <w:trPr>
          <w:jc w:val="center"/>
        </w:trPr>
        <w:tc>
          <w:tcPr>
            <w:tcW w:w="18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238F2D52" w14:textId="77777777" w:rsidR="00BE6FAC" w:rsidRPr="00232975" w:rsidRDefault="00BE6FAC" w:rsidP="00F20237">
            <w:pPr>
              <w:pStyle w:val="Standard"/>
              <w:spacing w:line="276" w:lineRule="auto"/>
              <w:jc w:val="center"/>
            </w:pPr>
            <w:r w:rsidRPr="00232975">
              <w:rPr>
                <w:color w:val="000000"/>
                <w:lang w:eastAsia="hi-IN"/>
              </w:rPr>
              <w:t>Implementación</w:t>
            </w:r>
          </w:p>
        </w:tc>
        <w:tc>
          <w:tcPr>
            <w:tcW w:w="198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46CA68EC" w14:textId="77777777" w:rsidR="00BE6FAC" w:rsidRPr="00232975" w:rsidRDefault="00BE6FAC" w:rsidP="00F20237">
            <w:pPr>
              <w:pStyle w:val="Standard"/>
              <w:spacing w:line="276" w:lineRule="auto"/>
              <w:jc w:val="center"/>
            </w:pPr>
            <w:r w:rsidRPr="00232975">
              <w:rPr>
                <w:color w:val="000000"/>
                <w:lang w:eastAsia="hi-IN"/>
              </w:rPr>
              <w:t>5%</w:t>
            </w:r>
          </w:p>
        </w:tc>
        <w:tc>
          <w:tcPr>
            <w:tcW w:w="209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5E28002C" w14:textId="77777777" w:rsidR="00BE6FAC" w:rsidRPr="00232975" w:rsidRDefault="00BE6FAC" w:rsidP="00F20237">
            <w:pPr>
              <w:pStyle w:val="Standard"/>
              <w:spacing w:line="276" w:lineRule="auto"/>
              <w:jc w:val="cente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3F9B7B0A" w14:textId="77777777" w:rsidR="00BE6FAC" w:rsidRPr="00232975" w:rsidRDefault="00BE6FAC" w:rsidP="00F20237">
            <w:pPr>
              <w:pStyle w:val="Standard"/>
              <w:spacing w:line="276" w:lineRule="auto"/>
              <w:jc w:val="cente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4ACC0D6B" w14:textId="77777777" w:rsidR="00BE6FAC" w:rsidRPr="00232975" w:rsidRDefault="00BE6FAC" w:rsidP="00F20237">
            <w:pPr>
              <w:pStyle w:val="Standard"/>
              <w:spacing w:line="276" w:lineRule="auto"/>
              <w:jc w:val="center"/>
            </w:pPr>
          </w:p>
        </w:tc>
      </w:tr>
      <w:tr w:rsidR="00BE6FAC" w:rsidRPr="00232975" w14:paraId="6AD4CB41" w14:textId="77777777" w:rsidTr="00F20237">
        <w:trPr>
          <w:jc w:val="center"/>
        </w:trPr>
        <w:tc>
          <w:tcPr>
            <w:tcW w:w="18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4FB6D5A9" w14:textId="77777777" w:rsidR="00BE6FAC" w:rsidRPr="00232975" w:rsidRDefault="00BE6FAC" w:rsidP="00F20237">
            <w:pPr>
              <w:pStyle w:val="Standard"/>
              <w:spacing w:line="276" w:lineRule="auto"/>
              <w:jc w:val="center"/>
            </w:pPr>
            <w:r w:rsidRPr="00232975">
              <w:rPr>
                <w:color w:val="000000"/>
                <w:lang w:eastAsia="hi-IN"/>
              </w:rPr>
              <w:t>VAEP</w:t>
            </w:r>
          </w:p>
        </w:tc>
        <w:tc>
          <w:tcPr>
            <w:tcW w:w="198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342F9B59" w14:textId="77777777" w:rsidR="00BE6FAC" w:rsidRPr="00232975" w:rsidRDefault="00BE6FAC" w:rsidP="00F20237">
            <w:pPr>
              <w:pStyle w:val="Standard"/>
              <w:spacing w:line="276" w:lineRule="auto"/>
              <w:jc w:val="center"/>
              <w:rPr>
                <w:color w:val="000000"/>
                <w:lang w:eastAsia="hi-IN"/>
              </w:rPr>
            </w:pPr>
          </w:p>
        </w:tc>
        <w:tc>
          <w:tcPr>
            <w:tcW w:w="209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21676ED7" w14:textId="77777777" w:rsidR="00BE6FAC" w:rsidRPr="00232975" w:rsidRDefault="00BE6FAC" w:rsidP="00F20237">
            <w:pPr>
              <w:pStyle w:val="Standard"/>
              <w:spacing w:line="276" w:lineRule="auto"/>
              <w:jc w:val="center"/>
              <w:rPr>
                <w:color w:val="000000"/>
                <w:lang w:eastAsia="hi-IN"/>
              </w:rP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1813E8DA" w14:textId="77777777" w:rsidR="00BE6FAC" w:rsidRPr="00232975" w:rsidRDefault="00BE6FAC" w:rsidP="00F20237">
            <w:pPr>
              <w:pStyle w:val="Standard"/>
              <w:spacing w:line="276" w:lineRule="auto"/>
              <w:jc w:val="center"/>
              <w:rPr>
                <w:color w:val="000000"/>
                <w:lang w:eastAsia="hi-IN"/>
              </w:rP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4ED8B641" w14:textId="77777777" w:rsidR="00BE6FAC" w:rsidRPr="00232975" w:rsidRDefault="00BE6FAC" w:rsidP="00F20237">
            <w:pPr>
              <w:pStyle w:val="Standard"/>
              <w:spacing w:line="276" w:lineRule="auto"/>
              <w:jc w:val="center"/>
            </w:pPr>
          </w:p>
        </w:tc>
      </w:tr>
    </w:tbl>
    <w:p w14:paraId="00866F2F" w14:textId="77777777" w:rsidR="00BE6FAC" w:rsidRPr="00232975" w:rsidRDefault="00BE6FAC" w:rsidP="00BE6FAC">
      <w:pPr>
        <w:pStyle w:val="Standard"/>
        <w:spacing w:line="276" w:lineRule="auto"/>
        <w:jc w:val="both"/>
        <w:rPr>
          <w:color w:val="000000"/>
          <w:lang w:eastAsia="hi-IN"/>
        </w:rPr>
      </w:pPr>
    </w:p>
    <w:p w14:paraId="40640736" w14:textId="77777777" w:rsidR="00BE6FAC" w:rsidRPr="00232975" w:rsidRDefault="00BE6FAC" w:rsidP="00BE6FAC">
      <w:pPr>
        <w:pStyle w:val="Standard"/>
        <w:spacing w:line="276" w:lineRule="auto"/>
        <w:jc w:val="both"/>
      </w:pPr>
      <w:r w:rsidRPr="00232975">
        <w:rPr>
          <w:color w:val="000000"/>
          <w:lang w:eastAsia="hi-IN"/>
        </w:rPr>
        <w:t>VAEP = ____ %</w:t>
      </w:r>
    </w:p>
    <w:p w14:paraId="587571BE" w14:textId="77777777" w:rsidR="00BE6FAC" w:rsidRPr="00232975" w:rsidRDefault="00BE6FAC" w:rsidP="00BE6FAC">
      <w:pPr>
        <w:pStyle w:val="Standard"/>
        <w:spacing w:line="276" w:lineRule="auto"/>
        <w:jc w:val="both"/>
        <w:rPr>
          <w:color w:val="000000"/>
          <w:lang w:eastAsia="hi-IN"/>
        </w:rPr>
      </w:pPr>
    </w:p>
    <w:p w14:paraId="2C996423" w14:textId="77777777" w:rsidR="00BE6FAC" w:rsidRPr="00232975" w:rsidRDefault="00BE6FAC" w:rsidP="00BE6FAC">
      <w:pPr>
        <w:pStyle w:val="Standard"/>
        <w:spacing w:line="276" w:lineRule="auto"/>
        <w:jc w:val="both"/>
      </w:pPr>
      <w:proofErr w:type="gramStart"/>
      <w:r w:rsidRPr="00232975">
        <w:rPr>
          <w:color w:val="000000"/>
          <w:lang w:eastAsia="hi-IN"/>
        </w:rPr>
        <w:t>a  =</w:t>
      </w:r>
      <w:proofErr w:type="gramEnd"/>
      <w:r w:rsidRPr="00232975">
        <w:rPr>
          <w:color w:val="000000"/>
          <w:lang w:eastAsia="hi-IN"/>
        </w:rPr>
        <w:t xml:space="preserve">  Ponderación de cada proceso del desarrollo del software (fijo)</w:t>
      </w:r>
    </w:p>
    <w:p w14:paraId="13A34B97" w14:textId="77777777" w:rsidR="00BE6FAC" w:rsidRPr="00232975" w:rsidRDefault="00BE6FAC" w:rsidP="00BE6FAC">
      <w:pPr>
        <w:pStyle w:val="Standard"/>
        <w:spacing w:line="276" w:lineRule="auto"/>
        <w:jc w:val="both"/>
      </w:pPr>
      <w:r w:rsidRPr="00232975">
        <w:rPr>
          <w:color w:val="000000"/>
          <w:lang w:eastAsia="hi-IN"/>
        </w:rPr>
        <w:t>b = Número de personas ecuatorianas contratadas que participan en cada proceso del desarrollo del software</w:t>
      </w:r>
    </w:p>
    <w:p w14:paraId="7A978E28" w14:textId="77777777" w:rsidR="00BE6FAC" w:rsidRPr="00232975" w:rsidRDefault="00BE6FAC" w:rsidP="00BE6FAC">
      <w:pPr>
        <w:pStyle w:val="Standard"/>
        <w:spacing w:line="276" w:lineRule="auto"/>
        <w:jc w:val="both"/>
        <w:rPr>
          <w:color w:val="000000"/>
          <w:lang w:eastAsia="hi-IN"/>
        </w:rPr>
      </w:pPr>
      <w:r w:rsidRPr="00232975">
        <w:rPr>
          <w:color w:val="000000"/>
          <w:lang w:eastAsia="hi-IN"/>
        </w:rPr>
        <w:t>c = Número de personas extranjeras contratadas que participan en cada proceso del desarrollo del software</w:t>
      </w:r>
    </w:p>
    <w:p w14:paraId="23359E7A" w14:textId="77777777" w:rsidR="00BE6FAC" w:rsidRPr="00232975" w:rsidRDefault="00BE6FAC" w:rsidP="00BE6FAC">
      <w:pPr>
        <w:pStyle w:val="Standard"/>
        <w:spacing w:line="276" w:lineRule="auto"/>
        <w:jc w:val="both"/>
        <w:rPr>
          <w:color w:val="000000"/>
          <w:lang w:eastAsia="hi-IN"/>
        </w:rPr>
      </w:pPr>
      <w:r w:rsidRPr="00232975">
        <w:rPr>
          <w:color w:val="000000"/>
          <w:lang w:eastAsia="hi-IN"/>
        </w:rPr>
        <w:t xml:space="preserve">VAEP = Resultado de la fórmula </w:t>
      </w:r>
      <m:oMath>
        <m:r>
          <w:rPr>
            <w:rFonts w:ascii="Cambria Math" w:hAnsi="Cambria Math"/>
            <w:color w:val="000000"/>
            <w:sz w:val="24"/>
            <w:szCs w:val="24"/>
            <w:lang w:eastAsia="hi-IN"/>
          </w:rPr>
          <m:t>VAEP=</m:t>
        </m:r>
        <m:nary>
          <m:naryPr>
            <m:chr m:val="∑"/>
            <m:limLoc m:val="undOvr"/>
            <m:subHide m:val="1"/>
            <m:supHide m:val="1"/>
            <m:ctrlPr>
              <w:rPr>
                <w:rFonts w:ascii="Cambria Math" w:hAnsi="Cambria Math"/>
                <w:i/>
                <w:color w:val="000000"/>
                <w:sz w:val="24"/>
                <w:szCs w:val="24"/>
                <w:lang w:eastAsia="hi-IN"/>
              </w:rPr>
            </m:ctrlPr>
          </m:naryPr>
          <m:sub/>
          <m:sup/>
          <m:e>
            <m:d>
              <m:dPr>
                <m:ctrlPr>
                  <w:rPr>
                    <w:rFonts w:ascii="Cambria Math" w:hAnsi="Cambria Math"/>
                    <w:i/>
                    <w:color w:val="000000"/>
                    <w:sz w:val="24"/>
                    <w:szCs w:val="24"/>
                    <w:lang w:eastAsia="hi-IN"/>
                  </w:rPr>
                </m:ctrlPr>
              </m:dPr>
              <m:e>
                <m:r>
                  <w:rPr>
                    <w:rFonts w:ascii="Cambria Math" w:hAnsi="Cambria Math"/>
                    <w:color w:val="000000"/>
                    <w:sz w:val="24"/>
                    <w:szCs w:val="24"/>
                    <w:lang w:eastAsia="hi-IN"/>
                  </w:rPr>
                  <m:t>a×</m:t>
                </m:r>
                <m:f>
                  <m:fPr>
                    <m:ctrlPr>
                      <w:rPr>
                        <w:rFonts w:ascii="Cambria Math" w:hAnsi="Cambria Math"/>
                        <w:i/>
                        <w:color w:val="000000"/>
                        <w:sz w:val="24"/>
                        <w:szCs w:val="24"/>
                        <w:lang w:eastAsia="hi-IN"/>
                      </w:rPr>
                    </m:ctrlPr>
                  </m:fPr>
                  <m:num>
                    <m:r>
                      <w:rPr>
                        <w:rFonts w:ascii="Cambria Math" w:hAnsi="Cambria Math"/>
                        <w:color w:val="000000"/>
                        <w:sz w:val="24"/>
                        <w:szCs w:val="24"/>
                        <w:lang w:eastAsia="hi-IN"/>
                      </w:rPr>
                      <m:t>b</m:t>
                    </m:r>
                  </m:num>
                  <m:den>
                    <m:d>
                      <m:dPr>
                        <m:ctrlPr>
                          <w:rPr>
                            <w:rFonts w:ascii="Cambria Math" w:hAnsi="Cambria Math"/>
                            <w:i/>
                            <w:color w:val="000000"/>
                            <w:sz w:val="24"/>
                            <w:szCs w:val="24"/>
                            <w:lang w:eastAsia="hi-IN"/>
                          </w:rPr>
                        </m:ctrlPr>
                      </m:dPr>
                      <m:e>
                        <m:r>
                          <w:rPr>
                            <w:rFonts w:ascii="Cambria Math" w:hAnsi="Cambria Math"/>
                            <w:color w:val="000000"/>
                            <w:sz w:val="24"/>
                            <w:szCs w:val="24"/>
                            <w:lang w:eastAsia="hi-IN"/>
                          </w:rPr>
                          <m:t>b+c</m:t>
                        </m:r>
                      </m:e>
                    </m:d>
                  </m:den>
                </m:f>
              </m:e>
            </m:d>
          </m:e>
        </m:nary>
      </m:oMath>
    </w:p>
    <w:p w14:paraId="5B0D713B" w14:textId="77777777" w:rsidR="00BE6FAC" w:rsidRPr="00232975" w:rsidRDefault="00BE6FAC" w:rsidP="00BE6FAC">
      <w:pPr>
        <w:pStyle w:val="Standard"/>
        <w:spacing w:line="276" w:lineRule="auto"/>
        <w:jc w:val="both"/>
      </w:pPr>
    </w:p>
    <w:p w14:paraId="2DBDC624" w14:textId="77777777" w:rsidR="00BE6FAC" w:rsidRPr="00232975" w:rsidRDefault="00BE6FAC" w:rsidP="00BE6FAC">
      <w:pPr>
        <w:pStyle w:val="Standard"/>
        <w:spacing w:line="276" w:lineRule="auto"/>
        <w:jc w:val="both"/>
        <w:rPr>
          <w:color w:val="000000"/>
          <w:lang w:eastAsia="hi-IN"/>
        </w:rPr>
      </w:pPr>
      <w:r w:rsidRPr="00232975">
        <w:rPr>
          <w:bCs/>
          <w:lang w:eastAsia="hi-IN"/>
        </w:rPr>
        <w:t xml:space="preserve">3.- </w:t>
      </w:r>
      <w:r w:rsidRPr="00232975">
        <w:rPr>
          <w:lang w:eastAsia="hi-IN"/>
        </w:rPr>
        <w:t>Por favor llenar la siguiente tabla</w:t>
      </w:r>
      <w:r w:rsidRPr="00232975">
        <w:rPr>
          <w:bCs/>
          <w:lang w:eastAsia="hi-IN"/>
        </w:rPr>
        <w:t xml:space="preserve"> para </w:t>
      </w:r>
      <w:r w:rsidRPr="00232975">
        <w:rPr>
          <w:lang w:eastAsia="hi-IN"/>
        </w:rPr>
        <w:t xml:space="preserve">otros servicios prestados en los que no se considere el desarrollo de software </w:t>
      </w:r>
      <w:r w:rsidRPr="00232975">
        <w:rPr>
          <w:bCs/>
          <w:lang w:eastAsia="hi-IN"/>
        </w:rPr>
        <w:t xml:space="preserve">(excepto consultoría para el desarrollo de software y, adquisición de </w:t>
      </w:r>
      <w:r w:rsidRPr="00232975">
        <w:rPr>
          <w:bCs/>
          <w:color w:val="000000"/>
          <w:lang w:eastAsia="hi-IN"/>
        </w:rPr>
        <w:t>software):</w:t>
      </w:r>
    </w:p>
    <w:p w14:paraId="64672785" w14:textId="77777777" w:rsidR="00BE6FAC" w:rsidRPr="00232975" w:rsidRDefault="00BE6FAC" w:rsidP="00BE6FAC">
      <w:pPr>
        <w:pStyle w:val="Standard"/>
        <w:spacing w:line="276" w:lineRule="auto"/>
        <w:jc w:val="both"/>
        <w:rPr>
          <w:color w:val="000000"/>
          <w:lang w:eastAsia="hi-IN"/>
        </w:rPr>
      </w:pPr>
    </w:p>
    <w:tbl>
      <w:tblPr>
        <w:tblW w:w="9241" w:type="dxa"/>
        <w:tblInd w:w="-5" w:type="dxa"/>
        <w:tblLayout w:type="fixed"/>
        <w:tblLook w:val="0000" w:firstRow="0" w:lastRow="0" w:firstColumn="0" w:lastColumn="0" w:noHBand="0" w:noVBand="0"/>
      </w:tblPr>
      <w:tblGrid>
        <w:gridCol w:w="1757"/>
        <w:gridCol w:w="1928"/>
        <w:gridCol w:w="1928"/>
        <w:gridCol w:w="1814"/>
        <w:gridCol w:w="1814"/>
      </w:tblGrid>
      <w:tr w:rsidR="00BE6FAC" w:rsidRPr="00232975" w14:paraId="59698AA5" w14:textId="77777777" w:rsidTr="00F20237">
        <w:tc>
          <w:tcPr>
            <w:tcW w:w="1757"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64640E5A" w14:textId="77777777" w:rsidR="00BE6FAC" w:rsidRPr="00232975" w:rsidRDefault="00BE6FAC" w:rsidP="00F20237">
            <w:pPr>
              <w:pStyle w:val="Standard"/>
              <w:spacing w:line="276" w:lineRule="auto"/>
              <w:jc w:val="center"/>
            </w:pPr>
            <w:r w:rsidRPr="00232975">
              <w:rPr>
                <w:color w:val="000000"/>
                <w:lang w:eastAsia="hi-IN"/>
              </w:rPr>
              <w:t>SERVICIO</w:t>
            </w: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6D878841" w14:textId="77777777" w:rsidR="00BE6FAC" w:rsidRPr="00232975" w:rsidRDefault="00BE6FAC" w:rsidP="00F20237">
            <w:pPr>
              <w:pStyle w:val="Standard"/>
              <w:spacing w:line="276" w:lineRule="auto"/>
              <w:jc w:val="center"/>
            </w:pPr>
            <w:r w:rsidRPr="00232975">
              <w:rPr>
                <w:color w:val="000000"/>
                <w:lang w:eastAsia="hi-IN"/>
              </w:rPr>
              <w:t>PONDERACIÓN* (a)</w:t>
            </w: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03832598" w14:textId="77777777" w:rsidR="00BE6FAC" w:rsidRPr="00232975" w:rsidRDefault="00BE6FAC" w:rsidP="00F20237">
            <w:pPr>
              <w:pStyle w:val="Standard"/>
              <w:spacing w:line="276" w:lineRule="auto"/>
              <w:jc w:val="center"/>
            </w:pPr>
            <w:r w:rsidRPr="00232975">
              <w:rPr>
                <w:color w:val="000000"/>
                <w:lang w:eastAsia="hi-IN"/>
              </w:rPr>
              <w:t>ECUATORIANOS (b)</w:t>
            </w:r>
          </w:p>
        </w:tc>
        <w:tc>
          <w:tcPr>
            <w:tcW w:w="18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5945F4FC" w14:textId="77777777" w:rsidR="00BE6FAC" w:rsidRPr="00232975" w:rsidRDefault="00BE6FAC" w:rsidP="00F20237">
            <w:pPr>
              <w:pStyle w:val="Standard"/>
              <w:spacing w:line="276" w:lineRule="auto"/>
              <w:jc w:val="center"/>
              <w:rPr>
                <w:color w:val="000000"/>
                <w:lang w:eastAsia="hi-IN"/>
              </w:rPr>
            </w:pPr>
            <w:r w:rsidRPr="00232975">
              <w:rPr>
                <w:color w:val="000000"/>
                <w:lang w:eastAsia="hi-IN"/>
              </w:rPr>
              <w:t>EXTRANJEROS</w:t>
            </w:r>
          </w:p>
          <w:p w14:paraId="6BD44D4C" w14:textId="77777777" w:rsidR="00BE6FAC" w:rsidRPr="00232975" w:rsidRDefault="00BE6FAC" w:rsidP="00F20237">
            <w:pPr>
              <w:pStyle w:val="Standard"/>
              <w:spacing w:line="276" w:lineRule="auto"/>
              <w:jc w:val="center"/>
            </w:pPr>
            <w:r w:rsidRPr="00232975">
              <w:rPr>
                <w:color w:val="000000"/>
                <w:lang w:eastAsia="hi-IN"/>
              </w:rPr>
              <w:t>(c)</w:t>
            </w:r>
          </w:p>
        </w:tc>
        <w:tc>
          <w:tcPr>
            <w:tcW w:w="18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4AA65013" w14:textId="77777777" w:rsidR="00BE6FAC" w:rsidRPr="00232975" w:rsidRDefault="00BE6FAC" w:rsidP="00F20237">
            <w:pPr>
              <w:pStyle w:val="Standard"/>
              <w:spacing w:line="276" w:lineRule="auto"/>
              <w:jc w:val="center"/>
              <w:rPr>
                <w:color w:val="000000"/>
                <w:lang w:eastAsia="hi-IN"/>
              </w:rPr>
            </w:pPr>
            <w:r w:rsidRPr="00232975">
              <w:rPr>
                <w:color w:val="000000"/>
                <w:lang w:eastAsia="hi-IN"/>
              </w:rPr>
              <w:t xml:space="preserve">% ECUATORIANO </w:t>
            </w:r>
          </w:p>
          <w:p w14:paraId="695ABF4B" w14:textId="77777777" w:rsidR="00BE6FAC" w:rsidRPr="00232975" w:rsidRDefault="00BE6FAC" w:rsidP="00F20237">
            <w:pPr>
              <w:pStyle w:val="Standard"/>
              <w:spacing w:line="276" w:lineRule="auto"/>
              <w:jc w:val="center"/>
            </w:pPr>
            <w:r w:rsidRPr="00232975">
              <w:rPr>
                <w:color w:val="000000"/>
                <w:lang w:eastAsia="hi-IN"/>
              </w:rPr>
              <w:t>(a x b/(</w:t>
            </w:r>
            <w:proofErr w:type="spellStart"/>
            <w:r w:rsidRPr="00232975">
              <w:rPr>
                <w:color w:val="000000"/>
                <w:lang w:eastAsia="hi-IN"/>
              </w:rPr>
              <w:t>b+c</w:t>
            </w:r>
            <w:proofErr w:type="spellEnd"/>
            <w:r w:rsidRPr="00232975">
              <w:rPr>
                <w:color w:val="000000"/>
                <w:lang w:eastAsia="hi-IN"/>
              </w:rPr>
              <w:t>))</w:t>
            </w:r>
          </w:p>
        </w:tc>
      </w:tr>
      <w:tr w:rsidR="00BE6FAC" w:rsidRPr="00232975" w14:paraId="50A9B687" w14:textId="77777777" w:rsidTr="00F20237">
        <w:tc>
          <w:tcPr>
            <w:tcW w:w="1757"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40F8B315" w14:textId="77777777" w:rsidR="00BE6FAC" w:rsidRPr="00232975" w:rsidRDefault="00BE6FAC" w:rsidP="00F20237">
            <w:pPr>
              <w:pStyle w:val="Standard"/>
              <w:spacing w:line="276" w:lineRule="auto"/>
              <w:jc w:val="cente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1FFB0FFC" w14:textId="77777777" w:rsidR="00BE6FAC" w:rsidRPr="00232975" w:rsidRDefault="00BE6FAC" w:rsidP="00F20237">
            <w:pPr>
              <w:pStyle w:val="Standard"/>
              <w:spacing w:line="276" w:lineRule="auto"/>
              <w:jc w:val="cente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7DA10AD6" w14:textId="77777777" w:rsidR="00BE6FAC" w:rsidRPr="00232975" w:rsidRDefault="00BE6FAC" w:rsidP="00F20237">
            <w:pPr>
              <w:pStyle w:val="Standard"/>
              <w:spacing w:line="276" w:lineRule="auto"/>
              <w:jc w:val="center"/>
            </w:pPr>
          </w:p>
        </w:tc>
        <w:tc>
          <w:tcPr>
            <w:tcW w:w="18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2629C135" w14:textId="77777777" w:rsidR="00BE6FAC" w:rsidRPr="00232975" w:rsidRDefault="00BE6FAC" w:rsidP="00F20237">
            <w:pPr>
              <w:pStyle w:val="Standard"/>
              <w:spacing w:line="276" w:lineRule="auto"/>
              <w:jc w:val="center"/>
            </w:pPr>
          </w:p>
        </w:tc>
        <w:tc>
          <w:tcPr>
            <w:tcW w:w="18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2AE5E5B2" w14:textId="77777777" w:rsidR="00BE6FAC" w:rsidRPr="00232975" w:rsidRDefault="00BE6FAC" w:rsidP="00F20237">
            <w:pPr>
              <w:pStyle w:val="Standard"/>
              <w:spacing w:line="276" w:lineRule="auto"/>
              <w:jc w:val="center"/>
            </w:pPr>
          </w:p>
        </w:tc>
      </w:tr>
      <w:tr w:rsidR="00BE6FAC" w:rsidRPr="00232975" w14:paraId="537601D6" w14:textId="77777777" w:rsidTr="00F20237">
        <w:tc>
          <w:tcPr>
            <w:tcW w:w="1757"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19CC4338" w14:textId="77777777" w:rsidR="00BE6FAC" w:rsidRPr="00232975" w:rsidRDefault="00BE6FAC" w:rsidP="00F20237">
            <w:pPr>
              <w:pStyle w:val="Standard"/>
              <w:spacing w:line="276" w:lineRule="auto"/>
              <w:jc w:val="cente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4C3B7D94" w14:textId="77777777" w:rsidR="00BE6FAC" w:rsidRPr="00232975" w:rsidRDefault="00BE6FAC" w:rsidP="00F20237">
            <w:pPr>
              <w:pStyle w:val="Standard"/>
              <w:spacing w:line="276" w:lineRule="auto"/>
              <w:jc w:val="cente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214D867C" w14:textId="77777777" w:rsidR="00BE6FAC" w:rsidRPr="00232975" w:rsidRDefault="00BE6FAC" w:rsidP="00F20237">
            <w:pPr>
              <w:pStyle w:val="Standard"/>
              <w:spacing w:line="276" w:lineRule="auto"/>
              <w:jc w:val="center"/>
            </w:pPr>
          </w:p>
        </w:tc>
        <w:tc>
          <w:tcPr>
            <w:tcW w:w="18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362D1638" w14:textId="77777777" w:rsidR="00BE6FAC" w:rsidRPr="00232975" w:rsidRDefault="00BE6FAC" w:rsidP="00F20237">
            <w:pPr>
              <w:pStyle w:val="Standard"/>
              <w:spacing w:line="276" w:lineRule="auto"/>
              <w:jc w:val="center"/>
            </w:pPr>
          </w:p>
        </w:tc>
        <w:tc>
          <w:tcPr>
            <w:tcW w:w="18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7ABA2DA5" w14:textId="77777777" w:rsidR="00BE6FAC" w:rsidRPr="00232975" w:rsidRDefault="00BE6FAC" w:rsidP="00F20237">
            <w:pPr>
              <w:pStyle w:val="Standard"/>
              <w:spacing w:line="276" w:lineRule="auto"/>
              <w:jc w:val="center"/>
            </w:pPr>
          </w:p>
        </w:tc>
      </w:tr>
      <w:tr w:rsidR="00BE6FAC" w:rsidRPr="00232975" w14:paraId="27013396" w14:textId="77777777" w:rsidTr="00F20237">
        <w:tc>
          <w:tcPr>
            <w:tcW w:w="1757"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713141FC" w14:textId="77777777" w:rsidR="00BE6FAC" w:rsidRPr="00232975" w:rsidRDefault="00BE6FAC" w:rsidP="00F20237">
            <w:pPr>
              <w:pStyle w:val="Standard"/>
              <w:spacing w:line="276" w:lineRule="auto"/>
              <w:jc w:val="center"/>
              <w:rPr>
                <w:b/>
                <w:color w:val="FF0000"/>
              </w:rPr>
            </w:pPr>
            <w:r w:rsidRPr="00232975">
              <w:rPr>
                <w:b/>
                <w:color w:val="FF0000"/>
                <w:lang w:eastAsia="hi-IN"/>
              </w:rPr>
              <w:t>VAES</w:t>
            </w: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09BD592F" w14:textId="77777777" w:rsidR="00BE6FAC" w:rsidRPr="00232975" w:rsidRDefault="00BE6FAC" w:rsidP="00F20237">
            <w:pPr>
              <w:pStyle w:val="Standard"/>
              <w:spacing w:line="276" w:lineRule="auto"/>
              <w:jc w:val="center"/>
              <w:rPr>
                <w:b/>
                <w:color w:val="FF0000"/>
                <w:lang w:eastAsia="hi-IN"/>
              </w:rPr>
            </w:pPr>
          </w:p>
        </w:tc>
        <w:tc>
          <w:tcPr>
            <w:tcW w:w="1928"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401324A2" w14:textId="77777777" w:rsidR="00BE6FAC" w:rsidRPr="00232975" w:rsidRDefault="00BE6FAC" w:rsidP="00F20237">
            <w:pPr>
              <w:pStyle w:val="Standard"/>
              <w:spacing w:line="276" w:lineRule="auto"/>
              <w:jc w:val="center"/>
              <w:rPr>
                <w:b/>
                <w:color w:val="FF0000"/>
                <w:lang w:eastAsia="hi-IN"/>
              </w:rPr>
            </w:pPr>
          </w:p>
        </w:tc>
        <w:tc>
          <w:tcPr>
            <w:tcW w:w="18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39713C69" w14:textId="77777777" w:rsidR="00BE6FAC" w:rsidRPr="00232975" w:rsidRDefault="00BE6FAC" w:rsidP="00F20237">
            <w:pPr>
              <w:pStyle w:val="Standard"/>
              <w:spacing w:line="276" w:lineRule="auto"/>
              <w:jc w:val="center"/>
              <w:rPr>
                <w:b/>
                <w:color w:val="FF0000"/>
                <w:lang w:eastAsia="hi-IN"/>
              </w:rPr>
            </w:pPr>
          </w:p>
        </w:tc>
        <w:tc>
          <w:tcPr>
            <w:tcW w:w="181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48274EA7" w14:textId="77777777" w:rsidR="00BE6FAC" w:rsidRPr="00232975" w:rsidRDefault="00BE6FAC" w:rsidP="00F20237">
            <w:pPr>
              <w:pStyle w:val="Standard"/>
              <w:spacing w:line="276" w:lineRule="auto"/>
              <w:jc w:val="center"/>
              <w:rPr>
                <w:b/>
                <w:color w:val="FF0000"/>
              </w:rPr>
            </w:pPr>
          </w:p>
        </w:tc>
      </w:tr>
    </w:tbl>
    <w:p w14:paraId="7424CFF0" w14:textId="77777777" w:rsidR="00BE6FAC" w:rsidRPr="00232975" w:rsidRDefault="00BE6FAC" w:rsidP="00BE6FAC">
      <w:pPr>
        <w:pStyle w:val="Standard"/>
        <w:spacing w:line="276" w:lineRule="auto"/>
        <w:jc w:val="both"/>
        <w:rPr>
          <w:color w:val="000000"/>
          <w:lang w:eastAsia="hi-IN"/>
        </w:rPr>
      </w:pPr>
      <w:r w:rsidRPr="00232975">
        <w:rPr>
          <w:color w:val="000000"/>
          <w:lang w:eastAsia="hi-IN"/>
        </w:rPr>
        <w:t xml:space="preserve">* El número de servicios a calificar será variable y determinado por la entidad contratante conforme el alcance y objeto de contratación. Por tanto, la ponderación variará, </w:t>
      </w:r>
      <w:proofErr w:type="gramStart"/>
      <w:r w:rsidRPr="00232975">
        <w:rPr>
          <w:color w:val="000000"/>
          <w:lang w:eastAsia="hi-IN"/>
        </w:rPr>
        <w:t>de acuerdo a</w:t>
      </w:r>
      <w:proofErr w:type="gramEnd"/>
      <w:r w:rsidRPr="00232975">
        <w:rPr>
          <w:color w:val="000000"/>
          <w:lang w:eastAsia="hi-IN"/>
        </w:rPr>
        <w:t xml:space="preserve"> la fórmula 100/n.</w:t>
      </w:r>
    </w:p>
    <w:p w14:paraId="434A3135" w14:textId="77777777" w:rsidR="00BE6FAC" w:rsidRPr="00232975" w:rsidRDefault="00BE6FAC" w:rsidP="00BE6FAC">
      <w:pPr>
        <w:pStyle w:val="Standard"/>
        <w:spacing w:line="276" w:lineRule="auto"/>
        <w:jc w:val="both"/>
        <w:rPr>
          <w:color w:val="000000"/>
          <w:lang w:eastAsia="hi-IN"/>
        </w:rPr>
      </w:pPr>
    </w:p>
    <w:p w14:paraId="104EA462" w14:textId="77777777" w:rsidR="00BE6FAC" w:rsidRPr="00232975" w:rsidRDefault="00BE6FAC" w:rsidP="00BE6FAC">
      <w:pPr>
        <w:pStyle w:val="Standard"/>
        <w:spacing w:line="276" w:lineRule="auto"/>
        <w:jc w:val="both"/>
        <w:rPr>
          <w:color w:val="000000"/>
          <w:lang w:eastAsia="hi-IN"/>
        </w:rPr>
      </w:pPr>
      <w:r w:rsidRPr="00232975">
        <w:rPr>
          <w:color w:val="000000"/>
          <w:lang w:eastAsia="hi-IN"/>
        </w:rPr>
        <w:t xml:space="preserve">VAEP = ____ %  </w:t>
      </w:r>
    </w:p>
    <w:p w14:paraId="34050D2F" w14:textId="77777777" w:rsidR="00BE6FAC" w:rsidRPr="00232975" w:rsidRDefault="00BE6FAC" w:rsidP="00BE6FAC">
      <w:pPr>
        <w:pStyle w:val="Standard"/>
        <w:spacing w:line="276" w:lineRule="auto"/>
        <w:jc w:val="both"/>
      </w:pPr>
      <w:r w:rsidRPr="00232975">
        <w:rPr>
          <w:color w:val="000000"/>
          <w:lang w:eastAsia="hi-IN"/>
        </w:rPr>
        <w:t>VAES = ____ %</w:t>
      </w:r>
    </w:p>
    <w:p w14:paraId="40D785C9" w14:textId="77777777" w:rsidR="00BE6FAC" w:rsidRPr="00232975" w:rsidRDefault="00BE6FAC" w:rsidP="00BE6FAC">
      <w:pPr>
        <w:pStyle w:val="Standard"/>
        <w:spacing w:line="276" w:lineRule="auto"/>
        <w:jc w:val="both"/>
        <w:rPr>
          <w:b/>
          <w:bCs/>
          <w:color w:val="000000"/>
          <w:lang w:eastAsia="hi-IN"/>
        </w:rPr>
      </w:pPr>
    </w:p>
    <w:p w14:paraId="27345553" w14:textId="77777777" w:rsidR="00BE6FAC" w:rsidRPr="00232975" w:rsidRDefault="00BE6FAC" w:rsidP="00BE6FAC">
      <w:pPr>
        <w:pStyle w:val="Standard"/>
        <w:spacing w:line="276" w:lineRule="auto"/>
        <w:jc w:val="both"/>
        <w:rPr>
          <w:color w:val="000000"/>
          <w:lang w:eastAsia="hi-IN"/>
        </w:rPr>
      </w:pPr>
      <w:r w:rsidRPr="00232975">
        <w:rPr>
          <w:color w:val="000000"/>
          <w:lang w:eastAsia="hi-IN"/>
        </w:rPr>
        <w:t>SERVICIO = Tipo de servicio de software que se está ofertando.</w:t>
      </w:r>
    </w:p>
    <w:p w14:paraId="1DBA1ACF" w14:textId="77777777" w:rsidR="00BE6FAC" w:rsidRPr="00232975" w:rsidRDefault="00BE6FAC" w:rsidP="00BE6FAC">
      <w:pPr>
        <w:pStyle w:val="Standard"/>
        <w:spacing w:line="276" w:lineRule="auto"/>
        <w:jc w:val="both"/>
      </w:pPr>
      <w:proofErr w:type="gramStart"/>
      <w:r w:rsidRPr="00232975">
        <w:rPr>
          <w:color w:val="000000"/>
          <w:lang w:eastAsia="hi-IN"/>
        </w:rPr>
        <w:t>a  =</w:t>
      </w:r>
      <w:proofErr w:type="gramEnd"/>
      <w:r w:rsidRPr="00232975">
        <w:rPr>
          <w:color w:val="000000"/>
          <w:lang w:eastAsia="hi-IN"/>
        </w:rPr>
        <w:t xml:space="preserve"> Ponderación de cada servicio de software (100/número de servicios).</w:t>
      </w:r>
    </w:p>
    <w:p w14:paraId="07A33FE2" w14:textId="77777777" w:rsidR="00BE6FAC" w:rsidRPr="00232975" w:rsidRDefault="00BE6FAC" w:rsidP="00BE6FAC">
      <w:pPr>
        <w:pStyle w:val="Standard"/>
        <w:spacing w:line="276" w:lineRule="auto"/>
        <w:jc w:val="both"/>
      </w:pPr>
      <w:r w:rsidRPr="00232975">
        <w:rPr>
          <w:color w:val="000000"/>
          <w:lang w:eastAsia="hi-IN"/>
        </w:rPr>
        <w:t>b = Número de personas contratadas nacionales que participan en la prestación de cada servicio de software de su oferta.</w:t>
      </w:r>
    </w:p>
    <w:p w14:paraId="1CD67BEC" w14:textId="77777777" w:rsidR="00BE6FAC" w:rsidRPr="00232975" w:rsidRDefault="00BE6FAC" w:rsidP="00BE6FAC">
      <w:pPr>
        <w:pStyle w:val="Standard"/>
        <w:spacing w:line="276" w:lineRule="auto"/>
        <w:jc w:val="both"/>
        <w:rPr>
          <w:color w:val="000000"/>
          <w:lang w:eastAsia="hi-IN"/>
        </w:rPr>
      </w:pPr>
      <w:r w:rsidRPr="00232975">
        <w:rPr>
          <w:color w:val="000000"/>
          <w:lang w:eastAsia="hi-IN"/>
        </w:rPr>
        <w:t>c = Número de personas contratadas extranjeras que participan en la prestación de cada servicio de software de su oferta.</w:t>
      </w:r>
    </w:p>
    <w:p w14:paraId="6B5CD6C3" w14:textId="77777777" w:rsidR="00BE6FAC" w:rsidRPr="00232975" w:rsidRDefault="00BE6FAC" w:rsidP="00BE6FAC">
      <w:pPr>
        <w:pStyle w:val="Standard"/>
        <w:spacing w:line="276" w:lineRule="auto"/>
        <w:jc w:val="both"/>
      </w:pPr>
    </w:p>
    <w:p w14:paraId="63A7E25C" w14:textId="77777777" w:rsidR="00BE6FAC" w:rsidRPr="00232975" w:rsidRDefault="00BE6FAC" w:rsidP="00BE6FAC">
      <w:pPr>
        <w:pStyle w:val="Standard"/>
        <w:spacing w:line="276" w:lineRule="auto"/>
        <w:jc w:val="both"/>
        <w:rPr>
          <w:lang w:eastAsia="hi-IN"/>
        </w:rPr>
      </w:pPr>
      <w:r w:rsidRPr="00232975">
        <w:rPr>
          <w:bCs/>
          <w:lang w:eastAsia="hi-IN"/>
        </w:rPr>
        <w:t xml:space="preserve">VAEP = Resultado de la fórmula, </w:t>
      </w:r>
      <m:oMath>
        <m:r>
          <w:rPr>
            <w:rFonts w:ascii="Cambria Math" w:hAnsi="Cambria Math"/>
            <w:sz w:val="24"/>
            <w:szCs w:val="24"/>
            <w:lang w:eastAsia="hi-IN"/>
          </w:rPr>
          <m:t>VAEP=</m:t>
        </m:r>
        <m:nary>
          <m:naryPr>
            <m:chr m:val="∑"/>
            <m:limLoc m:val="undOvr"/>
            <m:subHide m:val="1"/>
            <m:supHide m:val="1"/>
            <m:ctrlPr>
              <w:rPr>
                <w:rFonts w:ascii="Cambria Math" w:hAnsi="Cambria Math"/>
                <w:i/>
                <w:sz w:val="24"/>
                <w:szCs w:val="24"/>
                <w:lang w:eastAsia="hi-IN"/>
              </w:rPr>
            </m:ctrlPr>
          </m:naryPr>
          <m:sub/>
          <m:sup/>
          <m:e>
            <m:d>
              <m:dPr>
                <m:ctrlPr>
                  <w:rPr>
                    <w:rFonts w:ascii="Cambria Math" w:hAnsi="Cambria Math"/>
                    <w:i/>
                    <w:sz w:val="24"/>
                    <w:szCs w:val="24"/>
                    <w:lang w:eastAsia="hi-IN"/>
                  </w:rPr>
                </m:ctrlPr>
              </m:dPr>
              <m:e>
                <m:r>
                  <w:rPr>
                    <w:rFonts w:ascii="Cambria Math" w:hAnsi="Cambria Math"/>
                    <w:sz w:val="24"/>
                    <w:szCs w:val="24"/>
                    <w:lang w:eastAsia="hi-IN"/>
                  </w:rPr>
                  <m:t>a×</m:t>
                </m:r>
                <m:f>
                  <m:fPr>
                    <m:ctrlPr>
                      <w:rPr>
                        <w:rFonts w:ascii="Cambria Math" w:hAnsi="Cambria Math"/>
                        <w:i/>
                        <w:sz w:val="24"/>
                        <w:szCs w:val="24"/>
                        <w:lang w:eastAsia="hi-IN"/>
                      </w:rPr>
                    </m:ctrlPr>
                  </m:fPr>
                  <m:num>
                    <m:r>
                      <w:rPr>
                        <w:rFonts w:ascii="Cambria Math" w:hAnsi="Cambria Math"/>
                        <w:sz w:val="24"/>
                        <w:szCs w:val="24"/>
                        <w:lang w:eastAsia="hi-IN"/>
                      </w:rPr>
                      <m:t>b</m:t>
                    </m:r>
                  </m:num>
                  <m:den>
                    <m:d>
                      <m:dPr>
                        <m:ctrlPr>
                          <w:rPr>
                            <w:rFonts w:ascii="Cambria Math" w:hAnsi="Cambria Math"/>
                            <w:i/>
                            <w:sz w:val="24"/>
                            <w:szCs w:val="24"/>
                            <w:lang w:eastAsia="hi-IN"/>
                          </w:rPr>
                        </m:ctrlPr>
                      </m:dPr>
                      <m:e>
                        <m:r>
                          <w:rPr>
                            <w:rFonts w:ascii="Cambria Math" w:hAnsi="Cambria Math"/>
                            <w:sz w:val="24"/>
                            <w:szCs w:val="24"/>
                            <w:lang w:eastAsia="hi-IN"/>
                          </w:rPr>
                          <m:t>b+c</m:t>
                        </m:r>
                      </m:e>
                    </m:d>
                  </m:den>
                </m:f>
              </m:e>
            </m:d>
          </m:e>
        </m:nary>
      </m:oMath>
      <w:r w:rsidRPr="00232975">
        <w:rPr>
          <w:lang w:eastAsia="hi-IN"/>
        </w:rPr>
        <w:t>, según el numeral 2.</w:t>
      </w:r>
    </w:p>
    <w:p w14:paraId="3AA3D670" w14:textId="77777777" w:rsidR="00BE6FAC" w:rsidRPr="00232975" w:rsidRDefault="00BE6FAC" w:rsidP="00BE6FAC">
      <w:pPr>
        <w:pStyle w:val="Standard"/>
        <w:spacing w:line="276" w:lineRule="auto"/>
        <w:jc w:val="both"/>
      </w:pPr>
      <w:proofErr w:type="gramStart"/>
      <w:r w:rsidRPr="00232975">
        <w:rPr>
          <w:bCs/>
          <w:lang w:eastAsia="hi-IN"/>
        </w:rPr>
        <w:t>En caso que</w:t>
      </w:r>
      <w:proofErr w:type="gramEnd"/>
      <w:r w:rsidRPr="00232975">
        <w:rPr>
          <w:bCs/>
          <w:lang w:eastAsia="hi-IN"/>
        </w:rPr>
        <w:t xml:space="preserve"> el software objeto del servicio es software de código abierto, el VAEP es 1, de lo contrario, el VAEP se calcula como en el numeral 2.</w:t>
      </w:r>
    </w:p>
    <w:p w14:paraId="3A66598F" w14:textId="77777777" w:rsidR="00BE6FAC" w:rsidRPr="00232975" w:rsidRDefault="00BE6FAC" w:rsidP="00BE6FAC">
      <w:pPr>
        <w:pStyle w:val="Standard"/>
        <w:spacing w:line="276" w:lineRule="auto"/>
        <w:jc w:val="both"/>
        <w:rPr>
          <w:bCs/>
          <w:color w:val="000000"/>
          <w:lang w:eastAsia="hi-IN"/>
        </w:rPr>
      </w:pPr>
    </w:p>
    <w:p w14:paraId="038698BF" w14:textId="77777777" w:rsidR="00BE6FAC" w:rsidRPr="00232975" w:rsidRDefault="00BE6FAC" w:rsidP="00BE6FAC">
      <w:pPr>
        <w:pStyle w:val="Standard"/>
        <w:spacing w:line="276" w:lineRule="auto"/>
        <w:jc w:val="both"/>
        <w:rPr>
          <w:rFonts w:eastAsia="Lucida Sans Unicode"/>
          <w:color w:val="000000"/>
          <w:lang w:eastAsia="hi-IN"/>
        </w:rPr>
      </w:pPr>
      <w:r w:rsidRPr="00232975">
        <w:rPr>
          <w:bCs/>
          <w:color w:val="000000"/>
          <w:lang w:eastAsia="hi-IN"/>
        </w:rPr>
        <w:lastRenderedPageBreak/>
        <w:t xml:space="preserve">VAES = Resultado de la fórmula, </w:t>
      </w:r>
      <m:oMath>
        <m:r>
          <w:rPr>
            <w:rFonts w:ascii="Cambria Math" w:hAnsi="Cambria Math"/>
            <w:color w:val="000000"/>
            <w:sz w:val="24"/>
            <w:szCs w:val="24"/>
            <w:lang w:eastAsia="hi-IN"/>
          </w:rPr>
          <m:t>VAEs=</m:t>
        </m:r>
        <m:nary>
          <m:naryPr>
            <m:chr m:val="∑"/>
            <m:limLoc m:val="undOvr"/>
            <m:subHide m:val="1"/>
            <m:supHide m:val="1"/>
            <m:ctrlPr>
              <w:rPr>
                <w:rFonts w:ascii="Cambria Math" w:hAnsi="Cambria Math"/>
                <w:i/>
                <w:color w:val="000000"/>
                <w:sz w:val="24"/>
                <w:szCs w:val="24"/>
                <w:lang w:eastAsia="hi-IN"/>
              </w:rPr>
            </m:ctrlPr>
          </m:naryPr>
          <m:sub/>
          <m:sup/>
          <m:e>
            <m:d>
              <m:dPr>
                <m:ctrlPr>
                  <w:rPr>
                    <w:rFonts w:ascii="Cambria Math" w:hAnsi="Cambria Math"/>
                    <w:i/>
                    <w:color w:val="000000"/>
                    <w:sz w:val="24"/>
                    <w:szCs w:val="24"/>
                    <w:lang w:eastAsia="hi-IN"/>
                  </w:rPr>
                </m:ctrlPr>
              </m:dPr>
              <m:e>
                <m:r>
                  <w:rPr>
                    <w:rFonts w:ascii="Cambria Math" w:hAnsi="Cambria Math"/>
                    <w:color w:val="000000"/>
                    <w:sz w:val="24"/>
                    <w:szCs w:val="24"/>
                    <w:lang w:eastAsia="hi-IN"/>
                  </w:rPr>
                  <m:t>a×</m:t>
                </m:r>
                <m:f>
                  <m:fPr>
                    <m:ctrlPr>
                      <w:rPr>
                        <w:rFonts w:ascii="Cambria Math" w:hAnsi="Cambria Math"/>
                        <w:i/>
                        <w:color w:val="000000"/>
                        <w:sz w:val="24"/>
                        <w:szCs w:val="24"/>
                        <w:lang w:eastAsia="hi-IN"/>
                      </w:rPr>
                    </m:ctrlPr>
                  </m:fPr>
                  <m:num>
                    <m:r>
                      <w:rPr>
                        <w:rFonts w:ascii="Cambria Math" w:hAnsi="Cambria Math"/>
                        <w:color w:val="000000"/>
                        <w:sz w:val="24"/>
                        <w:szCs w:val="24"/>
                        <w:lang w:eastAsia="hi-IN"/>
                      </w:rPr>
                      <m:t>b</m:t>
                    </m:r>
                  </m:num>
                  <m:den>
                    <m:d>
                      <m:dPr>
                        <m:ctrlPr>
                          <w:rPr>
                            <w:rFonts w:ascii="Cambria Math" w:hAnsi="Cambria Math"/>
                            <w:i/>
                            <w:color w:val="000000"/>
                            <w:sz w:val="24"/>
                            <w:szCs w:val="24"/>
                            <w:lang w:eastAsia="hi-IN"/>
                          </w:rPr>
                        </m:ctrlPr>
                      </m:dPr>
                      <m:e>
                        <m:r>
                          <w:rPr>
                            <w:rFonts w:ascii="Cambria Math" w:hAnsi="Cambria Math"/>
                            <w:color w:val="000000"/>
                            <w:sz w:val="24"/>
                            <w:szCs w:val="24"/>
                            <w:lang w:eastAsia="hi-IN"/>
                          </w:rPr>
                          <m:t>b+c</m:t>
                        </m:r>
                      </m:e>
                    </m:d>
                  </m:den>
                </m:f>
              </m:e>
            </m:d>
            <m:r>
              <w:rPr>
                <w:rFonts w:ascii="Cambria Math" w:hAnsi="Cambria Math"/>
                <w:color w:val="000000"/>
                <w:sz w:val="24"/>
                <w:szCs w:val="24"/>
                <w:lang w:eastAsia="hi-IN"/>
              </w:rPr>
              <m:t>×VAEP</m:t>
            </m:r>
          </m:e>
        </m:nary>
      </m:oMath>
    </w:p>
    <w:p w14:paraId="5D9E8A09" w14:textId="77777777" w:rsidR="00BE6FAC" w:rsidRPr="00232975" w:rsidRDefault="00BE6FAC" w:rsidP="00BE6FAC">
      <w:pPr>
        <w:pStyle w:val="Standard"/>
        <w:spacing w:line="276" w:lineRule="auto"/>
        <w:jc w:val="both"/>
      </w:pPr>
    </w:p>
    <w:p w14:paraId="26227362" w14:textId="77777777" w:rsidR="00BE6FAC" w:rsidRPr="00232975" w:rsidRDefault="00BE6FAC" w:rsidP="00BE6FAC">
      <w:pPr>
        <w:pStyle w:val="standard0"/>
        <w:autoSpaceDE w:val="0"/>
        <w:autoSpaceDN w:val="0"/>
        <w:spacing w:before="0" w:beforeAutospacing="0" w:after="240" w:afterAutospacing="0" w:line="276" w:lineRule="auto"/>
        <w:jc w:val="both"/>
      </w:pPr>
      <w:r w:rsidRPr="00232975">
        <w:t>El oferente del Estado deberá tener siempre todos los documentos de respaldo de su formulario de Declaración de Valor Agregado Ecuatoriano. Estos documentos serán usados en la verificación respectiva de su declaración de Valor Agregado Ecuatoriano.</w:t>
      </w:r>
    </w:p>
    <w:p w14:paraId="12B13099" w14:textId="77777777" w:rsidR="00BE6FAC" w:rsidRPr="00232975" w:rsidRDefault="00BE6FAC" w:rsidP="00BE6FAC">
      <w:pPr>
        <w:jc w:val="both"/>
      </w:pPr>
      <w:r w:rsidRPr="00232975">
        <w:t>Las entidades contratantes, al momento de revisar la declaración del Valor Agregado Ecuatoriano de la oferta, deberán también comprobar la respuesta entregada por el oferente a la pregunta inicial del formulario, bajo los siguientes criterios:</w:t>
      </w:r>
    </w:p>
    <w:p w14:paraId="32A227B0" w14:textId="77777777" w:rsidR="00BE6FAC" w:rsidRPr="00232975" w:rsidRDefault="00BE6FAC" w:rsidP="00BE6FAC">
      <w:pPr>
        <w:pStyle w:val="NormalWeb"/>
        <w:numPr>
          <w:ilvl w:val="0"/>
          <w:numId w:val="65"/>
        </w:numPr>
        <w:tabs>
          <w:tab w:val="left" w:pos="708"/>
        </w:tabs>
        <w:spacing w:before="0" w:after="0" w:line="276" w:lineRule="auto"/>
        <w:ind w:right="130"/>
        <w:jc w:val="both"/>
        <w:textAlignment w:val="baseline"/>
        <w:rPr>
          <w:bCs/>
          <w:shd w:val="clear" w:color="auto" w:fill="FFFFFF"/>
        </w:rPr>
      </w:pPr>
      <w:r w:rsidRPr="00232975">
        <w:rPr>
          <w:bCs/>
          <w:shd w:val="clear" w:color="auto" w:fill="FFFFFF"/>
        </w:rPr>
        <w:t>La pregunta inicial debe ser respondida de forma obligatoria por el proveedor, en caso de que no se responda, deberá solicitarse dicha información en la etapa de convalidación de errores.</w:t>
      </w:r>
    </w:p>
    <w:p w14:paraId="11D95711" w14:textId="77777777" w:rsidR="00BE6FAC" w:rsidRPr="00232975" w:rsidRDefault="00BE6FAC" w:rsidP="00BE6FAC">
      <w:pPr>
        <w:pStyle w:val="NormalWeb"/>
        <w:numPr>
          <w:ilvl w:val="0"/>
          <w:numId w:val="65"/>
        </w:numPr>
        <w:tabs>
          <w:tab w:val="left" w:pos="708"/>
        </w:tabs>
        <w:spacing w:before="0" w:after="0" w:line="276" w:lineRule="auto"/>
        <w:ind w:right="130"/>
        <w:jc w:val="both"/>
        <w:textAlignment w:val="baseline"/>
        <w:rPr>
          <w:bCs/>
          <w:shd w:val="clear" w:color="auto" w:fill="FFFFFF"/>
        </w:rPr>
      </w:pPr>
      <w:r w:rsidRPr="00232975">
        <w:rPr>
          <w:bCs/>
          <w:shd w:val="clear" w:color="auto" w:fill="FFFFFF"/>
        </w:rPr>
        <w:t>La respuesta entregada por el proveedor en la primera pregunta solo puede ser “Si” o “No”, nunca ambas al mismo tiempo.</w:t>
      </w:r>
    </w:p>
    <w:p w14:paraId="59EDEFA1" w14:textId="77777777" w:rsidR="00BE6FAC" w:rsidRPr="00232975" w:rsidRDefault="00BE6FAC" w:rsidP="00BE6FAC">
      <w:pPr>
        <w:pStyle w:val="Standard"/>
        <w:spacing w:line="276" w:lineRule="auto"/>
        <w:jc w:val="both"/>
        <w:rPr>
          <w:color w:val="000000"/>
          <w:lang w:eastAsia="hi-IN"/>
        </w:rPr>
      </w:pPr>
    </w:p>
    <w:p w14:paraId="180EE622" w14:textId="77777777" w:rsidR="00BE6FAC" w:rsidRPr="00232975" w:rsidRDefault="00BE6FAC" w:rsidP="00BE6FAC">
      <w:pPr>
        <w:pStyle w:val="Standard"/>
        <w:spacing w:line="276" w:lineRule="auto"/>
        <w:jc w:val="both"/>
        <w:rPr>
          <w:color w:val="000000"/>
          <w:lang w:eastAsia="hi-IN"/>
        </w:rPr>
      </w:pPr>
      <w:r w:rsidRPr="00232975">
        <w:rPr>
          <w:color w:val="000000"/>
          <w:lang w:eastAsia="hi-IN"/>
        </w:rPr>
        <w:t>Como documento de verificación del formulario de declaración del VAE, el oferente deberá presentar como anexo el registro de propiedad intelectual, conforme a la legislación del país de origen del software, donde conste la lista de programadores, desarrolladores o autores que intervinieron o que intervinieren en el desarrollo del software. En caso de no presentarse esta documentación, se asumirá que el software es 100% de origen extranjero y su VAE será igual a cero.</w:t>
      </w:r>
    </w:p>
    <w:p w14:paraId="0E9F5662" w14:textId="77777777" w:rsidR="00BE6FAC" w:rsidRPr="00232975" w:rsidRDefault="00BE6FAC" w:rsidP="00BE6FAC">
      <w:pPr>
        <w:pStyle w:val="Standard"/>
        <w:spacing w:line="276" w:lineRule="auto"/>
        <w:jc w:val="both"/>
        <w:rPr>
          <w:color w:val="000000"/>
          <w:lang w:eastAsia="hi-IN"/>
        </w:rPr>
      </w:pPr>
    </w:p>
    <w:p w14:paraId="11C1B1A4" w14:textId="77777777" w:rsidR="00BE6FAC" w:rsidRPr="00232975" w:rsidRDefault="00BE6FAC" w:rsidP="00BE6FAC">
      <w:pPr>
        <w:pStyle w:val="Standard"/>
        <w:spacing w:line="276" w:lineRule="auto"/>
        <w:jc w:val="both"/>
        <w:rPr>
          <w:color w:val="000000"/>
          <w:lang w:eastAsia="hi-IN"/>
        </w:rPr>
      </w:pPr>
      <w:r w:rsidRPr="00232975">
        <w:rPr>
          <w:lang w:eastAsia="hi-IN"/>
        </w:rPr>
        <w:t xml:space="preserve">En la consultoría para el desarrollo de software, el Servicio Nacional de Contratación Pública verificará que el personal declarado hubiere sido efectivamente contratado para el objeto de la contratación, y que su autoría se reconozca expresamente en los créditos del software resultante. En la adquisición de software y en los otros servicios en los que no se considere el desarrollo de software, el oferente presentará la lista de programadores, desarrolladores o autores que estuvieren efectivamente incluidos en los créditos del software, tal como conste en el registro de propiedad intelectual, conforme a la legislación del país de origen del software, así como el listado del personal técnico involucrado en la prestación del servicio contratado. </w:t>
      </w:r>
      <w:r w:rsidRPr="00232975">
        <w:rPr>
          <w:color w:val="000000"/>
          <w:lang w:eastAsia="hi-IN"/>
        </w:rPr>
        <w:t>En todos los casos el oferente deberá indicar quiénes de las personas que constaren en la lista son efectivamente ecuatorianos.</w:t>
      </w:r>
    </w:p>
    <w:p w14:paraId="4EC8915B" w14:textId="77777777" w:rsidR="00BE6FAC" w:rsidRDefault="00BE6FAC" w:rsidP="00BE6FAC">
      <w:pPr>
        <w:pStyle w:val="Standard"/>
        <w:spacing w:line="276" w:lineRule="auto"/>
        <w:jc w:val="both"/>
        <w:rPr>
          <w:color w:val="000000"/>
          <w:lang w:eastAsia="hi-IN"/>
        </w:rPr>
      </w:pPr>
    </w:p>
    <w:p w14:paraId="7F7D3369" w14:textId="77777777" w:rsidR="00BE6FAC" w:rsidRDefault="00BE6FAC" w:rsidP="00BE6FAC">
      <w:pPr>
        <w:pStyle w:val="Standard"/>
        <w:spacing w:line="276" w:lineRule="auto"/>
        <w:jc w:val="both"/>
        <w:rPr>
          <w:color w:val="000000"/>
          <w:lang w:eastAsia="hi-IN"/>
        </w:rPr>
      </w:pPr>
    </w:p>
    <w:p w14:paraId="012A3DCE" w14:textId="77777777" w:rsidR="00BE6FAC" w:rsidRPr="00232975" w:rsidRDefault="00BE6FAC" w:rsidP="00BE6FAC">
      <w:pPr>
        <w:pStyle w:val="Standard"/>
        <w:spacing w:line="276" w:lineRule="auto"/>
        <w:jc w:val="both"/>
        <w:rPr>
          <w:color w:val="000000"/>
          <w:lang w:eastAsia="hi-IN"/>
        </w:rPr>
      </w:pPr>
    </w:p>
    <w:p w14:paraId="4C91C8A6" w14:textId="77777777" w:rsidR="00BE6FAC" w:rsidRPr="00232975" w:rsidRDefault="00BE6FAC" w:rsidP="00BE6FAC">
      <w:pPr>
        <w:pBdr>
          <w:top w:val="single" w:sz="4" w:space="1" w:color="auto"/>
          <w:left w:val="single" w:sz="4" w:space="4" w:color="auto"/>
          <w:bottom w:val="single" w:sz="4" w:space="1" w:color="auto"/>
          <w:right w:val="single" w:sz="4" w:space="4" w:color="auto"/>
        </w:pBdr>
        <w:tabs>
          <w:tab w:val="left" w:pos="-720"/>
        </w:tabs>
        <w:jc w:val="both"/>
        <w:rPr>
          <w:rFonts w:eastAsia="Times New Roman"/>
          <w:bCs/>
          <w:lang w:val="es-ES"/>
        </w:rPr>
      </w:pPr>
      <w:r w:rsidRPr="00232975">
        <w:rPr>
          <w:rFonts w:eastAsia="Times New Roman"/>
          <w:bCs/>
          <w:lang w:val="es-ES"/>
        </w:rPr>
        <w:t>Para constancia de lo ofertado, suscribo este formulario,</w:t>
      </w:r>
    </w:p>
    <w:p w14:paraId="0FCB66B8" w14:textId="77777777" w:rsidR="00BE6FAC" w:rsidRPr="00232975" w:rsidRDefault="00BE6FAC" w:rsidP="00BE6FAC">
      <w:pPr>
        <w:pBdr>
          <w:top w:val="single" w:sz="4" w:space="1" w:color="auto"/>
          <w:left w:val="single" w:sz="4" w:space="4" w:color="auto"/>
          <w:bottom w:val="single" w:sz="4" w:space="1" w:color="auto"/>
          <w:right w:val="single" w:sz="4" w:space="4" w:color="auto"/>
        </w:pBdr>
        <w:tabs>
          <w:tab w:val="left" w:pos="-720"/>
        </w:tabs>
        <w:jc w:val="both"/>
        <w:rPr>
          <w:rFonts w:eastAsia="Times New Roman"/>
          <w:bCs/>
          <w:lang w:val="es-ES"/>
        </w:rPr>
      </w:pPr>
    </w:p>
    <w:p w14:paraId="09305AB1" w14:textId="77777777" w:rsidR="00BE6FAC" w:rsidRPr="00232975" w:rsidRDefault="00BE6FAC" w:rsidP="00BE6FAC">
      <w:pPr>
        <w:pBdr>
          <w:top w:val="single" w:sz="4" w:space="1" w:color="auto"/>
          <w:left w:val="single" w:sz="4" w:space="4" w:color="auto"/>
          <w:bottom w:val="single" w:sz="4" w:space="1" w:color="auto"/>
          <w:right w:val="single" w:sz="4" w:space="4" w:color="auto"/>
        </w:pBdr>
        <w:tabs>
          <w:tab w:val="left" w:pos="-720"/>
        </w:tabs>
        <w:jc w:val="both"/>
        <w:rPr>
          <w:b/>
          <w:spacing w:val="-2"/>
        </w:rPr>
      </w:pPr>
      <w:r w:rsidRPr="00232975">
        <w:rPr>
          <w:b/>
          <w:spacing w:val="-2"/>
        </w:rPr>
        <w:t>-------------------------------------------------------</w:t>
      </w:r>
    </w:p>
    <w:p w14:paraId="1F13F478" w14:textId="77777777" w:rsidR="00BE6FAC" w:rsidRPr="00232975" w:rsidRDefault="00BE6FAC" w:rsidP="00BE6FAC">
      <w:pPr>
        <w:pBdr>
          <w:top w:val="single" w:sz="4" w:space="1" w:color="auto"/>
          <w:left w:val="single" w:sz="4" w:space="4" w:color="auto"/>
          <w:bottom w:val="single" w:sz="4" w:space="1" w:color="auto"/>
          <w:right w:val="single" w:sz="4" w:space="4" w:color="auto"/>
        </w:pBdr>
        <w:tabs>
          <w:tab w:val="left" w:pos="-720"/>
        </w:tabs>
        <w:jc w:val="both"/>
        <w:rPr>
          <w:b/>
        </w:rPr>
      </w:pPr>
      <w:r w:rsidRPr="00232975">
        <w:rPr>
          <w:b/>
        </w:rPr>
        <w:t>FIRMA DEL OFERENTE, SU REPRESENTANTE LEGAL, APODERADO O PROCURADOR COMÚN (según el caso)</w:t>
      </w:r>
    </w:p>
    <w:p w14:paraId="5B9673F6" w14:textId="77777777" w:rsidR="00BE6FAC" w:rsidRPr="00232975" w:rsidRDefault="00BE6FAC" w:rsidP="00BE6FAC">
      <w:pPr>
        <w:pStyle w:val="xl25"/>
        <w:tabs>
          <w:tab w:val="left" w:pos="-540"/>
          <w:tab w:val="left" w:pos="3036"/>
          <w:tab w:val="left" w:pos="3274"/>
          <w:tab w:val="left" w:pos="3631"/>
          <w:tab w:val="left" w:pos="3869"/>
        </w:tabs>
        <w:spacing w:before="0" w:after="0" w:line="276" w:lineRule="auto"/>
        <w:ind w:left="15" w:right="45"/>
        <w:rPr>
          <w:rFonts w:ascii="Times New Roman" w:hAnsi="Times New Roman"/>
          <w:b w:val="0"/>
          <w:spacing w:val="-3"/>
          <w:lang w:val="es-EC"/>
        </w:rPr>
      </w:pPr>
      <w:r w:rsidRPr="00232975">
        <w:rPr>
          <w:rFonts w:ascii="Times New Roman" w:hAnsi="Times New Roman"/>
          <w:b w:val="0"/>
          <w:spacing w:val="-3"/>
          <w:lang w:val="es-EC"/>
        </w:rPr>
        <w:t>(LUGAR Y FECHA)</w:t>
      </w:r>
    </w:p>
    <w:p w14:paraId="35EB9270" w14:textId="77777777" w:rsidR="00BE6FAC" w:rsidRPr="00232975" w:rsidRDefault="00BE6FAC" w:rsidP="00BE6FAC">
      <w:pPr>
        <w:jc w:val="both"/>
      </w:pPr>
    </w:p>
    <w:p w14:paraId="295DA602" w14:textId="77777777" w:rsidR="00BE6FAC" w:rsidRPr="00232975" w:rsidRDefault="00BE6FAC" w:rsidP="00BE6FAC">
      <w:pPr>
        <w:pStyle w:val="Prrafodelista"/>
        <w:numPr>
          <w:ilvl w:val="0"/>
          <w:numId w:val="70"/>
        </w:numPr>
        <w:tabs>
          <w:tab w:val="left" w:pos="708"/>
        </w:tabs>
        <w:spacing w:line="276" w:lineRule="auto"/>
        <w:contextualSpacing w:val="0"/>
        <w:jc w:val="both"/>
        <w:textAlignment w:val="baseline"/>
        <w:rPr>
          <w:b/>
        </w:rPr>
      </w:pPr>
      <w:r w:rsidRPr="00232975">
        <w:rPr>
          <w:b/>
        </w:rPr>
        <w:t>Procedimiento de declaración electrónica transitorio</w:t>
      </w:r>
    </w:p>
    <w:p w14:paraId="08B673F8" w14:textId="77777777" w:rsidR="00BE6FAC" w:rsidRPr="00232975" w:rsidRDefault="00BE6FAC" w:rsidP="00BE6FAC">
      <w:pPr>
        <w:pStyle w:val="Prrafodelista"/>
        <w:spacing w:line="276" w:lineRule="auto"/>
        <w:jc w:val="both"/>
      </w:pPr>
    </w:p>
    <w:p w14:paraId="5A8BB162" w14:textId="77777777" w:rsidR="00BE6FAC" w:rsidRPr="008165D6" w:rsidRDefault="00BE6FAC" w:rsidP="00BE6FAC">
      <w:pPr>
        <w:jc w:val="both"/>
      </w:pPr>
      <w:r w:rsidRPr="00232975">
        <w:t>Hasta que el módulo facilitador de la contratación pública (herramienta informática USHAY) u otras herramientas informáticas del Sistema Oficial de Contratación del Estado, se encuentren desarrolladas y actualizadas conforme a esta metodología, en la presentación de ofertas, en el “</w:t>
      </w:r>
      <w:r w:rsidRPr="00232975">
        <w:rPr>
          <w:b/>
        </w:rPr>
        <w:t>Formulario</w:t>
      </w:r>
      <w:r w:rsidRPr="00232975">
        <w:t xml:space="preserve"> </w:t>
      </w:r>
      <w:r w:rsidRPr="00232975">
        <w:rPr>
          <w:rFonts w:eastAsia="Times New Roman"/>
          <w:b/>
          <w:bCs/>
        </w:rPr>
        <w:t xml:space="preserve">de Declaración de Valor Agregado Ecuatoriano de la oferta” </w:t>
      </w:r>
      <w:r w:rsidRPr="00232975">
        <w:rPr>
          <w:rFonts w:eastAsia="Times New Roman"/>
          <w:bCs/>
        </w:rPr>
        <w:t>vigente,</w:t>
      </w:r>
      <w:r w:rsidRPr="00232975">
        <w:t xml:space="preserve"> en los procesos de contratación de bienes y servicios de software por régimen común, los proveedores calificados </w:t>
      </w:r>
      <w:r w:rsidRPr="00232975">
        <w:rPr>
          <w:u w:val="single"/>
        </w:rPr>
        <w:t>deberán responder “NO”</w:t>
      </w:r>
      <w:r w:rsidRPr="00232975">
        <w:t xml:space="preserve"> a </w:t>
      </w:r>
      <w:r w:rsidRPr="00232975">
        <w:lastRenderedPageBreak/>
        <w:t>la pregunta “</w:t>
      </w:r>
      <w:r w:rsidRPr="00232975">
        <w:rPr>
          <w:rFonts w:eastAsia="Times New Roman"/>
        </w:rPr>
        <w:t>¿Es intermediario (importador directo, distribuidor o comerciante) de todos los productos que conforman su oferta?”</w:t>
      </w:r>
      <w:r w:rsidRPr="00232975">
        <w:t xml:space="preserve">, adicionalmente, </w:t>
      </w:r>
      <w:r w:rsidRPr="00232975">
        <w:rPr>
          <w:u w:val="single"/>
        </w:rPr>
        <w:t>deberán dejar en blanco los casilleros a y b del formulario en mención</w:t>
      </w:r>
      <w:r w:rsidRPr="00232975">
        <w:t>. No obstante, deberán adjuntar como anexo electrónico en el módulo facilitador de contratación pública y en la presentación de su oferta, los formularios correspondientes conforme a la metodología detallada en esta subsección.</w:t>
      </w:r>
    </w:p>
    <w:p w14:paraId="0FA98D2C" w14:textId="77777777" w:rsidR="00673588" w:rsidRDefault="00673588"/>
    <w:sectPr w:rsidR="00673588">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5792B" w14:textId="77777777" w:rsidR="001D0E13" w:rsidRDefault="001D0E13" w:rsidP="00BE6FAC">
      <w:r>
        <w:separator/>
      </w:r>
    </w:p>
  </w:endnote>
  <w:endnote w:type="continuationSeparator" w:id="0">
    <w:p w14:paraId="5A833E02" w14:textId="77777777" w:rsidR="001D0E13" w:rsidRDefault="001D0E13" w:rsidP="00BE6F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Flat Brush">
    <w:altName w:val="Courier New"/>
    <w:charset w:val="00"/>
    <w:family w:val="auto"/>
    <w:pitch w:val="variable"/>
  </w:font>
  <w:font w:name="Dolphin">
    <w:altName w:val="Arial Narrow"/>
    <w:charset w:val="00"/>
    <w:family w:val="swiss"/>
    <w:pitch w:val="variable"/>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5E065" w14:textId="77777777" w:rsidR="00BE6FAC" w:rsidRDefault="00BE6FA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5FD65" w14:textId="77777777" w:rsidR="00BE6FAC" w:rsidRDefault="00BE6FA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FC492" w14:textId="77777777" w:rsidR="00BE6FAC" w:rsidRDefault="00BE6FA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606A5" w14:textId="77777777" w:rsidR="001D0E13" w:rsidRDefault="001D0E13" w:rsidP="00BE6FAC">
      <w:r>
        <w:separator/>
      </w:r>
    </w:p>
  </w:footnote>
  <w:footnote w:type="continuationSeparator" w:id="0">
    <w:p w14:paraId="0D4E045B" w14:textId="77777777" w:rsidR="001D0E13" w:rsidRDefault="001D0E13" w:rsidP="00BE6FAC">
      <w:r>
        <w:continuationSeparator/>
      </w:r>
    </w:p>
  </w:footnote>
  <w:footnote w:id="1">
    <w:p w14:paraId="63C9151F" w14:textId="77777777" w:rsidR="00BE6FAC" w:rsidRPr="00C952F5" w:rsidRDefault="00BE6FAC" w:rsidP="00BE6FAC">
      <w:pPr>
        <w:pStyle w:val="Textonotapie"/>
        <w:contextualSpacing/>
        <w:rPr>
          <w:lang w:val="es-ES"/>
        </w:rPr>
      </w:pPr>
      <w:r>
        <w:rPr>
          <w:rStyle w:val="Refdenotaalpie"/>
        </w:rPr>
        <w:footnoteRef/>
      </w:r>
      <w:r>
        <w:t xml:space="preserve"> </w:t>
      </w:r>
      <w:r w:rsidRPr="00C952F5">
        <w:rPr>
          <w:rStyle w:val="markedcontent"/>
        </w:rPr>
        <w:t>Completar en caso de tratarse de una persona jurídica.</w:t>
      </w:r>
    </w:p>
  </w:footnote>
  <w:footnote w:id="2">
    <w:p w14:paraId="343C43FE" w14:textId="77777777" w:rsidR="00BE6FAC" w:rsidRPr="00C952F5" w:rsidRDefault="00BE6FAC" w:rsidP="00BE6FAC">
      <w:pPr>
        <w:pStyle w:val="Textonotapie"/>
        <w:contextualSpacing/>
        <w:rPr>
          <w:lang w:val="es-ES"/>
        </w:rPr>
      </w:pPr>
      <w:r>
        <w:rPr>
          <w:rStyle w:val="Refdenotaalpie"/>
        </w:rPr>
        <w:footnoteRef/>
      </w:r>
      <w:r>
        <w:t xml:space="preserve"> </w:t>
      </w:r>
      <w:r w:rsidRPr="00BE4F66">
        <w:rPr>
          <w:rStyle w:val="markedcontent"/>
        </w:rPr>
        <w:t>Completar en caso de tratarse de una persona natural.</w:t>
      </w:r>
    </w:p>
  </w:footnote>
  <w:footnote w:id="3">
    <w:p w14:paraId="0709392D" w14:textId="77777777" w:rsidR="00BE6FAC" w:rsidRPr="00D158EA" w:rsidRDefault="00BE6FAC" w:rsidP="00BE6FAC">
      <w:pPr>
        <w:pStyle w:val="Textonotapie"/>
        <w:jc w:val="both"/>
      </w:pPr>
      <w:r>
        <w:rPr>
          <w:rStyle w:val="Refdenotaalpie"/>
        </w:rPr>
        <w:footnoteRef/>
      </w:r>
      <w:r w:rsidRPr="00D158EA">
        <w:t xml:space="preserve"> </w:t>
      </w:r>
      <w:r w:rsidRPr="001B6A9D">
        <w:t xml:space="preserve">El valor declarado en (a) debe ser el valor CIF “Costo, seguro y flete”; es decir, que incluye el coste de la mercancía, el del transporte, así como el seguro. Los costos pagados dentro del territorio nacional (como por ejemplo agentes de aduana) para la importación, </w:t>
      </w:r>
      <w:proofErr w:type="spellStart"/>
      <w:r w:rsidRPr="001B6A9D">
        <w:t>desaduanización</w:t>
      </w:r>
      <w:proofErr w:type="spellEnd"/>
      <w:r w:rsidRPr="001B6A9D">
        <w:t xml:space="preserve"> y otros servicios relacionados, no se deben tomar en cuenta.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25C96" w14:textId="77777777" w:rsidR="00BE6FAC" w:rsidRDefault="00BE6FA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BFA85" w14:textId="16B096F2" w:rsidR="00BE6FAC" w:rsidRDefault="00BE6FAC">
    <w:pPr>
      <w:pStyle w:val="Encabezado"/>
    </w:pPr>
    <w:bookmarkStart w:id="1" w:name="_Hlk163465181"/>
    <w:r>
      <w:rPr>
        <w:rFonts w:ascii="Calibri" w:hAnsi="Calibri" w:cs="Calibri"/>
        <w:noProof/>
        <w:color w:val="000000"/>
        <w:bdr w:val="none" w:sz="0" w:space="0" w:color="auto" w:frame="1"/>
        <w:lang w:val="es-EC"/>
      </w:rPr>
      <w:drawing>
        <wp:inline distT="0" distB="0" distL="0" distR="0" wp14:anchorId="0F9B6CDA" wp14:editId="5DAC1736">
          <wp:extent cx="2381250" cy="464185"/>
          <wp:effectExtent l="0" t="0" r="0" b="0"/>
          <wp:docPr id="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 descr="Interfaz de usuario gráfica, Aplicación&#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81250" cy="464185"/>
                  </a:xfrm>
                  <a:prstGeom prst="rect">
                    <a:avLst/>
                  </a:prstGeom>
                  <a:noFill/>
                  <a:ln>
                    <a:noFill/>
                  </a:ln>
                </pic:spPr>
              </pic:pic>
            </a:graphicData>
          </a:graphic>
        </wp:inline>
      </w:drawing>
    </w:r>
    <w:bookmarkEnd w:id="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75CE4" w14:textId="77777777" w:rsidR="00BE6FAC" w:rsidRDefault="00BE6FA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decimal"/>
      <w:lvlText w:val="%1."/>
      <w:lvlJc w:val="left"/>
      <w:pPr>
        <w:tabs>
          <w:tab w:val="num" w:pos="0"/>
        </w:tabs>
        <w:ind w:left="0" w:firstLine="0"/>
      </w:pPr>
    </w:lvl>
    <w:lvl w:ilvl="1">
      <w:start w:val="1"/>
      <w:numFmt w:val="lowerLetter"/>
      <w:lvlText w:val="%2."/>
      <w:lvlJc w:val="left"/>
      <w:pPr>
        <w:tabs>
          <w:tab w:val="num" w:pos="0"/>
        </w:tabs>
        <w:ind w:left="0" w:firstLine="0"/>
      </w:pPr>
    </w:lvl>
    <w:lvl w:ilvl="2">
      <w:start w:val="1"/>
      <w:numFmt w:val="decimal"/>
      <w:lvlText w:val="%3."/>
      <w:lvlJc w:val="left"/>
      <w:pPr>
        <w:tabs>
          <w:tab w:val="num" w:pos="2160"/>
        </w:tabs>
        <w:ind w:left="0" w:firstLine="0"/>
      </w:pPr>
    </w:lvl>
    <w:lvl w:ilvl="3">
      <w:start w:val="1"/>
      <w:numFmt w:val="decimal"/>
      <w:lvlText w:val="%4."/>
      <w:lvlJc w:val="left"/>
      <w:pPr>
        <w:tabs>
          <w:tab w:val="num" w:pos="2880"/>
        </w:tabs>
        <w:ind w:left="0" w:firstLine="0"/>
      </w:pPr>
    </w:lvl>
    <w:lvl w:ilvl="4">
      <w:start w:val="1"/>
      <w:numFmt w:val="decimal"/>
      <w:lvlText w:val="%5."/>
      <w:lvlJc w:val="left"/>
      <w:pPr>
        <w:tabs>
          <w:tab w:val="num" w:pos="3600"/>
        </w:tabs>
        <w:ind w:left="0" w:firstLine="0"/>
      </w:pPr>
    </w:lvl>
    <w:lvl w:ilvl="5">
      <w:start w:val="1"/>
      <w:numFmt w:val="decimal"/>
      <w:lvlText w:val="%6."/>
      <w:lvlJc w:val="left"/>
      <w:pPr>
        <w:tabs>
          <w:tab w:val="num" w:pos="4320"/>
        </w:tabs>
        <w:ind w:left="0" w:firstLine="0"/>
      </w:pPr>
    </w:lvl>
    <w:lvl w:ilvl="6">
      <w:start w:val="1"/>
      <w:numFmt w:val="decimal"/>
      <w:lvlText w:val="%7."/>
      <w:lvlJc w:val="left"/>
      <w:pPr>
        <w:tabs>
          <w:tab w:val="num" w:pos="5040"/>
        </w:tabs>
        <w:ind w:left="0" w:firstLine="0"/>
      </w:pPr>
    </w:lvl>
    <w:lvl w:ilvl="7">
      <w:start w:val="1"/>
      <w:numFmt w:val="decimal"/>
      <w:lvlText w:val="%8."/>
      <w:lvlJc w:val="left"/>
      <w:pPr>
        <w:tabs>
          <w:tab w:val="num" w:pos="5760"/>
        </w:tabs>
        <w:ind w:left="0" w:firstLine="0"/>
      </w:pPr>
    </w:lvl>
    <w:lvl w:ilvl="8">
      <w:start w:val="1"/>
      <w:numFmt w:val="decimal"/>
      <w:lvlText w:val="%9."/>
      <w:lvlJc w:val="left"/>
      <w:pPr>
        <w:tabs>
          <w:tab w:val="num" w:pos="6480"/>
        </w:tabs>
        <w:ind w:left="0" w:firstLine="0"/>
      </w:pPr>
    </w:lvl>
  </w:abstractNum>
  <w:abstractNum w:abstractNumId="1" w15:restartNumberingAfterBreak="0">
    <w:nsid w:val="00000003"/>
    <w:multiLevelType w:val="multilevel"/>
    <w:tmpl w:val="00000003"/>
    <w:name w:val="WW8Num3"/>
    <w:lvl w:ilvl="0">
      <w:start w:val="1"/>
      <w:numFmt w:val="bullet"/>
      <w:lvlText w:val=""/>
      <w:lvlJc w:val="left"/>
      <w:pPr>
        <w:tabs>
          <w:tab w:val="num" w:pos="720"/>
        </w:tabs>
        <w:ind w:left="0" w:firstLine="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4"/>
    <w:multiLevelType w:val="multilevel"/>
    <w:tmpl w:val="00000004"/>
    <w:name w:val="WW8Num4"/>
    <w:lvl w:ilvl="0">
      <w:start w:val="1"/>
      <w:numFmt w:val="decimal"/>
      <w:lvlText w:val="%1."/>
      <w:lvlJc w:val="left"/>
      <w:pPr>
        <w:tabs>
          <w:tab w:val="num" w:pos="0"/>
        </w:tabs>
        <w:ind w:left="0" w:firstLine="0"/>
      </w:pPr>
    </w:lvl>
    <w:lvl w:ilvl="1">
      <w:start w:val="1"/>
      <w:numFmt w:val="lowerLetter"/>
      <w:lvlText w:val="%2."/>
      <w:lvlJc w:val="left"/>
      <w:pPr>
        <w:tabs>
          <w:tab w:val="num" w:pos="0"/>
        </w:tabs>
        <w:ind w:left="0" w:firstLine="0"/>
      </w:pPr>
    </w:lvl>
    <w:lvl w:ilvl="2">
      <w:start w:val="1"/>
      <w:numFmt w:val="decimal"/>
      <w:lvlText w:val="%3."/>
      <w:lvlJc w:val="left"/>
      <w:pPr>
        <w:tabs>
          <w:tab w:val="num" w:pos="2160"/>
        </w:tabs>
        <w:ind w:left="0" w:firstLine="0"/>
      </w:pPr>
    </w:lvl>
    <w:lvl w:ilvl="3">
      <w:start w:val="1"/>
      <w:numFmt w:val="decimal"/>
      <w:lvlText w:val="%4."/>
      <w:lvlJc w:val="left"/>
      <w:pPr>
        <w:tabs>
          <w:tab w:val="num" w:pos="2880"/>
        </w:tabs>
        <w:ind w:left="0" w:firstLine="0"/>
      </w:pPr>
    </w:lvl>
    <w:lvl w:ilvl="4">
      <w:start w:val="1"/>
      <w:numFmt w:val="decimal"/>
      <w:lvlText w:val="%5."/>
      <w:lvlJc w:val="left"/>
      <w:pPr>
        <w:tabs>
          <w:tab w:val="num" w:pos="3600"/>
        </w:tabs>
        <w:ind w:left="0" w:firstLine="0"/>
      </w:pPr>
    </w:lvl>
    <w:lvl w:ilvl="5">
      <w:start w:val="1"/>
      <w:numFmt w:val="decimal"/>
      <w:lvlText w:val="%6."/>
      <w:lvlJc w:val="left"/>
      <w:pPr>
        <w:tabs>
          <w:tab w:val="num" w:pos="4320"/>
        </w:tabs>
        <w:ind w:left="0" w:firstLine="0"/>
      </w:pPr>
    </w:lvl>
    <w:lvl w:ilvl="6">
      <w:start w:val="1"/>
      <w:numFmt w:val="decimal"/>
      <w:lvlText w:val="%7."/>
      <w:lvlJc w:val="left"/>
      <w:pPr>
        <w:tabs>
          <w:tab w:val="num" w:pos="5040"/>
        </w:tabs>
        <w:ind w:left="0" w:firstLine="0"/>
      </w:pPr>
    </w:lvl>
    <w:lvl w:ilvl="7">
      <w:start w:val="1"/>
      <w:numFmt w:val="decimal"/>
      <w:lvlText w:val="%8."/>
      <w:lvlJc w:val="left"/>
      <w:pPr>
        <w:tabs>
          <w:tab w:val="num" w:pos="5760"/>
        </w:tabs>
        <w:ind w:left="0" w:firstLine="0"/>
      </w:pPr>
    </w:lvl>
    <w:lvl w:ilvl="8">
      <w:start w:val="1"/>
      <w:numFmt w:val="decimal"/>
      <w:lvlText w:val="%9."/>
      <w:lvlJc w:val="left"/>
      <w:pPr>
        <w:tabs>
          <w:tab w:val="num" w:pos="6480"/>
        </w:tabs>
        <w:ind w:left="0" w:firstLine="0"/>
      </w:pPr>
    </w:lvl>
  </w:abstractNum>
  <w:abstractNum w:abstractNumId="3" w15:restartNumberingAfterBreak="0">
    <w:nsid w:val="00000005"/>
    <w:multiLevelType w:val="multilevel"/>
    <w:tmpl w:val="00000005"/>
    <w:name w:val="WW8Num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000006"/>
    <w:multiLevelType w:val="multilevel"/>
    <w:tmpl w:val="00000006"/>
    <w:name w:val="WW8Num6"/>
    <w:lvl w:ilvl="0">
      <w:start w:val="1"/>
      <w:numFmt w:val="bullet"/>
      <w:lvlText w:val=""/>
      <w:lvlJc w:val="left"/>
      <w:pPr>
        <w:tabs>
          <w:tab w:val="num" w:pos="720"/>
        </w:tabs>
        <w:ind w:left="0" w:firstLine="0"/>
      </w:pPr>
      <w:rPr>
        <w:rFonts w:ascii="Symbol" w:hAnsi="Symbol"/>
      </w:rPr>
    </w:lvl>
    <w:lvl w:ilvl="1">
      <w:start w:val="1"/>
      <w:numFmt w:val="bullet"/>
      <w:lvlText w:val="◦"/>
      <w:lvlJc w:val="left"/>
      <w:pPr>
        <w:tabs>
          <w:tab w:val="num" w:pos="1080"/>
        </w:tabs>
        <w:ind w:left="0" w:firstLine="0"/>
      </w:pPr>
      <w:rPr>
        <w:rFonts w:ascii="OpenSymbol" w:hAnsi="OpenSymbol"/>
      </w:rPr>
    </w:lvl>
    <w:lvl w:ilvl="2">
      <w:start w:val="1"/>
      <w:numFmt w:val="bullet"/>
      <w:lvlText w:val="▪"/>
      <w:lvlJc w:val="left"/>
      <w:pPr>
        <w:tabs>
          <w:tab w:val="num" w:pos="1440"/>
        </w:tabs>
        <w:ind w:left="0" w:firstLine="0"/>
      </w:pPr>
      <w:rPr>
        <w:rFonts w:ascii="OpenSymbol" w:hAnsi="OpenSymbol"/>
      </w:rPr>
    </w:lvl>
    <w:lvl w:ilvl="3">
      <w:start w:val="1"/>
      <w:numFmt w:val="bullet"/>
      <w:lvlText w:val=""/>
      <w:lvlJc w:val="left"/>
      <w:pPr>
        <w:tabs>
          <w:tab w:val="num" w:pos="1800"/>
        </w:tabs>
        <w:ind w:left="0" w:firstLine="0"/>
      </w:pPr>
      <w:rPr>
        <w:rFonts w:ascii="Symbol" w:hAnsi="Symbol"/>
      </w:rPr>
    </w:lvl>
    <w:lvl w:ilvl="4">
      <w:start w:val="1"/>
      <w:numFmt w:val="bullet"/>
      <w:lvlText w:val="◦"/>
      <w:lvlJc w:val="left"/>
      <w:pPr>
        <w:tabs>
          <w:tab w:val="num" w:pos="2160"/>
        </w:tabs>
        <w:ind w:left="0" w:firstLine="0"/>
      </w:pPr>
      <w:rPr>
        <w:rFonts w:ascii="OpenSymbol" w:hAnsi="OpenSymbol"/>
      </w:rPr>
    </w:lvl>
    <w:lvl w:ilvl="5">
      <w:start w:val="1"/>
      <w:numFmt w:val="bullet"/>
      <w:lvlText w:val="▪"/>
      <w:lvlJc w:val="left"/>
      <w:pPr>
        <w:tabs>
          <w:tab w:val="num" w:pos="2520"/>
        </w:tabs>
        <w:ind w:left="0" w:firstLine="0"/>
      </w:pPr>
      <w:rPr>
        <w:rFonts w:ascii="OpenSymbol" w:hAnsi="OpenSymbol"/>
      </w:rPr>
    </w:lvl>
    <w:lvl w:ilvl="6">
      <w:start w:val="1"/>
      <w:numFmt w:val="bullet"/>
      <w:lvlText w:val=""/>
      <w:lvlJc w:val="left"/>
      <w:pPr>
        <w:tabs>
          <w:tab w:val="num" w:pos="2880"/>
        </w:tabs>
        <w:ind w:left="0" w:firstLine="0"/>
      </w:pPr>
      <w:rPr>
        <w:rFonts w:ascii="Symbol" w:hAnsi="Symbol"/>
      </w:rPr>
    </w:lvl>
    <w:lvl w:ilvl="7">
      <w:start w:val="1"/>
      <w:numFmt w:val="bullet"/>
      <w:lvlText w:val="◦"/>
      <w:lvlJc w:val="left"/>
      <w:pPr>
        <w:tabs>
          <w:tab w:val="num" w:pos="3240"/>
        </w:tabs>
        <w:ind w:left="0" w:firstLine="0"/>
      </w:pPr>
      <w:rPr>
        <w:rFonts w:ascii="OpenSymbol" w:hAnsi="OpenSymbol"/>
      </w:rPr>
    </w:lvl>
    <w:lvl w:ilvl="8">
      <w:start w:val="1"/>
      <w:numFmt w:val="bullet"/>
      <w:lvlText w:val="▪"/>
      <w:lvlJc w:val="left"/>
      <w:pPr>
        <w:tabs>
          <w:tab w:val="num" w:pos="3600"/>
        </w:tabs>
        <w:ind w:left="0" w:firstLine="0"/>
      </w:pPr>
      <w:rPr>
        <w:rFonts w:ascii="OpenSymbol" w:hAnsi="OpenSymbol"/>
      </w:rPr>
    </w:lvl>
  </w:abstractNum>
  <w:abstractNum w:abstractNumId="5" w15:restartNumberingAfterBreak="0">
    <w:nsid w:val="00000007"/>
    <w:multiLevelType w:val="multilevel"/>
    <w:tmpl w:val="00000007"/>
    <w:name w:val="WW8Num7"/>
    <w:lvl w:ilvl="0">
      <w:start w:val="1"/>
      <w:numFmt w:val="lowerLetter"/>
      <w:lvlText w:val="%1)"/>
      <w:lvlJc w:val="left"/>
      <w:pPr>
        <w:tabs>
          <w:tab w:val="num" w:pos="720"/>
        </w:tabs>
        <w:ind w:left="0" w:firstLine="0"/>
      </w:pPr>
    </w:lvl>
    <w:lvl w:ilvl="1">
      <w:start w:val="1"/>
      <w:numFmt w:val="lowerLetter"/>
      <w:lvlText w:val="%2)"/>
      <w:lvlJc w:val="left"/>
      <w:pPr>
        <w:tabs>
          <w:tab w:val="num" w:pos="1440"/>
        </w:tabs>
        <w:ind w:left="0" w:firstLine="0"/>
      </w:pPr>
    </w:lvl>
    <w:lvl w:ilvl="2">
      <w:start w:val="1"/>
      <w:numFmt w:val="lowerRoman"/>
      <w:lvlText w:val="%3."/>
      <w:lvlJc w:val="left"/>
      <w:pPr>
        <w:tabs>
          <w:tab w:val="num" w:pos="2160"/>
        </w:tabs>
        <w:ind w:left="0" w:firstLine="0"/>
      </w:pPr>
    </w:lvl>
    <w:lvl w:ilvl="3">
      <w:start w:val="1"/>
      <w:numFmt w:val="decimal"/>
      <w:lvlText w:val="%4."/>
      <w:lvlJc w:val="left"/>
      <w:pPr>
        <w:tabs>
          <w:tab w:val="num" w:pos="2880"/>
        </w:tabs>
        <w:ind w:left="0" w:firstLine="0"/>
      </w:pPr>
    </w:lvl>
    <w:lvl w:ilvl="4">
      <w:start w:val="1"/>
      <w:numFmt w:val="lowerLetter"/>
      <w:lvlText w:val="%5."/>
      <w:lvlJc w:val="left"/>
      <w:pPr>
        <w:tabs>
          <w:tab w:val="num" w:pos="3600"/>
        </w:tabs>
        <w:ind w:left="0" w:firstLine="0"/>
      </w:pPr>
    </w:lvl>
    <w:lvl w:ilvl="5">
      <w:start w:val="1"/>
      <w:numFmt w:val="lowerRoman"/>
      <w:lvlText w:val="%6."/>
      <w:lvlJc w:val="left"/>
      <w:pPr>
        <w:tabs>
          <w:tab w:val="num" w:pos="4320"/>
        </w:tabs>
        <w:ind w:left="0" w:firstLine="0"/>
      </w:pPr>
    </w:lvl>
    <w:lvl w:ilvl="6">
      <w:start w:val="1"/>
      <w:numFmt w:val="decimal"/>
      <w:lvlText w:val="%7."/>
      <w:lvlJc w:val="left"/>
      <w:pPr>
        <w:tabs>
          <w:tab w:val="num" w:pos="5040"/>
        </w:tabs>
        <w:ind w:left="0" w:firstLine="0"/>
      </w:pPr>
    </w:lvl>
    <w:lvl w:ilvl="7">
      <w:start w:val="1"/>
      <w:numFmt w:val="lowerLetter"/>
      <w:lvlText w:val="%8."/>
      <w:lvlJc w:val="left"/>
      <w:pPr>
        <w:tabs>
          <w:tab w:val="num" w:pos="5760"/>
        </w:tabs>
        <w:ind w:left="0" w:firstLine="0"/>
      </w:pPr>
    </w:lvl>
    <w:lvl w:ilvl="8">
      <w:start w:val="1"/>
      <w:numFmt w:val="lowerRoman"/>
      <w:lvlText w:val="%9."/>
      <w:lvlJc w:val="left"/>
      <w:pPr>
        <w:tabs>
          <w:tab w:val="num" w:pos="6480"/>
        </w:tabs>
        <w:ind w:left="0" w:firstLine="0"/>
      </w:pPr>
    </w:lvl>
  </w:abstractNum>
  <w:abstractNum w:abstractNumId="6" w15:restartNumberingAfterBreak="0">
    <w:nsid w:val="00000008"/>
    <w:multiLevelType w:val="multilevel"/>
    <w:tmpl w:val="00000008"/>
    <w:name w:val="WW8Num8"/>
    <w:lvl w:ilvl="0">
      <w:start w:val="1"/>
      <w:numFmt w:val="bullet"/>
      <w:lvlText w:val=""/>
      <w:lvlJc w:val="left"/>
      <w:pPr>
        <w:tabs>
          <w:tab w:val="num" w:pos="1080"/>
        </w:tabs>
        <w:ind w:left="1080" w:hanging="360"/>
      </w:pPr>
      <w:rPr>
        <w:rFonts w:ascii="Symbol" w:hAnsi="Symbol"/>
      </w:rPr>
    </w:lvl>
    <w:lvl w:ilvl="1">
      <w:start w:val="1"/>
      <w:numFmt w:val="bullet"/>
      <w:lvlText w:val="◦"/>
      <w:lvlJc w:val="left"/>
      <w:pPr>
        <w:tabs>
          <w:tab w:val="num" w:pos="1440"/>
        </w:tabs>
        <w:ind w:left="1440" w:hanging="360"/>
      </w:pPr>
      <w:rPr>
        <w:rFonts w:ascii="OpenSymbol" w:hAnsi="OpenSymbol"/>
      </w:rPr>
    </w:lvl>
    <w:lvl w:ilvl="2">
      <w:start w:val="1"/>
      <w:numFmt w:val="bullet"/>
      <w:lvlText w:val="▪"/>
      <w:lvlJc w:val="left"/>
      <w:pPr>
        <w:tabs>
          <w:tab w:val="num" w:pos="1800"/>
        </w:tabs>
        <w:ind w:left="1800" w:hanging="360"/>
      </w:pPr>
      <w:rPr>
        <w:rFonts w:ascii="OpenSymbol" w:hAnsi="OpenSymbol"/>
      </w:rPr>
    </w:lvl>
    <w:lvl w:ilvl="3">
      <w:start w:val="1"/>
      <w:numFmt w:val="bullet"/>
      <w:lvlText w:val=""/>
      <w:lvlJc w:val="left"/>
      <w:pPr>
        <w:tabs>
          <w:tab w:val="num" w:pos="2160"/>
        </w:tabs>
        <w:ind w:left="2160" w:hanging="360"/>
      </w:pPr>
      <w:rPr>
        <w:rFonts w:ascii="Symbol" w:hAnsi="Symbol"/>
      </w:rPr>
    </w:lvl>
    <w:lvl w:ilvl="4">
      <w:start w:val="1"/>
      <w:numFmt w:val="bullet"/>
      <w:lvlText w:val="◦"/>
      <w:lvlJc w:val="left"/>
      <w:pPr>
        <w:tabs>
          <w:tab w:val="num" w:pos="2520"/>
        </w:tabs>
        <w:ind w:left="2520" w:hanging="360"/>
      </w:pPr>
      <w:rPr>
        <w:rFonts w:ascii="OpenSymbol" w:hAnsi="OpenSymbol"/>
      </w:rPr>
    </w:lvl>
    <w:lvl w:ilvl="5">
      <w:start w:val="1"/>
      <w:numFmt w:val="bullet"/>
      <w:lvlText w:val="▪"/>
      <w:lvlJc w:val="left"/>
      <w:pPr>
        <w:tabs>
          <w:tab w:val="num" w:pos="2880"/>
        </w:tabs>
        <w:ind w:left="2880" w:hanging="360"/>
      </w:pPr>
      <w:rPr>
        <w:rFonts w:ascii="OpenSymbol" w:hAnsi="OpenSymbol"/>
      </w:rPr>
    </w:lvl>
    <w:lvl w:ilvl="6">
      <w:start w:val="1"/>
      <w:numFmt w:val="bullet"/>
      <w:lvlText w:val=""/>
      <w:lvlJc w:val="left"/>
      <w:pPr>
        <w:tabs>
          <w:tab w:val="num" w:pos="3240"/>
        </w:tabs>
        <w:ind w:left="3240" w:hanging="360"/>
      </w:pPr>
      <w:rPr>
        <w:rFonts w:ascii="Symbol" w:hAnsi="Symbol"/>
      </w:rPr>
    </w:lvl>
    <w:lvl w:ilvl="7">
      <w:start w:val="1"/>
      <w:numFmt w:val="bullet"/>
      <w:lvlText w:val="◦"/>
      <w:lvlJc w:val="left"/>
      <w:pPr>
        <w:tabs>
          <w:tab w:val="num" w:pos="3600"/>
        </w:tabs>
        <w:ind w:left="3600" w:hanging="360"/>
      </w:pPr>
      <w:rPr>
        <w:rFonts w:ascii="OpenSymbol" w:hAnsi="OpenSymbol"/>
      </w:rPr>
    </w:lvl>
    <w:lvl w:ilvl="8">
      <w:start w:val="1"/>
      <w:numFmt w:val="bullet"/>
      <w:lvlText w:val="▪"/>
      <w:lvlJc w:val="left"/>
      <w:pPr>
        <w:tabs>
          <w:tab w:val="num" w:pos="3960"/>
        </w:tabs>
        <w:ind w:left="3960" w:hanging="360"/>
      </w:pPr>
      <w:rPr>
        <w:rFonts w:ascii="OpenSymbol" w:hAnsi="OpenSymbol"/>
      </w:rPr>
    </w:lvl>
  </w:abstractNum>
  <w:abstractNum w:abstractNumId="7" w15:restartNumberingAfterBreak="0">
    <w:nsid w:val="00000009"/>
    <w:multiLevelType w:val="multilevel"/>
    <w:tmpl w:val="00000009"/>
    <w:name w:val="WW8Num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0000000A"/>
    <w:multiLevelType w:val="multilevel"/>
    <w:tmpl w:val="0000000A"/>
    <w:name w:val="WW8Num10"/>
    <w:lvl w:ilvl="0">
      <w:start w:val="1"/>
      <w:numFmt w:val="bullet"/>
      <w:lvlText w:val=""/>
      <w:lvlJc w:val="left"/>
      <w:pPr>
        <w:tabs>
          <w:tab w:val="num" w:pos="720"/>
        </w:tabs>
        <w:ind w:left="720" w:hanging="360"/>
      </w:pPr>
      <w:rPr>
        <w:rFonts w:ascii="Symbol" w:hAnsi="Symbol" w:cs="Times New Roman"/>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cs="Times New Roman"/>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cs="Times New Roman"/>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9"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0" w15:restartNumberingAfterBreak="0">
    <w:nsid w:val="0000000C"/>
    <w:multiLevelType w:val="multilevel"/>
    <w:tmpl w:val="0000000C"/>
    <w:name w:val="WW8Num1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1" w15:restartNumberingAfterBreak="0">
    <w:nsid w:val="0000000D"/>
    <w:multiLevelType w:val="multilevel"/>
    <w:tmpl w:val="0000000D"/>
    <w:name w:val="WW8Num13"/>
    <w:lvl w:ilvl="0">
      <w:start w:val="100"/>
      <w:numFmt w:val="low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0000000E"/>
    <w:multiLevelType w:val="multilevel"/>
    <w:tmpl w:val="0000000E"/>
    <w:name w:val="WW8Num14"/>
    <w:lvl w:ilvl="0">
      <w:start w:val="3"/>
      <w:numFmt w:val="decimal"/>
      <w:lvlText w:val="%1."/>
      <w:lvlJc w:val="left"/>
      <w:pPr>
        <w:tabs>
          <w:tab w:val="num" w:pos="720"/>
        </w:tabs>
        <w:ind w:left="720" w:hanging="360"/>
      </w:pPr>
    </w:lvl>
    <w:lvl w:ilvl="1">
      <w:start w:val="15"/>
      <w:numFmt w:val="decimal"/>
      <w:lvlText w:val="%1.%2."/>
      <w:lvlJc w:val="left"/>
      <w:pPr>
        <w:tabs>
          <w:tab w:val="num" w:pos="1080"/>
        </w:tabs>
        <w:ind w:left="1080" w:hanging="360"/>
      </w:pPr>
    </w:lvl>
    <w:lvl w:ilvl="2">
      <w:start w:val="2"/>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3" w15:restartNumberingAfterBreak="0">
    <w:nsid w:val="0000000F"/>
    <w:multiLevelType w:val="multilevel"/>
    <w:tmpl w:val="0000000F"/>
    <w:name w:val="WW8Num15"/>
    <w:lvl w:ilvl="0">
      <w:start w:val="2"/>
      <w:numFmt w:val="decimal"/>
      <w:lvlText w:val="%1."/>
      <w:lvlJc w:val="left"/>
      <w:pPr>
        <w:tabs>
          <w:tab w:val="num" w:pos="0"/>
        </w:tabs>
        <w:ind w:left="0" w:firstLine="0"/>
      </w:pPr>
      <w:rPr>
        <w:rFonts w:ascii="Symbol" w:hAnsi="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00000015"/>
    <w:multiLevelType w:val="multilevel"/>
    <w:tmpl w:val="00000015"/>
    <w:name w:val="WW8Num21"/>
    <w:lvl w:ilvl="0">
      <w:start w:val="1"/>
      <w:numFmt w:val="none"/>
      <w:suff w:val="nothing"/>
      <w:lvlText w:val="-"/>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00000016"/>
    <w:multiLevelType w:val="multilevel"/>
    <w:tmpl w:val="00000016"/>
    <w:name w:val="WW8Num22"/>
    <w:lvl w:ilvl="0">
      <w:start w:val="1"/>
      <w:numFmt w:val="none"/>
      <w:suff w:val="nothing"/>
      <w:lvlText w:val="-"/>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0000001B"/>
    <w:multiLevelType w:val="multilevel"/>
    <w:tmpl w:val="0000001B"/>
    <w:name w:val="WW8Num27"/>
    <w:lvl w:ilvl="0">
      <w:start w:val="1"/>
      <w:numFmt w:val="none"/>
      <w:suff w:val="nothing"/>
      <w:lvlText w:val="l"/>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0000001D"/>
    <w:multiLevelType w:val="multilevel"/>
    <w:tmpl w:val="0000001D"/>
    <w:name w:val="WW8Num29"/>
    <w:lvl w:ilvl="0">
      <w:start w:val="1"/>
      <w:numFmt w:val="decimal"/>
      <w:suff w:val="nothing"/>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0000001E"/>
    <w:multiLevelType w:val="multilevel"/>
    <w:tmpl w:val="0000001E"/>
    <w:name w:val="WW8Num30"/>
    <w:lvl w:ilvl="0">
      <w:start w:val="1"/>
      <w:numFmt w:val="lowerLetter"/>
      <w:suff w:val="nothing"/>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00000023"/>
    <w:multiLevelType w:val="multilevel"/>
    <w:tmpl w:val="9072E528"/>
    <w:name w:val="WW8Num35"/>
    <w:lvl w:ilvl="0">
      <w:start w:val="1"/>
      <w:numFmt w:val="decimal"/>
      <w:lvlText w:val="%1."/>
      <w:lvlJc w:val="left"/>
      <w:pPr>
        <w:tabs>
          <w:tab w:val="num" w:pos="720"/>
        </w:tabs>
        <w:ind w:left="720" w:hanging="360"/>
      </w:pPr>
      <w:rPr>
        <w:color w:val="auto"/>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0149710E"/>
    <w:multiLevelType w:val="multilevel"/>
    <w:tmpl w:val="CC9C2BE4"/>
    <w:styleLink w:val="WW8Num38"/>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1" w15:restartNumberingAfterBreak="0">
    <w:nsid w:val="068267D4"/>
    <w:multiLevelType w:val="hybridMultilevel"/>
    <w:tmpl w:val="2604E440"/>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073A7817"/>
    <w:multiLevelType w:val="hybridMultilevel"/>
    <w:tmpl w:val="37C0483A"/>
    <w:lvl w:ilvl="0" w:tplc="33D49980">
      <w:start w:val="1"/>
      <w:numFmt w:val="bullet"/>
      <w:lvlText w:val="-"/>
      <w:lvlJc w:val="left"/>
      <w:pPr>
        <w:ind w:left="720" w:hanging="360"/>
      </w:pPr>
      <w:rPr>
        <w:rFonts w:ascii="Arial" w:eastAsia="Arial Unicode MS"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082220C5"/>
    <w:multiLevelType w:val="multilevel"/>
    <w:tmpl w:val="C95A159E"/>
    <w:styleLink w:val="WW8Num40"/>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24" w15:restartNumberingAfterBreak="0">
    <w:nsid w:val="09384AC4"/>
    <w:multiLevelType w:val="hybridMultilevel"/>
    <w:tmpl w:val="F314CE98"/>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09EF48DD"/>
    <w:multiLevelType w:val="multilevel"/>
    <w:tmpl w:val="66F2B95E"/>
    <w:lvl w:ilvl="0">
      <w:start w:val="2"/>
      <w:numFmt w:val="decimal"/>
      <w:lvlText w:val="%1"/>
      <w:lvlJc w:val="left"/>
      <w:pPr>
        <w:ind w:left="360" w:hanging="360"/>
      </w:pPr>
      <w:rPr>
        <w:rFonts w:hint="default"/>
        <w:b/>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0D5E7BE8"/>
    <w:multiLevelType w:val="hybridMultilevel"/>
    <w:tmpl w:val="0F78D49A"/>
    <w:lvl w:ilvl="0" w:tplc="D108BDBA">
      <w:numFmt w:val="bullet"/>
      <w:lvlText w:val="•"/>
      <w:lvlJc w:val="left"/>
      <w:pPr>
        <w:ind w:left="720" w:hanging="360"/>
      </w:pPr>
      <w:rPr>
        <w:rFonts w:ascii="Times New Roman" w:eastAsia="Arial Unicode MS" w:hAnsi="Times New Roman" w:cs="Times New Roman" w:hint="default"/>
      </w:rPr>
    </w:lvl>
    <w:lvl w:ilvl="1" w:tplc="B31A7BA2">
      <w:numFmt w:val="bullet"/>
      <w:lvlText w:val="-"/>
      <w:lvlJc w:val="left"/>
      <w:pPr>
        <w:ind w:left="1440" w:hanging="360"/>
      </w:pPr>
      <w:rPr>
        <w:rFonts w:ascii="Times New Roman" w:eastAsia="Arial Unicode MS" w:hAnsi="Times New Roman" w:cs="Times New Roman"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0EA57216"/>
    <w:multiLevelType w:val="hybridMultilevel"/>
    <w:tmpl w:val="EF229B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10275EEE"/>
    <w:multiLevelType w:val="multilevel"/>
    <w:tmpl w:val="FA3451C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102D40EE"/>
    <w:multiLevelType w:val="hybridMultilevel"/>
    <w:tmpl w:val="44F002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12987D0B"/>
    <w:multiLevelType w:val="multilevel"/>
    <w:tmpl w:val="C70E1EBC"/>
    <w:styleLink w:val="WW8Num39"/>
    <w:lvl w:ilvl="0">
      <w:numFmt w:val="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rPr>
    </w:lvl>
  </w:abstractNum>
  <w:abstractNum w:abstractNumId="31" w15:restartNumberingAfterBreak="0">
    <w:nsid w:val="12E64788"/>
    <w:multiLevelType w:val="hybridMultilevel"/>
    <w:tmpl w:val="E6CA6382"/>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1C470EE6"/>
    <w:multiLevelType w:val="hybridMultilevel"/>
    <w:tmpl w:val="6206F616"/>
    <w:lvl w:ilvl="0" w:tplc="4EFEEC1A">
      <w:start w:val="1"/>
      <w:numFmt w:val="lowerLetter"/>
      <w:lvlText w:val="%1."/>
      <w:lvlJc w:val="left"/>
      <w:pPr>
        <w:ind w:left="720" w:hanging="36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3" w15:restartNumberingAfterBreak="0">
    <w:nsid w:val="23D020C6"/>
    <w:multiLevelType w:val="multilevel"/>
    <w:tmpl w:val="0BA03C06"/>
    <w:styleLink w:val="WW8Num45"/>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34" w15:restartNumberingAfterBreak="0">
    <w:nsid w:val="25086138"/>
    <w:multiLevelType w:val="multilevel"/>
    <w:tmpl w:val="EBDE654E"/>
    <w:styleLink w:val="WW8Num48"/>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35" w15:restartNumberingAfterBreak="0">
    <w:nsid w:val="26E604E4"/>
    <w:multiLevelType w:val="hybridMultilevel"/>
    <w:tmpl w:val="C07CEA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27EC4E5D"/>
    <w:multiLevelType w:val="multilevel"/>
    <w:tmpl w:val="231A24CC"/>
    <w:styleLink w:val="WW8Num4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37" w15:restartNumberingAfterBreak="0">
    <w:nsid w:val="280B58B0"/>
    <w:multiLevelType w:val="multilevel"/>
    <w:tmpl w:val="D0CA548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280E545A"/>
    <w:multiLevelType w:val="hybridMultilevel"/>
    <w:tmpl w:val="D708EF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9" w15:restartNumberingAfterBreak="0">
    <w:nsid w:val="28C55559"/>
    <w:multiLevelType w:val="hybridMultilevel"/>
    <w:tmpl w:val="9D4C1B3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0" w15:restartNumberingAfterBreak="0">
    <w:nsid w:val="2E7E4EC7"/>
    <w:multiLevelType w:val="hybridMultilevel"/>
    <w:tmpl w:val="CB96E998"/>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32453365"/>
    <w:multiLevelType w:val="hybridMultilevel"/>
    <w:tmpl w:val="A3986C3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2" w15:restartNumberingAfterBreak="0">
    <w:nsid w:val="336A229E"/>
    <w:multiLevelType w:val="multilevel"/>
    <w:tmpl w:val="98C428C4"/>
    <w:lvl w:ilvl="0">
      <w:start w:val="1"/>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3" w15:restartNumberingAfterBreak="0">
    <w:nsid w:val="349F0670"/>
    <w:multiLevelType w:val="multilevel"/>
    <w:tmpl w:val="29E802FC"/>
    <w:styleLink w:val="WW8Num46"/>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44" w15:restartNumberingAfterBreak="0">
    <w:nsid w:val="35E6004E"/>
    <w:multiLevelType w:val="hybridMultilevel"/>
    <w:tmpl w:val="A6360174"/>
    <w:lvl w:ilvl="0" w:tplc="1C2E5A88">
      <w:start w:val="1"/>
      <w:numFmt w:val="bullet"/>
      <w:lvlText w:val="•"/>
      <w:lvlJc w:val="left"/>
      <w:pPr>
        <w:tabs>
          <w:tab w:val="num" w:pos="720"/>
        </w:tabs>
        <w:ind w:left="720" w:hanging="360"/>
      </w:pPr>
      <w:rPr>
        <w:rFonts w:ascii="Times New Roman" w:hAnsi="Times New Roman" w:hint="default"/>
      </w:rPr>
    </w:lvl>
    <w:lvl w:ilvl="1" w:tplc="ADE48F44" w:tentative="1">
      <w:start w:val="1"/>
      <w:numFmt w:val="bullet"/>
      <w:lvlText w:val="•"/>
      <w:lvlJc w:val="left"/>
      <w:pPr>
        <w:tabs>
          <w:tab w:val="num" w:pos="1440"/>
        </w:tabs>
        <w:ind w:left="1440" w:hanging="360"/>
      </w:pPr>
      <w:rPr>
        <w:rFonts w:ascii="Times New Roman" w:hAnsi="Times New Roman" w:hint="default"/>
      </w:rPr>
    </w:lvl>
    <w:lvl w:ilvl="2" w:tplc="A20E6C8C" w:tentative="1">
      <w:start w:val="1"/>
      <w:numFmt w:val="bullet"/>
      <w:lvlText w:val="•"/>
      <w:lvlJc w:val="left"/>
      <w:pPr>
        <w:tabs>
          <w:tab w:val="num" w:pos="2160"/>
        </w:tabs>
        <w:ind w:left="2160" w:hanging="360"/>
      </w:pPr>
      <w:rPr>
        <w:rFonts w:ascii="Times New Roman" w:hAnsi="Times New Roman" w:hint="default"/>
      </w:rPr>
    </w:lvl>
    <w:lvl w:ilvl="3" w:tplc="90DA6CA8" w:tentative="1">
      <w:start w:val="1"/>
      <w:numFmt w:val="bullet"/>
      <w:lvlText w:val="•"/>
      <w:lvlJc w:val="left"/>
      <w:pPr>
        <w:tabs>
          <w:tab w:val="num" w:pos="2880"/>
        </w:tabs>
        <w:ind w:left="2880" w:hanging="360"/>
      </w:pPr>
      <w:rPr>
        <w:rFonts w:ascii="Times New Roman" w:hAnsi="Times New Roman" w:hint="default"/>
      </w:rPr>
    </w:lvl>
    <w:lvl w:ilvl="4" w:tplc="F9A60EEA" w:tentative="1">
      <w:start w:val="1"/>
      <w:numFmt w:val="bullet"/>
      <w:lvlText w:val="•"/>
      <w:lvlJc w:val="left"/>
      <w:pPr>
        <w:tabs>
          <w:tab w:val="num" w:pos="3600"/>
        </w:tabs>
        <w:ind w:left="3600" w:hanging="360"/>
      </w:pPr>
      <w:rPr>
        <w:rFonts w:ascii="Times New Roman" w:hAnsi="Times New Roman" w:hint="default"/>
      </w:rPr>
    </w:lvl>
    <w:lvl w:ilvl="5" w:tplc="6872479A" w:tentative="1">
      <w:start w:val="1"/>
      <w:numFmt w:val="bullet"/>
      <w:lvlText w:val="•"/>
      <w:lvlJc w:val="left"/>
      <w:pPr>
        <w:tabs>
          <w:tab w:val="num" w:pos="4320"/>
        </w:tabs>
        <w:ind w:left="4320" w:hanging="360"/>
      </w:pPr>
      <w:rPr>
        <w:rFonts w:ascii="Times New Roman" w:hAnsi="Times New Roman" w:hint="default"/>
      </w:rPr>
    </w:lvl>
    <w:lvl w:ilvl="6" w:tplc="3D16DB24" w:tentative="1">
      <w:start w:val="1"/>
      <w:numFmt w:val="bullet"/>
      <w:lvlText w:val="•"/>
      <w:lvlJc w:val="left"/>
      <w:pPr>
        <w:tabs>
          <w:tab w:val="num" w:pos="5040"/>
        </w:tabs>
        <w:ind w:left="5040" w:hanging="360"/>
      </w:pPr>
      <w:rPr>
        <w:rFonts w:ascii="Times New Roman" w:hAnsi="Times New Roman" w:hint="default"/>
      </w:rPr>
    </w:lvl>
    <w:lvl w:ilvl="7" w:tplc="7B30537A" w:tentative="1">
      <w:start w:val="1"/>
      <w:numFmt w:val="bullet"/>
      <w:lvlText w:val="•"/>
      <w:lvlJc w:val="left"/>
      <w:pPr>
        <w:tabs>
          <w:tab w:val="num" w:pos="5760"/>
        </w:tabs>
        <w:ind w:left="5760" w:hanging="360"/>
      </w:pPr>
      <w:rPr>
        <w:rFonts w:ascii="Times New Roman" w:hAnsi="Times New Roman" w:hint="default"/>
      </w:rPr>
    </w:lvl>
    <w:lvl w:ilvl="8" w:tplc="C3DC84B8" w:tentative="1">
      <w:start w:val="1"/>
      <w:numFmt w:val="bullet"/>
      <w:lvlText w:val="•"/>
      <w:lvlJc w:val="left"/>
      <w:pPr>
        <w:tabs>
          <w:tab w:val="num" w:pos="6480"/>
        </w:tabs>
        <w:ind w:left="6480" w:hanging="360"/>
      </w:pPr>
      <w:rPr>
        <w:rFonts w:ascii="Times New Roman" w:hAnsi="Times New Roman" w:hint="default"/>
      </w:rPr>
    </w:lvl>
  </w:abstractNum>
  <w:abstractNum w:abstractNumId="45" w15:restartNumberingAfterBreak="0">
    <w:nsid w:val="35FA6A24"/>
    <w:multiLevelType w:val="hybridMultilevel"/>
    <w:tmpl w:val="E6CA6382"/>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39F95621"/>
    <w:multiLevelType w:val="multilevel"/>
    <w:tmpl w:val="9072E528"/>
    <w:lvl w:ilvl="0">
      <w:start w:val="1"/>
      <w:numFmt w:val="decimal"/>
      <w:lvlText w:val="%1."/>
      <w:lvlJc w:val="left"/>
      <w:pPr>
        <w:tabs>
          <w:tab w:val="num" w:pos="720"/>
        </w:tabs>
        <w:ind w:left="720" w:hanging="360"/>
      </w:pPr>
      <w:rPr>
        <w:color w:val="auto"/>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 w15:restartNumberingAfterBreak="0">
    <w:nsid w:val="3A2C7134"/>
    <w:multiLevelType w:val="multilevel"/>
    <w:tmpl w:val="801054DA"/>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3B9639E8"/>
    <w:multiLevelType w:val="hybridMultilevel"/>
    <w:tmpl w:val="4A6C671E"/>
    <w:lvl w:ilvl="0" w:tplc="C7409700">
      <w:start w:val="1"/>
      <w:numFmt w:val="lowerLetter"/>
      <w:lvlText w:val="%1)"/>
      <w:lvlJc w:val="left"/>
      <w:pPr>
        <w:ind w:left="720" w:hanging="360"/>
      </w:pPr>
      <w:rPr>
        <w:color w:val="auto"/>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9" w15:restartNumberingAfterBreak="0">
    <w:nsid w:val="40E84F11"/>
    <w:multiLevelType w:val="hybridMultilevel"/>
    <w:tmpl w:val="B928A3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0" w15:restartNumberingAfterBreak="0">
    <w:nsid w:val="42422171"/>
    <w:multiLevelType w:val="multilevel"/>
    <w:tmpl w:val="4900F5FC"/>
    <w:lvl w:ilvl="0">
      <w:start w:val="1"/>
      <w:numFmt w:val="lowerLetter"/>
      <w:lvlText w:val="%1)"/>
      <w:lvlJc w:val="left"/>
      <w:pPr>
        <w:tabs>
          <w:tab w:val="num" w:pos="0"/>
        </w:tabs>
        <w:ind w:left="720" w:firstLine="0"/>
      </w:pPr>
    </w:lvl>
    <w:lvl w:ilvl="1">
      <w:start w:val="1"/>
      <w:numFmt w:val="decimal"/>
      <w:lvlText w:val=".%2"/>
      <w:lvlJc w:val="left"/>
      <w:pPr>
        <w:tabs>
          <w:tab w:val="num" w:pos="1800"/>
        </w:tabs>
        <w:ind w:left="180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240"/>
        </w:tabs>
        <w:ind w:left="3240" w:hanging="360"/>
      </w:pPr>
    </w:lvl>
    <w:lvl w:ilvl="6">
      <w:start w:val="1"/>
      <w:numFmt w:val="decimal"/>
      <w:lvlText w:val=".%7"/>
      <w:lvlJc w:val="left"/>
      <w:pPr>
        <w:tabs>
          <w:tab w:val="num" w:pos="3600"/>
        </w:tabs>
        <w:ind w:left="3600" w:hanging="360"/>
      </w:pPr>
    </w:lvl>
    <w:lvl w:ilvl="7">
      <w:start w:val="1"/>
      <w:numFmt w:val="decimal"/>
      <w:lvlText w:val=".%8"/>
      <w:lvlJc w:val="left"/>
      <w:pPr>
        <w:tabs>
          <w:tab w:val="num" w:pos="3960"/>
        </w:tabs>
        <w:ind w:left="3960" w:hanging="360"/>
      </w:pPr>
    </w:lvl>
    <w:lvl w:ilvl="8">
      <w:start w:val="1"/>
      <w:numFmt w:val="decimal"/>
      <w:lvlText w:val=".%9"/>
      <w:lvlJc w:val="left"/>
      <w:pPr>
        <w:tabs>
          <w:tab w:val="num" w:pos="4320"/>
        </w:tabs>
        <w:ind w:left="4320" w:hanging="360"/>
      </w:pPr>
    </w:lvl>
  </w:abstractNum>
  <w:abstractNum w:abstractNumId="51" w15:restartNumberingAfterBreak="0">
    <w:nsid w:val="44995466"/>
    <w:multiLevelType w:val="hybridMultilevel"/>
    <w:tmpl w:val="F2D6B3C4"/>
    <w:lvl w:ilvl="0" w:tplc="D56C31CC">
      <w:start w:val="1"/>
      <w:numFmt w:val="decimal"/>
      <w:lvlText w:val="%1."/>
      <w:lvlJc w:val="left"/>
      <w:pPr>
        <w:ind w:left="1080" w:hanging="72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2" w15:restartNumberingAfterBreak="0">
    <w:nsid w:val="4533692F"/>
    <w:multiLevelType w:val="multilevel"/>
    <w:tmpl w:val="168C3CF0"/>
    <w:styleLink w:val="WW8Num41"/>
    <w:lvl w:ilvl="0">
      <w:numFmt w:val="bullet"/>
      <w:lvlText w:val=""/>
      <w:lvlJc w:val="left"/>
      <w:rPr>
        <w:rFonts w:ascii="Symbol" w:hAnsi="Symbol"/>
      </w:rPr>
    </w:lvl>
    <w:lvl w:ilvl="1">
      <w:numFmt w:val="bullet"/>
      <w:lvlText w:val="-"/>
      <w:lvlJc w:val="left"/>
      <w:rPr>
        <w:rFonts w:ascii="Arial" w:hAnsi="Arial" w:cs="Courier New"/>
      </w:rPr>
    </w:lvl>
    <w:lvl w:ilvl="2">
      <w:numFmt w:val="bullet"/>
      <w:lvlText w:val=""/>
      <w:lvlJc w:val="left"/>
      <w:rPr>
        <w:rFonts w:ascii="Wingdings" w:hAnsi="Wingdings" w:cs="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53" w15:restartNumberingAfterBreak="0">
    <w:nsid w:val="453709E4"/>
    <w:multiLevelType w:val="hybridMultilevel"/>
    <w:tmpl w:val="60004DB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4" w15:restartNumberingAfterBreak="0">
    <w:nsid w:val="458C54D7"/>
    <w:multiLevelType w:val="hybridMultilevel"/>
    <w:tmpl w:val="08F630D6"/>
    <w:lvl w:ilvl="0" w:tplc="13086FA6">
      <w:start w:val="16"/>
      <w:numFmt w:val="decimal"/>
      <w:lvlText w:val="%1."/>
      <w:lvlJc w:val="left"/>
      <w:pPr>
        <w:ind w:left="122" w:hanging="348"/>
      </w:pPr>
      <w:rPr>
        <w:rFonts w:ascii="Times New Roman" w:eastAsia="Times New Roman" w:hAnsi="Times New Roman" w:cs="Times New Roman" w:hint="default"/>
        <w:b/>
        <w:bCs/>
        <w:w w:val="100"/>
        <w:sz w:val="22"/>
        <w:szCs w:val="22"/>
        <w:lang w:val="es-ES" w:eastAsia="en-US" w:bidi="ar-SA"/>
      </w:rPr>
    </w:lvl>
    <w:lvl w:ilvl="1" w:tplc="CFB84164">
      <w:numFmt w:val="bullet"/>
      <w:lvlText w:val=""/>
      <w:lvlJc w:val="left"/>
      <w:pPr>
        <w:ind w:left="842" w:hanging="360"/>
      </w:pPr>
      <w:rPr>
        <w:rFonts w:ascii="Symbol" w:eastAsia="Symbol" w:hAnsi="Symbol" w:cs="Symbol" w:hint="default"/>
        <w:w w:val="100"/>
        <w:sz w:val="22"/>
        <w:szCs w:val="22"/>
        <w:lang w:val="es-ES" w:eastAsia="en-US" w:bidi="ar-SA"/>
      </w:rPr>
    </w:lvl>
    <w:lvl w:ilvl="2" w:tplc="EF564464">
      <w:numFmt w:val="bullet"/>
      <w:lvlText w:val="•"/>
      <w:lvlJc w:val="left"/>
      <w:pPr>
        <w:ind w:left="1787" w:hanging="360"/>
      </w:pPr>
      <w:rPr>
        <w:rFonts w:hint="default"/>
        <w:lang w:val="es-ES" w:eastAsia="en-US" w:bidi="ar-SA"/>
      </w:rPr>
    </w:lvl>
    <w:lvl w:ilvl="3" w:tplc="0672908E">
      <w:numFmt w:val="bullet"/>
      <w:lvlText w:val="•"/>
      <w:lvlJc w:val="left"/>
      <w:pPr>
        <w:ind w:left="2734" w:hanging="360"/>
      </w:pPr>
      <w:rPr>
        <w:rFonts w:hint="default"/>
        <w:lang w:val="es-ES" w:eastAsia="en-US" w:bidi="ar-SA"/>
      </w:rPr>
    </w:lvl>
    <w:lvl w:ilvl="4" w:tplc="3E22E77C">
      <w:numFmt w:val="bullet"/>
      <w:lvlText w:val="•"/>
      <w:lvlJc w:val="left"/>
      <w:pPr>
        <w:ind w:left="3682" w:hanging="360"/>
      </w:pPr>
      <w:rPr>
        <w:rFonts w:hint="default"/>
        <w:lang w:val="es-ES" w:eastAsia="en-US" w:bidi="ar-SA"/>
      </w:rPr>
    </w:lvl>
    <w:lvl w:ilvl="5" w:tplc="17E28D18">
      <w:numFmt w:val="bullet"/>
      <w:lvlText w:val="•"/>
      <w:lvlJc w:val="left"/>
      <w:pPr>
        <w:ind w:left="4629" w:hanging="360"/>
      </w:pPr>
      <w:rPr>
        <w:rFonts w:hint="default"/>
        <w:lang w:val="es-ES" w:eastAsia="en-US" w:bidi="ar-SA"/>
      </w:rPr>
    </w:lvl>
    <w:lvl w:ilvl="6" w:tplc="4A26ED64">
      <w:numFmt w:val="bullet"/>
      <w:lvlText w:val="•"/>
      <w:lvlJc w:val="left"/>
      <w:pPr>
        <w:ind w:left="5576" w:hanging="360"/>
      </w:pPr>
      <w:rPr>
        <w:rFonts w:hint="default"/>
        <w:lang w:val="es-ES" w:eastAsia="en-US" w:bidi="ar-SA"/>
      </w:rPr>
    </w:lvl>
    <w:lvl w:ilvl="7" w:tplc="D0DC0258">
      <w:numFmt w:val="bullet"/>
      <w:lvlText w:val="•"/>
      <w:lvlJc w:val="left"/>
      <w:pPr>
        <w:ind w:left="6524" w:hanging="360"/>
      </w:pPr>
      <w:rPr>
        <w:rFonts w:hint="default"/>
        <w:lang w:val="es-ES" w:eastAsia="en-US" w:bidi="ar-SA"/>
      </w:rPr>
    </w:lvl>
    <w:lvl w:ilvl="8" w:tplc="2DA46DBE">
      <w:numFmt w:val="bullet"/>
      <w:lvlText w:val="•"/>
      <w:lvlJc w:val="left"/>
      <w:pPr>
        <w:ind w:left="7471" w:hanging="360"/>
      </w:pPr>
      <w:rPr>
        <w:rFonts w:hint="default"/>
        <w:lang w:val="es-ES" w:eastAsia="en-US" w:bidi="ar-SA"/>
      </w:rPr>
    </w:lvl>
  </w:abstractNum>
  <w:abstractNum w:abstractNumId="55" w15:restartNumberingAfterBreak="0">
    <w:nsid w:val="46766CF9"/>
    <w:multiLevelType w:val="hybridMultilevel"/>
    <w:tmpl w:val="C91488E4"/>
    <w:lvl w:ilvl="0" w:tplc="0C0A0017">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56" w15:restartNumberingAfterBreak="0">
    <w:nsid w:val="47392C2F"/>
    <w:multiLevelType w:val="multilevel"/>
    <w:tmpl w:val="A42A930C"/>
    <w:styleLink w:val="WW8Num47"/>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57" w15:restartNumberingAfterBreak="0">
    <w:nsid w:val="47914573"/>
    <w:multiLevelType w:val="hybridMultilevel"/>
    <w:tmpl w:val="223A4EF4"/>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8" w15:restartNumberingAfterBreak="0">
    <w:nsid w:val="483727F8"/>
    <w:multiLevelType w:val="hybridMultilevel"/>
    <w:tmpl w:val="5AA4C7C4"/>
    <w:lvl w:ilvl="0" w:tplc="2B5E3E2A">
      <w:start w:val="1"/>
      <w:numFmt w:val="lowerLetter"/>
      <w:lvlText w:val="%1)"/>
      <w:lvlJc w:val="left"/>
      <w:pPr>
        <w:ind w:left="377" w:hanging="360"/>
      </w:pPr>
      <w:rPr>
        <w:rFonts w:ascii="Times New Roman" w:hAnsi="Times New Roman" w:cs="Times New Roman" w:hint="default"/>
      </w:rPr>
    </w:lvl>
    <w:lvl w:ilvl="1" w:tplc="300A0019" w:tentative="1">
      <w:start w:val="1"/>
      <w:numFmt w:val="lowerLetter"/>
      <w:lvlText w:val="%2."/>
      <w:lvlJc w:val="left"/>
      <w:pPr>
        <w:ind w:left="1097" w:hanging="360"/>
      </w:pPr>
    </w:lvl>
    <w:lvl w:ilvl="2" w:tplc="300A001B" w:tentative="1">
      <w:start w:val="1"/>
      <w:numFmt w:val="lowerRoman"/>
      <w:lvlText w:val="%3."/>
      <w:lvlJc w:val="right"/>
      <w:pPr>
        <w:ind w:left="1817" w:hanging="180"/>
      </w:pPr>
    </w:lvl>
    <w:lvl w:ilvl="3" w:tplc="300A000F" w:tentative="1">
      <w:start w:val="1"/>
      <w:numFmt w:val="decimal"/>
      <w:lvlText w:val="%4."/>
      <w:lvlJc w:val="left"/>
      <w:pPr>
        <w:ind w:left="2537" w:hanging="360"/>
      </w:pPr>
    </w:lvl>
    <w:lvl w:ilvl="4" w:tplc="300A0019" w:tentative="1">
      <w:start w:val="1"/>
      <w:numFmt w:val="lowerLetter"/>
      <w:lvlText w:val="%5."/>
      <w:lvlJc w:val="left"/>
      <w:pPr>
        <w:ind w:left="3257" w:hanging="360"/>
      </w:pPr>
    </w:lvl>
    <w:lvl w:ilvl="5" w:tplc="300A001B" w:tentative="1">
      <w:start w:val="1"/>
      <w:numFmt w:val="lowerRoman"/>
      <w:lvlText w:val="%6."/>
      <w:lvlJc w:val="right"/>
      <w:pPr>
        <w:ind w:left="3977" w:hanging="180"/>
      </w:pPr>
    </w:lvl>
    <w:lvl w:ilvl="6" w:tplc="300A000F" w:tentative="1">
      <w:start w:val="1"/>
      <w:numFmt w:val="decimal"/>
      <w:lvlText w:val="%7."/>
      <w:lvlJc w:val="left"/>
      <w:pPr>
        <w:ind w:left="4697" w:hanging="360"/>
      </w:pPr>
    </w:lvl>
    <w:lvl w:ilvl="7" w:tplc="300A0019" w:tentative="1">
      <w:start w:val="1"/>
      <w:numFmt w:val="lowerLetter"/>
      <w:lvlText w:val="%8."/>
      <w:lvlJc w:val="left"/>
      <w:pPr>
        <w:ind w:left="5417" w:hanging="360"/>
      </w:pPr>
    </w:lvl>
    <w:lvl w:ilvl="8" w:tplc="300A001B" w:tentative="1">
      <w:start w:val="1"/>
      <w:numFmt w:val="lowerRoman"/>
      <w:lvlText w:val="%9."/>
      <w:lvlJc w:val="right"/>
      <w:pPr>
        <w:ind w:left="6137" w:hanging="180"/>
      </w:pPr>
    </w:lvl>
  </w:abstractNum>
  <w:abstractNum w:abstractNumId="59" w15:restartNumberingAfterBreak="0">
    <w:nsid w:val="4A4A4423"/>
    <w:multiLevelType w:val="multilevel"/>
    <w:tmpl w:val="8CE0D5C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4A7A75E3"/>
    <w:multiLevelType w:val="multilevel"/>
    <w:tmpl w:val="BC74422E"/>
    <w:styleLink w:val="WW8Num50"/>
    <w:lvl w:ilvl="0">
      <w:start w:val="5"/>
      <w:numFmt w:val="decimal"/>
      <w:lvlText w:val="%1"/>
      <w:lvlJc w:val="left"/>
    </w:lvl>
    <w:lvl w:ilvl="1">
      <w:start w:val="2"/>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1" w15:restartNumberingAfterBreak="0">
    <w:nsid w:val="4B2D510C"/>
    <w:multiLevelType w:val="multilevel"/>
    <w:tmpl w:val="E9D43136"/>
    <w:lvl w:ilvl="0">
      <w:start w:val="1"/>
      <w:numFmt w:val="decimal"/>
      <w:lvlText w:val="%1"/>
      <w:lvlJc w:val="left"/>
      <w:pPr>
        <w:ind w:left="435" w:hanging="435"/>
      </w:pPr>
      <w:rPr>
        <w:rFonts w:hint="default"/>
        <w:b/>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2" w15:restartNumberingAfterBreak="0">
    <w:nsid w:val="4BB77AA6"/>
    <w:multiLevelType w:val="hybridMultilevel"/>
    <w:tmpl w:val="4184CB6E"/>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3" w15:restartNumberingAfterBreak="0">
    <w:nsid w:val="4E92745A"/>
    <w:multiLevelType w:val="hybridMultilevel"/>
    <w:tmpl w:val="7192812C"/>
    <w:lvl w:ilvl="0" w:tplc="82B26962">
      <w:start w:val="1"/>
      <w:numFmt w:val="lowerLetter"/>
      <w:lvlText w:val="%1)"/>
      <w:lvlJc w:val="left"/>
      <w:pPr>
        <w:ind w:left="720" w:hanging="36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4" w15:restartNumberingAfterBreak="0">
    <w:nsid w:val="4EB005CF"/>
    <w:multiLevelType w:val="hybridMultilevel"/>
    <w:tmpl w:val="56CC45CE"/>
    <w:lvl w:ilvl="0" w:tplc="819844E4">
      <w:start w:val="12"/>
      <w:numFmt w:val="bullet"/>
      <w:lvlText w:val="-"/>
      <w:lvlJc w:val="left"/>
      <w:pPr>
        <w:ind w:left="720" w:hanging="360"/>
      </w:pPr>
      <w:rPr>
        <w:rFonts w:ascii="Times New Roman" w:eastAsia="Lucida Sans Unicode"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5" w15:restartNumberingAfterBreak="0">
    <w:nsid w:val="4F843EE1"/>
    <w:multiLevelType w:val="hybridMultilevel"/>
    <w:tmpl w:val="EFAC57D4"/>
    <w:lvl w:ilvl="0" w:tplc="300A0001">
      <w:start w:val="1"/>
      <w:numFmt w:val="bullet"/>
      <w:lvlText w:val=""/>
      <w:lvlJc w:val="left"/>
      <w:pPr>
        <w:ind w:left="842" w:hanging="360"/>
      </w:pPr>
      <w:rPr>
        <w:rFonts w:ascii="Symbol" w:hAnsi="Symbol" w:hint="default"/>
      </w:rPr>
    </w:lvl>
    <w:lvl w:ilvl="1" w:tplc="300A0003" w:tentative="1">
      <w:start w:val="1"/>
      <w:numFmt w:val="bullet"/>
      <w:lvlText w:val="o"/>
      <w:lvlJc w:val="left"/>
      <w:pPr>
        <w:ind w:left="1562" w:hanging="360"/>
      </w:pPr>
      <w:rPr>
        <w:rFonts w:ascii="Courier New" w:hAnsi="Courier New" w:cs="Courier New" w:hint="default"/>
      </w:rPr>
    </w:lvl>
    <w:lvl w:ilvl="2" w:tplc="300A0005" w:tentative="1">
      <w:start w:val="1"/>
      <w:numFmt w:val="bullet"/>
      <w:lvlText w:val=""/>
      <w:lvlJc w:val="left"/>
      <w:pPr>
        <w:ind w:left="2282" w:hanging="360"/>
      </w:pPr>
      <w:rPr>
        <w:rFonts w:ascii="Wingdings" w:hAnsi="Wingdings" w:hint="default"/>
      </w:rPr>
    </w:lvl>
    <w:lvl w:ilvl="3" w:tplc="300A0001" w:tentative="1">
      <w:start w:val="1"/>
      <w:numFmt w:val="bullet"/>
      <w:lvlText w:val=""/>
      <w:lvlJc w:val="left"/>
      <w:pPr>
        <w:ind w:left="3002" w:hanging="360"/>
      </w:pPr>
      <w:rPr>
        <w:rFonts w:ascii="Symbol" w:hAnsi="Symbol" w:hint="default"/>
      </w:rPr>
    </w:lvl>
    <w:lvl w:ilvl="4" w:tplc="300A0003" w:tentative="1">
      <w:start w:val="1"/>
      <w:numFmt w:val="bullet"/>
      <w:lvlText w:val="o"/>
      <w:lvlJc w:val="left"/>
      <w:pPr>
        <w:ind w:left="3722" w:hanging="360"/>
      </w:pPr>
      <w:rPr>
        <w:rFonts w:ascii="Courier New" w:hAnsi="Courier New" w:cs="Courier New" w:hint="default"/>
      </w:rPr>
    </w:lvl>
    <w:lvl w:ilvl="5" w:tplc="300A0005" w:tentative="1">
      <w:start w:val="1"/>
      <w:numFmt w:val="bullet"/>
      <w:lvlText w:val=""/>
      <w:lvlJc w:val="left"/>
      <w:pPr>
        <w:ind w:left="4442" w:hanging="360"/>
      </w:pPr>
      <w:rPr>
        <w:rFonts w:ascii="Wingdings" w:hAnsi="Wingdings" w:hint="default"/>
      </w:rPr>
    </w:lvl>
    <w:lvl w:ilvl="6" w:tplc="300A0001" w:tentative="1">
      <w:start w:val="1"/>
      <w:numFmt w:val="bullet"/>
      <w:lvlText w:val=""/>
      <w:lvlJc w:val="left"/>
      <w:pPr>
        <w:ind w:left="5162" w:hanging="360"/>
      </w:pPr>
      <w:rPr>
        <w:rFonts w:ascii="Symbol" w:hAnsi="Symbol" w:hint="default"/>
      </w:rPr>
    </w:lvl>
    <w:lvl w:ilvl="7" w:tplc="300A0003" w:tentative="1">
      <w:start w:val="1"/>
      <w:numFmt w:val="bullet"/>
      <w:lvlText w:val="o"/>
      <w:lvlJc w:val="left"/>
      <w:pPr>
        <w:ind w:left="5882" w:hanging="360"/>
      </w:pPr>
      <w:rPr>
        <w:rFonts w:ascii="Courier New" w:hAnsi="Courier New" w:cs="Courier New" w:hint="default"/>
      </w:rPr>
    </w:lvl>
    <w:lvl w:ilvl="8" w:tplc="300A0005" w:tentative="1">
      <w:start w:val="1"/>
      <w:numFmt w:val="bullet"/>
      <w:lvlText w:val=""/>
      <w:lvlJc w:val="left"/>
      <w:pPr>
        <w:ind w:left="6602" w:hanging="360"/>
      </w:pPr>
      <w:rPr>
        <w:rFonts w:ascii="Wingdings" w:hAnsi="Wingdings" w:hint="default"/>
      </w:rPr>
    </w:lvl>
  </w:abstractNum>
  <w:abstractNum w:abstractNumId="66" w15:restartNumberingAfterBreak="0">
    <w:nsid w:val="55306822"/>
    <w:multiLevelType w:val="hybridMultilevel"/>
    <w:tmpl w:val="715C585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7" w15:restartNumberingAfterBreak="0">
    <w:nsid w:val="55D22ACB"/>
    <w:multiLevelType w:val="hybridMultilevel"/>
    <w:tmpl w:val="A7F02C98"/>
    <w:lvl w:ilvl="0" w:tplc="300A0015">
      <w:start w:val="1"/>
      <w:numFmt w:val="upp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8" w15:restartNumberingAfterBreak="0">
    <w:nsid w:val="56444438"/>
    <w:multiLevelType w:val="hybridMultilevel"/>
    <w:tmpl w:val="973206BE"/>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9" w15:restartNumberingAfterBreak="0">
    <w:nsid w:val="579B0D13"/>
    <w:multiLevelType w:val="multilevel"/>
    <w:tmpl w:val="7766EC9E"/>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0" w15:restartNumberingAfterBreak="0">
    <w:nsid w:val="58FD1817"/>
    <w:multiLevelType w:val="hybridMultilevel"/>
    <w:tmpl w:val="45566C8A"/>
    <w:lvl w:ilvl="0" w:tplc="CDF2574A">
      <w:start w:val="1"/>
      <w:numFmt w:val="lowerLetter"/>
      <w:lvlText w:val="%1)"/>
      <w:lvlJc w:val="left"/>
      <w:pPr>
        <w:ind w:left="720" w:hanging="360"/>
      </w:pPr>
      <w:rPr>
        <w:rFonts w:eastAsia="Times New Roman" w:hint="default"/>
        <w:b/>
        <w:color w:val="00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1" w15:restartNumberingAfterBreak="0">
    <w:nsid w:val="594F6F86"/>
    <w:multiLevelType w:val="hybridMultilevel"/>
    <w:tmpl w:val="877C22C4"/>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72" w15:restartNumberingAfterBreak="0">
    <w:nsid w:val="5B7977C8"/>
    <w:multiLevelType w:val="hybridMultilevel"/>
    <w:tmpl w:val="369423B8"/>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3" w15:restartNumberingAfterBreak="0">
    <w:nsid w:val="5F88342E"/>
    <w:multiLevelType w:val="multilevel"/>
    <w:tmpl w:val="F83EE5F4"/>
    <w:styleLink w:val="WW8Num42"/>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74" w15:restartNumberingAfterBreak="0">
    <w:nsid w:val="62E243DE"/>
    <w:multiLevelType w:val="multilevel"/>
    <w:tmpl w:val="E0408E8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62FB7F85"/>
    <w:multiLevelType w:val="multilevel"/>
    <w:tmpl w:val="D8EEA672"/>
    <w:lvl w:ilvl="0">
      <w:start w:val="3"/>
      <w:numFmt w:val="decimal"/>
      <w:lvlText w:val="%1"/>
      <w:lvlJc w:val="left"/>
      <w:pPr>
        <w:ind w:left="420" w:hanging="420"/>
      </w:pPr>
      <w:rPr>
        <w:rFonts w:hint="default"/>
        <w:b/>
      </w:rPr>
    </w:lvl>
    <w:lvl w:ilvl="1">
      <w:start w:val="10"/>
      <w:numFmt w:val="decimal"/>
      <w:lvlText w:val="%1.%2"/>
      <w:lvlJc w:val="left"/>
      <w:pPr>
        <w:ind w:left="1500" w:hanging="420"/>
      </w:pPr>
      <w:rPr>
        <w:rFonts w:hint="default"/>
        <w:b/>
      </w:rPr>
    </w:lvl>
    <w:lvl w:ilvl="2">
      <w:start w:val="1"/>
      <w:numFmt w:val="decimal"/>
      <w:lvlText w:val="%1.%2.%3"/>
      <w:lvlJc w:val="left"/>
      <w:pPr>
        <w:ind w:left="2880" w:hanging="720"/>
      </w:pPr>
      <w:rPr>
        <w:rFonts w:hint="default"/>
        <w:b/>
      </w:rPr>
    </w:lvl>
    <w:lvl w:ilvl="3">
      <w:start w:val="1"/>
      <w:numFmt w:val="decimal"/>
      <w:lvlText w:val="%1.%2.%3.%4"/>
      <w:lvlJc w:val="left"/>
      <w:pPr>
        <w:ind w:left="3960" w:hanging="72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480" w:hanging="108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000" w:hanging="1440"/>
      </w:pPr>
      <w:rPr>
        <w:rFonts w:hint="default"/>
        <w:b/>
      </w:rPr>
    </w:lvl>
    <w:lvl w:ilvl="8">
      <w:start w:val="1"/>
      <w:numFmt w:val="decimal"/>
      <w:lvlText w:val="%1.%2.%3.%4.%5.%6.%7.%8.%9"/>
      <w:lvlJc w:val="left"/>
      <w:pPr>
        <w:ind w:left="10440" w:hanging="1800"/>
      </w:pPr>
      <w:rPr>
        <w:rFonts w:hint="default"/>
        <w:b/>
      </w:rPr>
    </w:lvl>
  </w:abstractNum>
  <w:abstractNum w:abstractNumId="76" w15:restartNumberingAfterBreak="0">
    <w:nsid w:val="63296ED9"/>
    <w:multiLevelType w:val="hybridMultilevel"/>
    <w:tmpl w:val="8A9CF0B8"/>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7" w15:restartNumberingAfterBreak="0">
    <w:nsid w:val="64EC7447"/>
    <w:multiLevelType w:val="multilevel"/>
    <w:tmpl w:val="21B2F170"/>
    <w:lvl w:ilvl="0">
      <w:start w:val="5"/>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8" w15:restartNumberingAfterBreak="0">
    <w:nsid w:val="661623EF"/>
    <w:multiLevelType w:val="multilevel"/>
    <w:tmpl w:val="81F4E004"/>
    <w:styleLink w:val="WW8Num43"/>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79" w15:restartNumberingAfterBreak="0">
    <w:nsid w:val="6D22110D"/>
    <w:multiLevelType w:val="singleLevel"/>
    <w:tmpl w:val="17D46756"/>
    <w:lvl w:ilvl="0">
      <w:start w:val="1"/>
      <w:numFmt w:val="lowerLetter"/>
      <w:lvlText w:val="%1)"/>
      <w:legacy w:legacy="1" w:legacySpace="0" w:legacyIndent="283"/>
      <w:lvlJc w:val="left"/>
      <w:pPr>
        <w:ind w:left="708" w:hanging="283"/>
      </w:pPr>
      <w:rPr>
        <w:rFonts w:cs="Times New Roman"/>
      </w:rPr>
    </w:lvl>
  </w:abstractNum>
  <w:abstractNum w:abstractNumId="80" w15:restartNumberingAfterBreak="0">
    <w:nsid w:val="702462B3"/>
    <w:multiLevelType w:val="hybridMultilevel"/>
    <w:tmpl w:val="0C48756E"/>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81" w15:restartNumberingAfterBreak="0">
    <w:nsid w:val="72B422E8"/>
    <w:multiLevelType w:val="multilevel"/>
    <w:tmpl w:val="9D565AE0"/>
    <w:lvl w:ilvl="0">
      <w:start w:val="1"/>
      <w:numFmt w:val="decimal"/>
      <w:lvlText w:val="%1"/>
      <w:lvlJc w:val="left"/>
      <w:pPr>
        <w:ind w:left="600" w:hanging="600"/>
      </w:pPr>
      <w:rPr>
        <w:rFonts w:hint="default"/>
        <w:b/>
      </w:rPr>
    </w:lvl>
    <w:lvl w:ilvl="1">
      <w:start w:val="12"/>
      <w:numFmt w:val="decimal"/>
      <w:lvlText w:val="%1.%2"/>
      <w:lvlJc w:val="left"/>
      <w:pPr>
        <w:ind w:left="960" w:hanging="600"/>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82" w15:restartNumberingAfterBreak="0">
    <w:nsid w:val="748A1099"/>
    <w:multiLevelType w:val="hybridMultilevel"/>
    <w:tmpl w:val="CFCC4BF8"/>
    <w:lvl w:ilvl="0" w:tplc="0C0A0001">
      <w:start w:val="1"/>
      <w:numFmt w:val="bullet"/>
      <w:lvlText w:val=""/>
      <w:lvlJc w:val="left"/>
      <w:pPr>
        <w:ind w:left="735" w:hanging="360"/>
      </w:pPr>
      <w:rPr>
        <w:rFonts w:ascii="Symbol" w:hAnsi="Symbol" w:hint="default"/>
      </w:rPr>
    </w:lvl>
    <w:lvl w:ilvl="1" w:tplc="0C0A0003" w:tentative="1">
      <w:start w:val="1"/>
      <w:numFmt w:val="bullet"/>
      <w:lvlText w:val="o"/>
      <w:lvlJc w:val="left"/>
      <w:pPr>
        <w:ind w:left="1455" w:hanging="360"/>
      </w:pPr>
      <w:rPr>
        <w:rFonts w:ascii="Courier New" w:hAnsi="Courier New" w:cs="Courier New" w:hint="default"/>
      </w:rPr>
    </w:lvl>
    <w:lvl w:ilvl="2" w:tplc="0C0A0005" w:tentative="1">
      <w:start w:val="1"/>
      <w:numFmt w:val="bullet"/>
      <w:lvlText w:val=""/>
      <w:lvlJc w:val="left"/>
      <w:pPr>
        <w:ind w:left="2175" w:hanging="360"/>
      </w:pPr>
      <w:rPr>
        <w:rFonts w:ascii="Wingdings" w:hAnsi="Wingdings" w:hint="default"/>
      </w:rPr>
    </w:lvl>
    <w:lvl w:ilvl="3" w:tplc="0C0A0001" w:tentative="1">
      <w:start w:val="1"/>
      <w:numFmt w:val="bullet"/>
      <w:lvlText w:val=""/>
      <w:lvlJc w:val="left"/>
      <w:pPr>
        <w:ind w:left="2895" w:hanging="360"/>
      </w:pPr>
      <w:rPr>
        <w:rFonts w:ascii="Symbol" w:hAnsi="Symbol" w:hint="default"/>
      </w:rPr>
    </w:lvl>
    <w:lvl w:ilvl="4" w:tplc="0C0A0003" w:tentative="1">
      <w:start w:val="1"/>
      <w:numFmt w:val="bullet"/>
      <w:lvlText w:val="o"/>
      <w:lvlJc w:val="left"/>
      <w:pPr>
        <w:ind w:left="3615" w:hanging="360"/>
      </w:pPr>
      <w:rPr>
        <w:rFonts w:ascii="Courier New" w:hAnsi="Courier New" w:cs="Courier New" w:hint="default"/>
      </w:rPr>
    </w:lvl>
    <w:lvl w:ilvl="5" w:tplc="0C0A0005" w:tentative="1">
      <w:start w:val="1"/>
      <w:numFmt w:val="bullet"/>
      <w:lvlText w:val=""/>
      <w:lvlJc w:val="left"/>
      <w:pPr>
        <w:ind w:left="4335" w:hanging="360"/>
      </w:pPr>
      <w:rPr>
        <w:rFonts w:ascii="Wingdings" w:hAnsi="Wingdings" w:hint="default"/>
      </w:rPr>
    </w:lvl>
    <w:lvl w:ilvl="6" w:tplc="0C0A0001" w:tentative="1">
      <w:start w:val="1"/>
      <w:numFmt w:val="bullet"/>
      <w:lvlText w:val=""/>
      <w:lvlJc w:val="left"/>
      <w:pPr>
        <w:ind w:left="5055" w:hanging="360"/>
      </w:pPr>
      <w:rPr>
        <w:rFonts w:ascii="Symbol" w:hAnsi="Symbol" w:hint="default"/>
      </w:rPr>
    </w:lvl>
    <w:lvl w:ilvl="7" w:tplc="0C0A0003" w:tentative="1">
      <w:start w:val="1"/>
      <w:numFmt w:val="bullet"/>
      <w:lvlText w:val="o"/>
      <w:lvlJc w:val="left"/>
      <w:pPr>
        <w:ind w:left="5775" w:hanging="360"/>
      </w:pPr>
      <w:rPr>
        <w:rFonts w:ascii="Courier New" w:hAnsi="Courier New" w:cs="Courier New" w:hint="default"/>
      </w:rPr>
    </w:lvl>
    <w:lvl w:ilvl="8" w:tplc="0C0A0005" w:tentative="1">
      <w:start w:val="1"/>
      <w:numFmt w:val="bullet"/>
      <w:lvlText w:val=""/>
      <w:lvlJc w:val="left"/>
      <w:pPr>
        <w:ind w:left="6495" w:hanging="360"/>
      </w:pPr>
      <w:rPr>
        <w:rFonts w:ascii="Wingdings" w:hAnsi="Wingdings" w:hint="default"/>
      </w:rPr>
    </w:lvl>
  </w:abstractNum>
  <w:num w:numId="1" w16cid:durableId="811798846">
    <w:abstractNumId w:val="0"/>
  </w:num>
  <w:num w:numId="2" w16cid:durableId="1221399808">
    <w:abstractNumId w:val="1"/>
  </w:num>
  <w:num w:numId="3" w16cid:durableId="445084609">
    <w:abstractNumId w:val="2"/>
  </w:num>
  <w:num w:numId="4" w16cid:durableId="1800411107">
    <w:abstractNumId w:val="3"/>
  </w:num>
  <w:num w:numId="5" w16cid:durableId="1444299761">
    <w:abstractNumId w:val="4"/>
  </w:num>
  <w:num w:numId="6" w16cid:durableId="1949727504">
    <w:abstractNumId w:val="5"/>
  </w:num>
  <w:num w:numId="7" w16cid:durableId="84425679">
    <w:abstractNumId w:val="6"/>
  </w:num>
  <w:num w:numId="8" w16cid:durableId="1160385655">
    <w:abstractNumId w:val="7"/>
  </w:num>
  <w:num w:numId="9" w16cid:durableId="99494918">
    <w:abstractNumId w:val="8"/>
  </w:num>
  <w:num w:numId="10" w16cid:durableId="1821727915">
    <w:abstractNumId w:val="9"/>
  </w:num>
  <w:num w:numId="11" w16cid:durableId="1470241618">
    <w:abstractNumId w:val="10"/>
  </w:num>
  <w:num w:numId="12" w16cid:durableId="1186095333">
    <w:abstractNumId w:val="11"/>
  </w:num>
  <w:num w:numId="13" w16cid:durableId="1573851493">
    <w:abstractNumId w:val="12"/>
  </w:num>
  <w:num w:numId="14" w16cid:durableId="1457328547">
    <w:abstractNumId w:val="13"/>
  </w:num>
  <w:num w:numId="15" w16cid:durableId="1957784860">
    <w:abstractNumId w:val="34"/>
  </w:num>
  <w:num w:numId="16" w16cid:durableId="1927105026">
    <w:abstractNumId w:val="25"/>
  </w:num>
  <w:num w:numId="17" w16cid:durableId="670186384">
    <w:abstractNumId w:val="23"/>
  </w:num>
  <w:num w:numId="18" w16cid:durableId="670447498">
    <w:abstractNumId w:val="60"/>
  </w:num>
  <w:num w:numId="19" w16cid:durableId="1755738699">
    <w:abstractNumId w:val="43"/>
  </w:num>
  <w:num w:numId="20" w16cid:durableId="588200905">
    <w:abstractNumId w:val="35"/>
  </w:num>
  <w:num w:numId="21" w16cid:durableId="1327054950">
    <w:abstractNumId w:val="39"/>
  </w:num>
  <w:num w:numId="22" w16cid:durableId="1282565384">
    <w:abstractNumId w:val="78"/>
  </w:num>
  <w:num w:numId="23" w16cid:durableId="786386792">
    <w:abstractNumId w:val="56"/>
  </w:num>
  <w:num w:numId="24" w16cid:durableId="905142014">
    <w:abstractNumId w:val="73"/>
  </w:num>
  <w:num w:numId="25" w16cid:durableId="1033772143">
    <w:abstractNumId w:val="33"/>
  </w:num>
  <w:num w:numId="26" w16cid:durableId="837579466">
    <w:abstractNumId w:val="30"/>
  </w:num>
  <w:num w:numId="27" w16cid:durableId="249506320">
    <w:abstractNumId w:val="52"/>
  </w:num>
  <w:num w:numId="28" w16cid:durableId="537351951">
    <w:abstractNumId w:val="36"/>
  </w:num>
  <w:num w:numId="29" w16cid:durableId="477769679">
    <w:abstractNumId w:val="20"/>
  </w:num>
  <w:num w:numId="30" w16cid:durableId="310596087">
    <w:abstractNumId w:val="49"/>
  </w:num>
  <w:num w:numId="31" w16cid:durableId="1989432743">
    <w:abstractNumId w:val="37"/>
  </w:num>
  <w:num w:numId="32" w16cid:durableId="1580021438">
    <w:abstractNumId w:val="28"/>
  </w:num>
  <w:num w:numId="33" w16cid:durableId="1964531472">
    <w:abstractNumId w:val="59"/>
  </w:num>
  <w:num w:numId="34" w16cid:durableId="1222786416">
    <w:abstractNumId w:val="44"/>
  </w:num>
  <w:num w:numId="35" w16cid:durableId="57872629">
    <w:abstractNumId w:val="29"/>
  </w:num>
  <w:num w:numId="36" w16cid:durableId="1585381768">
    <w:abstractNumId w:val="64"/>
  </w:num>
  <w:num w:numId="37" w16cid:durableId="883907844">
    <w:abstractNumId w:val="77"/>
  </w:num>
  <w:num w:numId="38" w16cid:durableId="50542681">
    <w:abstractNumId w:val="54"/>
  </w:num>
  <w:num w:numId="39" w16cid:durableId="1703477815">
    <w:abstractNumId w:val="47"/>
  </w:num>
  <w:num w:numId="40" w16cid:durableId="787502860">
    <w:abstractNumId w:val="53"/>
  </w:num>
  <w:num w:numId="41" w16cid:durableId="1150563530">
    <w:abstractNumId w:val="69"/>
  </w:num>
  <w:num w:numId="42" w16cid:durableId="1762674457">
    <w:abstractNumId w:val="76"/>
  </w:num>
  <w:num w:numId="43" w16cid:durableId="1960603086">
    <w:abstractNumId w:val="32"/>
  </w:num>
  <w:num w:numId="44" w16cid:durableId="2139567284">
    <w:abstractNumId w:val="62"/>
  </w:num>
  <w:num w:numId="45" w16cid:durableId="840312894">
    <w:abstractNumId w:val="57"/>
  </w:num>
  <w:num w:numId="46" w16cid:durableId="222907568">
    <w:abstractNumId w:val="63"/>
  </w:num>
  <w:num w:numId="47" w16cid:durableId="599222472">
    <w:abstractNumId w:val="68"/>
  </w:num>
  <w:num w:numId="48" w16cid:durableId="1144203632">
    <w:abstractNumId w:val="14"/>
  </w:num>
  <w:num w:numId="49" w16cid:durableId="706610435">
    <w:abstractNumId w:val="15"/>
  </w:num>
  <w:num w:numId="50" w16cid:durableId="1729694127">
    <w:abstractNumId w:val="16"/>
  </w:num>
  <w:num w:numId="51" w16cid:durableId="1468426715">
    <w:abstractNumId w:val="17"/>
  </w:num>
  <w:num w:numId="52" w16cid:durableId="1390302648">
    <w:abstractNumId w:val="18"/>
  </w:num>
  <w:num w:numId="53" w16cid:durableId="1895920192">
    <w:abstractNumId w:val="19"/>
  </w:num>
  <w:num w:numId="54" w16cid:durableId="1747069705">
    <w:abstractNumId w:val="50"/>
  </w:num>
  <w:num w:numId="55" w16cid:durableId="760952026">
    <w:abstractNumId w:val="55"/>
  </w:num>
  <w:num w:numId="56" w16cid:durableId="1166700730">
    <w:abstractNumId w:val="82"/>
  </w:num>
  <w:num w:numId="57" w16cid:durableId="551042279">
    <w:abstractNumId w:val="40"/>
  </w:num>
  <w:num w:numId="58" w16cid:durableId="1774862601">
    <w:abstractNumId w:val="24"/>
  </w:num>
  <w:num w:numId="59" w16cid:durableId="2130010756">
    <w:abstractNumId w:val="31"/>
  </w:num>
  <w:num w:numId="60" w16cid:durableId="400250476">
    <w:abstractNumId w:val="45"/>
  </w:num>
  <w:num w:numId="61" w16cid:durableId="500895666">
    <w:abstractNumId w:val="67"/>
  </w:num>
  <w:num w:numId="62" w16cid:durableId="1072853892">
    <w:abstractNumId w:val="80"/>
  </w:num>
  <w:num w:numId="63" w16cid:durableId="816265998">
    <w:abstractNumId w:val="71"/>
  </w:num>
  <w:num w:numId="64" w16cid:durableId="816266134">
    <w:abstractNumId w:val="26"/>
  </w:num>
  <w:num w:numId="65" w16cid:durableId="459423604">
    <w:abstractNumId w:val="38"/>
  </w:num>
  <w:num w:numId="66" w16cid:durableId="758911988">
    <w:abstractNumId w:val="27"/>
  </w:num>
  <w:num w:numId="67" w16cid:durableId="1653100857">
    <w:abstractNumId w:val="75"/>
  </w:num>
  <w:num w:numId="68" w16cid:durableId="1426538441">
    <w:abstractNumId w:val="51"/>
  </w:num>
  <w:num w:numId="69" w16cid:durableId="1181160769">
    <w:abstractNumId w:val="46"/>
  </w:num>
  <w:num w:numId="70" w16cid:durableId="395279779">
    <w:abstractNumId w:val="70"/>
  </w:num>
  <w:num w:numId="71" w16cid:durableId="1209495537">
    <w:abstractNumId w:val="48"/>
  </w:num>
  <w:num w:numId="72" w16cid:durableId="1189879721">
    <w:abstractNumId w:val="21"/>
  </w:num>
  <w:num w:numId="73" w16cid:durableId="2092702241">
    <w:abstractNumId w:val="58"/>
  </w:num>
  <w:num w:numId="74" w16cid:durableId="415590644">
    <w:abstractNumId w:val="72"/>
  </w:num>
  <w:num w:numId="75" w16cid:durableId="351614108">
    <w:abstractNumId w:val="79"/>
    <w:lvlOverride w:ilvl="0">
      <w:startOverride w:val="1"/>
    </w:lvlOverride>
  </w:num>
  <w:num w:numId="76" w16cid:durableId="2109080761">
    <w:abstractNumId w:val="81"/>
  </w:num>
  <w:num w:numId="77" w16cid:durableId="369308462">
    <w:abstractNumId w:val="41"/>
  </w:num>
  <w:num w:numId="78" w16cid:durableId="1178428423">
    <w:abstractNumId w:val="61"/>
  </w:num>
  <w:num w:numId="79" w16cid:durableId="1740127279">
    <w:abstractNumId w:val="74"/>
  </w:num>
  <w:num w:numId="80" w16cid:durableId="1276014058">
    <w:abstractNumId w:val="42"/>
  </w:num>
  <w:num w:numId="81" w16cid:durableId="766658462">
    <w:abstractNumId w:val="22"/>
  </w:num>
  <w:num w:numId="82" w16cid:durableId="1141116868">
    <w:abstractNumId w:val="66"/>
  </w:num>
  <w:num w:numId="83" w16cid:durableId="1589533367">
    <w:abstractNumId w:val="6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uario">
    <w15:presenceInfo w15:providerId="Windows Live" w15:userId="2364f31af6ee7d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FAC"/>
    <w:rsid w:val="001D0E13"/>
    <w:rsid w:val="003F6090"/>
    <w:rsid w:val="00673588"/>
    <w:rsid w:val="00775BA6"/>
    <w:rsid w:val="008A114A"/>
    <w:rsid w:val="00AB1F7B"/>
    <w:rsid w:val="00BE6FAC"/>
    <w:rsid w:val="00FF16E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A5754"/>
  <w15:chartTrackingRefBased/>
  <w15:docId w15:val="{DB888DB9-BDA8-444D-A0B3-74D4B955D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FAC"/>
    <w:pPr>
      <w:widowControl w:val="0"/>
      <w:suppressAutoHyphens/>
      <w:spacing w:after="0" w:line="240" w:lineRule="auto"/>
    </w:pPr>
    <w:rPr>
      <w:rFonts w:ascii="Times New Roman" w:eastAsia="Arial Unicode MS" w:hAnsi="Times New Roman" w:cs="Times New Roman"/>
      <w:kern w:val="1"/>
      <w:sz w:val="24"/>
      <w:szCs w:val="24"/>
      <w:lang w:val="es-ES_tradnl" w:eastAsia="es-EC"/>
      <w14:ligatures w14:val="none"/>
    </w:rPr>
  </w:style>
  <w:style w:type="paragraph" w:styleId="Ttulo1">
    <w:name w:val="heading 1"/>
    <w:basedOn w:val="Normal"/>
    <w:next w:val="Normal"/>
    <w:link w:val="Ttulo1Car"/>
    <w:qFormat/>
    <w:rsid w:val="00BE6F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nhideWhenUsed/>
    <w:qFormat/>
    <w:rsid w:val="00BE6F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nhideWhenUsed/>
    <w:qFormat/>
    <w:rsid w:val="00BE6FA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nhideWhenUsed/>
    <w:qFormat/>
    <w:rsid w:val="00BE6FA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nhideWhenUsed/>
    <w:qFormat/>
    <w:rsid w:val="00BE6FA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nhideWhenUsed/>
    <w:qFormat/>
    <w:rsid w:val="00BE6FA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nhideWhenUsed/>
    <w:qFormat/>
    <w:rsid w:val="00BE6FA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nhideWhenUsed/>
    <w:qFormat/>
    <w:rsid w:val="00BE6FA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nhideWhenUsed/>
    <w:qFormat/>
    <w:rsid w:val="00BE6FA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BE6FA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rsid w:val="00BE6FA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rsid w:val="00BE6FA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rsid w:val="00BE6FAC"/>
    <w:rPr>
      <w:rFonts w:eastAsiaTheme="majorEastAsia" w:cstheme="majorBidi"/>
      <w:i/>
      <w:iCs/>
      <w:color w:val="0F4761" w:themeColor="accent1" w:themeShade="BF"/>
    </w:rPr>
  </w:style>
  <w:style w:type="character" w:customStyle="1" w:styleId="Ttulo5Car">
    <w:name w:val="Título 5 Car"/>
    <w:basedOn w:val="Fuentedeprrafopredeter"/>
    <w:link w:val="Ttulo5"/>
    <w:rsid w:val="00BE6FAC"/>
    <w:rPr>
      <w:rFonts w:eastAsiaTheme="majorEastAsia" w:cstheme="majorBidi"/>
      <w:color w:val="0F4761" w:themeColor="accent1" w:themeShade="BF"/>
    </w:rPr>
  </w:style>
  <w:style w:type="character" w:customStyle="1" w:styleId="Ttulo6Car">
    <w:name w:val="Título 6 Car"/>
    <w:basedOn w:val="Fuentedeprrafopredeter"/>
    <w:link w:val="Ttulo6"/>
    <w:rsid w:val="00BE6FAC"/>
    <w:rPr>
      <w:rFonts w:eastAsiaTheme="majorEastAsia" w:cstheme="majorBidi"/>
      <w:i/>
      <w:iCs/>
      <w:color w:val="595959" w:themeColor="text1" w:themeTint="A6"/>
    </w:rPr>
  </w:style>
  <w:style w:type="character" w:customStyle="1" w:styleId="Ttulo7Car">
    <w:name w:val="Título 7 Car"/>
    <w:basedOn w:val="Fuentedeprrafopredeter"/>
    <w:link w:val="Ttulo7"/>
    <w:rsid w:val="00BE6FAC"/>
    <w:rPr>
      <w:rFonts w:eastAsiaTheme="majorEastAsia" w:cstheme="majorBidi"/>
      <w:color w:val="595959" w:themeColor="text1" w:themeTint="A6"/>
    </w:rPr>
  </w:style>
  <w:style w:type="character" w:customStyle="1" w:styleId="Ttulo8Car">
    <w:name w:val="Título 8 Car"/>
    <w:basedOn w:val="Fuentedeprrafopredeter"/>
    <w:link w:val="Ttulo8"/>
    <w:rsid w:val="00BE6FAC"/>
    <w:rPr>
      <w:rFonts w:eastAsiaTheme="majorEastAsia" w:cstheme="majorBidi"/>
      <w:i/>
      <w:iCs/>
      <w:color w:val="272727" w:themeColor="text1" w:themeTint="D8"/>
    </w:rPr>
  </w:style>
  <w:style w:type="character" w:customStyle="1" w:styleId="Ttulo9Car">
    <w:name w:val="Título 9 Car"/>
    <w:basedOn w:val="Fuentedeprrafopredeter"/>
    <w:link w:val="Ttulo9"/>
    <w:rsid w:val="00BE6FAC"/>
    <w:rPr>
      <w:rFonts w:eastAsiaTheme="majorEastAsia" w:cstheme="majorBidi"/>
      <w:color w:val="272727" w:themeColor="text1" w:themeTint="D8"/>
    </w:rPr>
  </w:style>
  <w:style w:type="paragraph" w:styleId="Ttulo">
    <w:name w:val="Title"/>
    <w:basedOn w:val="Normal"/>
    <w:next w:val="Normal"/>
    <w:link w:val="TtuloCar"/>
    <w:qFormat/>
    <w:rsid w:val="00BE6FA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BE6F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qFormat/>
    <w:rsid w:val="00BE6F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rsid w:val="00BE6F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6FAC"/>
    <w:pPr>
      <w:spacing w:before="160"/>
      <w:jc w:val="center"/>
    </w:pPr>
    <w:rPr>
      <w:i/>
      <w:iCs/>
      <w:color w:val="404040" w:themeColor="text1" w:themeTint="BF"/>
    </w:rPr>
  </w:style>
  <w:style w:type="character" w:customStyle="1" w:styleId="CitaCar">
    <w:name w:val="Cita Car"/>
    <w:basedOn w:val="Fuentedeprrafopredeter"/>
    <w:link w:val="Cita"/>
    <w:uiPriority w:val="29"/>
    <w:rsid w:val="00BE6FAC"/>
    <w:rPr>
      <w:i/>
      <w:iCs/>
      <w:color w:val="404040" w:themeColor="text1" w:themeTint="BF"/>
    </w:rPr>
  </w:style>
  <w:style w:type="paragraph" w:styleId="Prrafodelista">
    <w:name w:val="List Paragraph"/>
    <w:aliases w:val="TIT 2 IND,Capítulo,Texto,titulo 5,Dot pt,No Spacing1,List Paragraph Char Char Char,Indicator Text,Numbered Para 1,Colorful List - Accent 11,Bullet 1,F5 List Paragraph,Bullet Points,List Paragraph1,Normal bold,Letters (a,b"/>
    <w:basedOn w:val="Normal"/>
    <w:link w:val="PrrafodelistaCar"/>
    <w:qFormat/>
    <w:rsid w:val="00BE6FAC"/>
    <w:pPr>
      <w:ind w:left="720"/>
      <w:contextualSpacing/>
    </w:pPr>
  </w:style>
  <w:style w:type="character" w:styleId="nfasisintenso">
    <w:name w:val="Intense Emphasis"/>
    <w:basedOn w:val="Fuentedeprrafopredeter"/>
    <w:uiPriority w:val="21"/>
    <w:qFormat/>
    <w:rsid w:val="00BE6FAC"/>
    <w:rPr>
      <w:i/>
      <w:iCs/>
      <w:color w:val="0F4761" w:themeColor="accent1" w:themeShade="BF"/>
    </w:rPr>
  </w:style>
  <w:style w:type="paragraph" w:styleId="Citadestacada">
    <w:name w:val="Intense Quote"/>
    <w:basedOn w:val="Normal"/>
    <w:next w:val="Normal"/>
    <w:link w:val="CitadestacadaCar"/>
    <w:uiPriority w:val="30"/>
    <w:qFormat/>
    <w:rsid w:val="00BE6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6FAC"/>
    <w:rPr>
      <w:i/>
      <w:iCs/>
      <w:color w:val="0F4761" w:themeColor="accent1" w:themeShade="BF"/>
    </w:rPr>
  </w:style>
  <w:style w:type="character" w:styleId="Referenciaintensa">
    <w:name w:val="Intense Reference"/>
    <w:basedOn w:val="Fuentedeprrafopredeter"/>
    <w:uiPriority w:val="32"/>
    <w:qFormat/>
    <w:rsid w:val="00BE6FAC"/>
    <w:rPr>
      <w:b/>
      <w:bCs/>
      <w:smallCaps/>
      <w:color w:val="0F4761" w:themeColor="accent1" w:themeShade="BF"/>
      <w:spacing w:val="5"/>
    </w:rPr>
  </w:style>
  <w:style w:type="character" w:customStyle="1" w:styleId="WW8Num3z0">
    <w:name w:val="WW8Num3z0"/>
    <w:rsid w:val="00BE6FAC"/>
    <w:rPr>
      <w:rFonts w:ascii="Symbol" w:hAnsi="Symbol"/>
    </w:rPr>
  </w:style>
  <w:style w:type="character" w:customStyle="1" w:styleId="WW8Num6z0">
    <w:name w:val="WW8Num6z0"/>
    <w:rsid w:val="00BE6FAC"/>
    <w:rPr>
      <w:rFonts w:ascii="Symbol" w:hAnsi="Symbol"/>
    </w:rPr>
  </w:style>
  <w:style w:type="character" w:customStyle="1" w:styleId="WW8Num6z1">
    <w:name w:val="WW8Num6z1"/>
    <w:rsid w:val="00BE6FAC"/>
    <w:rPr>
      <w:rFonts w:ascii="OpenSymbol" w:hAnsi="OpenSymbol"/>
    </w:rPr>
  </w:style>
  <w:style w:type="character" w:customStyle="1" w:styleId="WW8Num8z0">
    <w:name w:val="WW8Num8z0"/>
    <w:rsid w:val="00BE6FAC"/>
    <w:rPr>
      <w:rFonts w:ascii="Symbol" w:hAnsi="Symbol"/>
    </w:rPr>
  </w:style>
  <w:style w:type="character" w:customStyle="1" w:styleId="WW8Num8z1">
    <w:name w:val="WW8Num8z1"/>
    <w:rsid w:val="00BE6FAC"/>
    <w:rPr>
      <w:rFonts w:ascii="OpenSymbol" w:hAnsi="OpenSymbol"/>
    </w:rPr>
  </w:style>
  <w:style w:type="character" w:customStyle="1" w:styleId="WW8Num10z0">
    <w:name w:val="WW8Num10z0"/>
    <w:rsid w:val="00BE6FAC"/>
    <w:rPr>
      <w:rFonts w:cs="Times New Roman"/>
    </w:rPr>
  </w:style>
  <w:style w:type="character" w:customStyle="1" w:styleId="WW8Num10z1">
    <w:name w:val="WW8Num10z1"/>
    <w:rsid w:val="00BE6FAC"/>
    <w:rPr>
      <w:rFonts w:ascii="OpenSymbol" w:hAnsi="OpenSymbol"/>
    </w:rPr>
  </w:style>
  <w:style w:type="character" w:customStyle="1" w:styleId="WW8Num11z0">
    <w:name w:val="WW8Num11z0"/>
    <w:rsid w:val="00BE6FAC"/>
    <w:rPr>
      <w:rFonts w:ascii="Symbol" w:hAnsi="Symbol" w:cs="OpenSymbol"/>
    </w:rPr>
  </w:style>
  <w:style w:type="character" w:customStyle="1" w:styleId="WW8Num11z1">
    <w:name w:val="WW8Num11z1"/>
    <w:rsid w:val="00BE6FAC"/>
    <w:rPr>
      <w:rFonts w:ascii="OpenSymbol" w:hAnsi="OpenSymbol" w:cs="OpenSymbol"/>
    </w:rPr>
  </w:style>
  <w:style w:type="character" w:customStyle="1" w:styleId="WW8Num12z0">
    <w:name w:val="WW8Num12z0"/>
    <w:rsid w:val="00BE6FAC"/>
    <w:rPr>
      <w:rFonts w:ascii="Symbol" w:hAnsi="Symbol"/>
    </w:rPr>
  </w:style>
  <w:style w:type="character" w:customStyle="1" w:styleId="WW8Num12z1">
    <w:name w:val="WW8Num12z1"/>
    <w:rsid w:val="00BE6FAC"/>
    <w:rPr>
      <w:rFonts w:ascii="Courier New" w:hAnsi="Courier New"/>
    </w:rPr>
  </w:style>
  <w:style w:type="character" w:customStyle="1" w:styleId="WW8Num15z0">
    <w:name w:val="WW8Num15z0"/>
    <w:rsid w:val="00BE6FAC"/>
    <w:rPr>
      <w:rFonts w:ascii="Symbol" w:hAnsi="Symbol" w:cs="OpenSymbol"/>
    </w:rPr>
  </w:style>
  <w:style w:type="character" w:customStyle="1" w:styleId="Absatz-Standardschriftart">
    <w:name w:val="Absatz-Standardschriftart"/>
    <w:rsid w:val="00BE6FAC"/>
  </w:style>
  <w:style w:type="character" w:customStyle="1" w:styleId="WW-Absatz-Standardschriftart">
    <w:name w:val="WW-Absatz-Standardschriftart"/>
    <w:rsid w:val="00BE6FAC"/>
  </w:style>
  <w:style w:type="character" w:customStyle="1" w:styleId="WW8Num5z0">
    <w:name w:val="WW8Num5z0"/>
    <w:rsid w:val="00BE6FAC"/>
    <w:rPr>
      <w:rFonts w:cs="Times New Roman"/>
    </w:rPr>
  </w:style>
  <w:style w:type="character" w:customStyle="1" w:styleId="WW8Num13z0">
    <w:name w:val="WW8Num13z0"/>
    <w:rsid w:val="00BE6FAC"/>
    <w:rPr>
      <w:rFonts w:cs="Times New Roman"/>
    </w:rPr>
  </w:style>
  <w:style w:type="character" w:customStyle="1" w:styleId="WW8Num13z1">
    <w:name w:val="WW8Num13z1"/>
    <w:rsid w:val="00BE6FAC"/>
    <w:rPr>
      <w:rFonts w:ascii="OpenSymbol" w:hAnsi="OpenSymbol" w:cs="OpenSymbol"/>
    </w:rPr>
  </w:style>
  <w:style w:type="character" w:customStyle="1" w:styleId="WW8Num14z0">
    <w:name w:val="WW8Num14z0"/>
    <w:rsid w:val="00BE6FAC"/>
    <w:rPr>
      <w:rFonts w:ascii="Symbol" w:hAnsi="Symbol" w:cs="OpenSymbol"/>
    </w:rPr>
  </w:style>
  <w:style w:type="character" w:customStyle="1" w:styleId="WW8Num14z1">
    <w:name w:val="WW8Num14z1"/>
    <w:rsid w:val="00BE6FAC"/>
    <w:rPr>
      <w:rFonts w:ascii="OpenSymbol" w:hAnsi="OpenSymbol" w:cs="OpenSymbol"/>
    </w:rPr>
  </w:style>
  <w:style w:type="character" w:customStyle="1" w:styleId="WW8Num15z1">
    <w:name w:val="WW8Num15z1"/>
    <w:rsid w:val="00BE6FAC"/>
    <w:rPr>
      <w:rFonts w:ascii="OpenSymbol" w:hAnsi="OpenSymbol" w:cs="OpenSymbol"/>
    </w:rPr>
  </w:style>
  <w:style w:type="character" w:customStyle="1" w:styleId="WW8Num16z0">
    <w:name w:val="WW8Num16z0"/>
    <w:rsid w:val="00BE6FAC"/>
    <w:rPr>
      <w:rFonts w:ascii="Symbol" w:hAnsi="Symbol"/>
    </w:rPr>
  </w:style>
  <w:style w:type="character" w:customStyle="1" w:styleId="WW8Num16z1">
    <w:name w:val="WW8Num16z1"/>
    <w:rsid w:val="00BE6FAC"/>
    <w:rPr>
      <w:rFonts w:ascii="Courier New" w:hAnsi="Courier New"/>
    </w:rPr>
  </w:style>
  <w:style w:type="character" w:customStyle="1" w:styleId="WW-Absatz-Standardschriftart1">
    <w:name w:val="WW-Absatz-Standardschriftart1"/>
    <w:rsid w:val="00BE6FAC"/>
  </w:style>
  <w:style w:type="character" w:customStyle="1" w:styleId="Fuentedeprrafopredeter2">
    <w:name w:val="Fuente de párrafo predeter.2"/>
    <w:rsid w:val="00BE6FAC"/>
  </w:style>
  <w:style w:type="character" w:styleId="Hipervnculo">
    <w:name w:val="Hyperlink"/>
    <w:rsid w:val="00BE6FAC"/>
    <w:rPr>
      <w:rFonts w:cs="Times New Roman"/>
      <w:color w:val="0000FF"/>
      <w:u w:val="single"/>
    </w:rPr>
  </w:style>
  <w:style w:type="character" w:customStyle="1" w:styleId="formcampos2">
    <w:name w:val="formcampos2"/>
    <w:rsid w:val="00BE6FAC"/>
    <w:rPr>
      <w:rFonts w:cs="Times New Roman"/>
      <w:sz w:val="20"/>
      <w:szCs w:val="20"/>
    </w:rPr>
  </w:style>
  <w:style w:type="character" w:customStyle="1" w:styleId="Vietas">
    <w:name w:val="Viñetas"/>
    <w:rsid w:val="00BE6FAC"/>
    <w:rPr>
      <w:rFonts w:ascii="OpenSymbol" w:eastAsia="OpenSymbol" w:hAnsi="OpenSymbol" w:cs="OpenSymbol"/>
    </w:rPr>
  </w:style>
  <w:style w:type="character" w:customStyle="1" w:styleId="WW8Num17z0">
    <w:name w:val="WW8Num17z0"/>
    <w:rsid w:val="00BE6FAC"/>
    <w:rPr>
      <w:rFonts w:ascii="Wingdings" w:hAnsi="Wingdings"/>
    </w:rPr>
  </w:style>
  <w:style w:type="character" w:customStyle="1" w:styleId="WW8Num17z1">
    <w:name w:val="WW8Num17z1"/>
    <w:rsid w:val="00BE6FAC"/>
    <w:rPr>
      <w:rFonts w:ascii="Courier New" w:hAnsi="Courier New"/>
    </w:rPr>
  </w:style>
  <w:style w:type="character" w:customStyle="1" w:styleId="Fuentedeprrafopredeter1">
    <w:name w:val="Fuente de párrafo predeter.1"/>
    <w:rsid w:val="00BE6FAC"/>
  </w:style>
  <w:style w:type="character" w:styleId="Textoennegrita">
    <w:name w:val="Strong"/>
    <w:qFormat/>
    <w:rsid w:val="00BE6FAC"/>
    <w:rPr>
      <w:rFonts w:cs="Times New Roman"/>
      <w:b/>
      <w:bCs/>
    </w:rPr>
  </w:style>
  <w:style w:type="character" w:customStyle="1" w:styleId="WW8Num2z0">
    <w:name w:val="WW8Num2z0"/>
    <w:rsid w:val="00BE6FAC"/>
    <w:rPr>
      <w:rFonts w:ascii="Symbol" w:hAnsi="Symbol"/>
    </w:rPr>
  </w:style>
  <w:style w:type="character" w:customStyle="1" w:styleId="Fuentedeprrafopredeter3">
    <w:name w:val="Fuente de párrafo predeter.3"/>
    <w:rsid w:val="00BE6FAC"/>
  </w:style>
  <w:style w:type="character" w:customStyle="1" w:styleId="Carcterdenumeracin">
    <w:name w:val="Carácter de numeración"/>
    <w:rsid w:val="00BE6FAC"/>
  </w:style>
  <w:style w:type="character" w:customStyle="1" w:styleId="Smbolodenotaalpie">
    <w:name w:val="Símbolo de nota al pie"/>
    <w:rsid w:val="00BE6FAC"/>
  </w:style>
  <w:style w:type="character" w:customStyle="1" w:styleId="Caracteresdenotaalpie">
    <w:name w:val="Caracteres de nota al pie"/>
    <w:rsid w:val="00BE6FAC"/>
    <w:rPr>
      <w:vertAlign w:val="superscript"/>
    </w:rPr>
  </w:style>
  <w:style w:type="character" w:customStyle="1" w:styleId="ListLabel1">
    <w:name w:val="ListLabel 1"/>
    <w:rsid w:val="00BE6FAC"/>
    <w:rPr>
      <w:lang w:val="es-ES_tradnl"/>
    </w:rPr>
  </w:style>
  <w:style w:type="character" w:customStyle="1" w:styleId="WW8Num22z0">
    <w:name w:val="WW8Num22z0"/>
    <w:rsid w:val="00BE6FAC"/>
    <w:rPr>
      <w:rFonts w:ascii="Wingdings" w:hAnsi="Wingdings"/>
    </w:rPr>
  </w:style>
  <w:style w:type="character" w:customStyle="1" w:styleId="WW8Num22z1">
    <w:name w:val="WW8Num22z1"/>
    <w:rsid w:val="00BE6FAC"/>
    <w:rPr>
      <w:rFonts w:ascii="Courier New" w:hAnsi="Courier New"/>
    </w:rPr>
  </w:style>
  <w:style w:type="character" w:customStyle="1" w:styleId="Caracteresdenotafinal">
    <w:name w:val="Caracteres de nota final"/>
    <w:rsid w:val="00BE6FAC"/>
    <w:rPr>
      <w:vertAlign w:val="superscript"/>
    </w:rPr>
  </w:style>
  <w:style w:type="character" w:customStyle="1" w:styleId="Smbolodenotafinal">
    <w:name w:val="Símbolo de nota final"/>
    <w:rsid w:val="00BE6FAC"/>
  </w:style>
  <w:style w:type="character" w:styleId="Refdenotaalpie">
    <w:name w:val="footnote reference"/>
    <w:rsid w:val="00BE6FAC"/>
    <w:rPr>
      <w:vertAlign w:val="superscript"/>
    </w:rPr>
  </w:style>
  <w:style w:type="character" w:customStyle="1" w:styleId="Smbolosdenumeracin">
    <w:name w:val="Símbolos de numeración"/>
    <w:rsid w:val="00BE6FAC"/>
  </w:style>
  <w:style w:type="character" w:styleId="Refdenotaalfinal">
    <w:name w:val="endnote reference"/>
    <w:rsid w:val="00BE6FAC"/>
    <w:rPr>
      <w:vertAlign w:val="superscript"/>
    </w:rPr>
  </w:style>
  <w:style w:type="character" w:customStyle="1" w:styleId="InstruccionCar1">
    <w:name w:val="Instruccion Car1"/>
    <w:rsid w:val="00BE6FAC"/>
    <w:rPr>
      <w:rFonts w:ascii="Arial" w:hAnsi="Arial" w:cs="Arial"/>
      <w:i/>
      <w:spacing w:val="-2"/>
      <w:sz w:val="24"/>
      <w:szCs w:val="24"/>
      <w:lang w:val="es-ES_tradnl" w:eastAsia="ar-SA" w:bidi="ar-SA"/>
    </w:rPr>
  </w:style>
  <w:style w:type="character" w:customStyle="1" w:styleId="Refdenotaalpie1">
    <w:name w:val="Ref. de nota al pie1"/>
    <w:rsid w:val="00BE6FAC"/>
    <w:rPr>
      <w:vertAlign w:val="superscript"/>
    </w:rPr>
  </w:style>
  <w:style w:type="character" w:customStyle="1" w:styleId="WW8Num20z0">
    <w:name w:val="WW8Num20z0"/>
    <w:rsid w:val="00BE6FAC"/>
    <w:rPr>
      <w:rFonts w:cs="Times New Roman"/>
    </w:rPr>
  </w:style>
  <w:style w:type="paragraph" w:customStyle="1" w:styleId="Encabezado1">
    <w:name w:val="Encabezado1"/>
    <w:basedOn w:val="Normal"/>
    <w:next w:val="Textoindependiente"/>
    <w:rsid w:val="00BE6FAC"/>
    <w:pPr>
      <w:keepNext/>
      <w:spacing w:before="240" w:after="120"/>
    </w:pPr>
    <w:rPr>
      <w:rFonts w:ascii="Arial" w:eastAsia="MS Mincho" w:hAnsi="Arial" w:cs="Tahoma"/>
      <w:sz w:val="28"/>
      <w:szCs w:val="28"/>
    </w:rPr>
  </w:style>
  <w:style w:type="paragraph" w:styleId="Textoindependiente">
    <w:name w:val="Body Text"/>
    <w:basedOn w:val="Normal"/>
    <w:link w:val="TextoindependienteCar"/>
    <w:rsid w:val="00BE6FAC"/>
    <w:pPr>
      <w:spacing w:after="120"/>
    </w:pPr>
  </w:style>
  <w:style w:type="character" w:customStyle="1" w:styleId="TextoindependienteCar">
    <w:name w:val="Texto independiente Car"/>
    <w:basedOn w:val="Fuentedeprrafopredeter"/>
    <w:link w:val="Textoindependiente"/>
    <w:rsid w:val="00BE6FAC"/>
    <w:rPr>
      <w:rFonts w:ascii="Times New Roman" w:eastAsia="Arial Unicode MS" w:hAnsi="Times New Roman" w:cs="Times New Roman"/>
      <w:kern w:val="1"/>
      <w:sz w:val="24"/>
      <w:szCs w:val="24"/>
      <w:lang w:val="es-ES_tradnl" w:eastAsia="es-EC"/>
      <w14:ligatures w14:val="none"/>
    </w:rPr>
  </w:style>
  <w:style w:type="paragraph" w:styleId="Lista">
    <w:name w:val="List"/>
    <w:basedOn w:val="Textoindependiente"/>
    <w:rsid w:val="00BE6FAC"/>
    <w:rPr>
      <w:rFonts w:cs="Tahoma"/>
    </w:rPr>
  </w:style>
  <w:style w:type="paragraph" w:customStyle="1" w:styleId="Etiqueta">
    <w:name w:val="Etiqueta"/>
    <w:basedOn w:val="Normal"/>
    <w:rsid w:val="00BE6FAC"/>
    <w:pPr>
      <w:suppressLineNumbers/>
      <w:spacing w:before="120" w:after="120"/>
    </w:pPr>
    <w:rPr>
      <w:rFonts w:cs="Tahoma"/>
      <w:i/>
      <w:iCs/>
    </w:rPr>
  </w:style>
  <w:style w:type="paragraph" w:customStyle="1" w:styleId="ndice">
    <w:name w:val="Índice"/>
    <w:basedOn w:val="Normal"/>
    <w:rsid w:val="00BE6FAC"/>
    <w:pPr>
      <w:suppressLineNumbers/>
    </w:pPr>
    <w:rPr>
      <w:rFonts w:cs="Tahoma"/>
    </w:rPr>
  </w:style>
  <w:style w:type="paragraph" w:customStyle="1" w:styleId="xl74">
    <w:name w:val="xl74"/>
    <w:basedOn w:val="Normal"/>
    <w:rsid w:val="00BE6FAC"/>
    <w:pPr>
      <w:spacing w:before="280" w:after="280"/>
      <w:jc w:val="center"/>
    </w:pPr>
    <w:rPr>
      <w:rFonts w:ascii="Arial" w:hAnsi="Arial"/>
      <w:b/>
      <w:bCs/>
    </w:rPr>
  </w:style>
  <w:style w:type="paragraph" w:customStyle="1" w:styleId="Style2">
    <w:name w:val="Style 2"/>
    <w:basedOn w:val="Normal"/>
    <w:rsid w:val="00BE6FAC"/>
    <w:pPr>
      <w:autoSpaceDE w:val="0"/>
      <w:ind w:left="288" w:right="72" w:hanging="288"/>
      <w:jc w:val="both"/>
    </w:pPr>
    <w:rPr>
      <w:lang w:val="en-US"/>
    </w:rPr>
  </w:style>
  <w:style w:type="paragraph" w:customStyle="1" w:styleId="Prrafodelista1">
    <w:name w:val="Párrafo de lista1"/>
    <w:basedOn w:val="Normal"/>
    <w:rsid w:val="00BE6FAC"/>
    <w:pPr>
      <w:spacing w:after="200" w:line="276" w:lineRule="auto"/>
      <w:ind w:left="720"/>
    </w:pPr>
    <w:rPr>
      <w:rFonts w:ascii="Calibri" w:eastAsia="Times New Roman" w:hAnsi="Calibri"/>
      <w:sz w:val="22"/>
      <w:szCs w:val="22"/>
    </w:rPr>
  </w:style>
  <w:style w:type="paragraph" w:customStyle="1" w:styleId="toa">
    <w:name w:val="toa"/>
    <w:basedOn w:val="Normal"/>
    <w:rsid w:val="00BE6FAC"/>
    <w:pPr>
      <w:tabs>
        <w:tab w:val="left" w:pos="9000"/>
        <w:tab w:val="right" w:pos="9360"/>
      </w:tabs>
      <w:overflowPunct w:val="0"/>
      <w:autoSpaceDE w:val="0"/>
      <w:textAlignment w:val="baseline"/>
    </w:pPr>
    <w:rPr>
      <w:rFonts w:ascii="Courier New" w:hAnsi="Courier New"/>
      <w:szCs w:val="20"/>
      <w:lang w:val="en-US"/>
    </w:rPr>
  </w:style>
  <w:style w:type="paragraph" w:customStyle="1" w:styleId="xl25">
    <w:name w:val="xl25"/>
    <w:basedOn w:val="Normal"/>
    <w:rsid w:val="00BE6FAC"/>
    <w:pPr>
      <w:shd w:val="clear" w:color="auto" w:fill="FFFFFF"/>
      <w:spacing w:before="280" w:after="280"/>
    </w:pPr>
    <w:rPr>
      <w:rFonts w:ascii="Arial" w:hAnsi="Arial"/>
      <w:b/>
      <w:bCs/>
    </w:rPr>
  </w:style>
  <w:style w:type="paragraph" w:styleId="Textonotapie">
    <w:name w:val="footnote text"/>
    <w:basedOn w:val="Normal"/>
    <w:link w:val="TextonotapieCar"/>
    <w:rsid w:val="00BE6FAC"/>
    <w:pPr>
      <w:suppressLineNumbers/>
      <w:ind w:left="283" w:hanging="283"/>
    </w:pPr>
    <w:rPr>
      <w:sz w:val="20"/>
      <w:szCs w:val="20"/>
    </w:rPr>
  </w:style>
  <w:style w:type="character" w:customStyle="1" w:styleId="TextonotapieCar">
    <w:name w:val="Texto nota pie Car"/>
    <w:basedOn w:val="Fuentedeprrafopredeter"/>
    <w:link w:val="Textonotapie"/>
    <w:rsid w:val="00BE6FAC"/>
    <w:rPr>
      <w:rFonts w:ascii="Times New Roman" w:eastAsia="Arial Unicode MS" w:hAnsi="Times New Roman" w:cs="Times New Roman"/>
      <w:kern w:val="1"/>
      <w:sz w:val="20"/>
      <w:szCs w:val="20"/>
      <w:lang w:val="es-ES_tradnl" w:eastAsia="es-EC"/>
      <w14:ligatures w14:val="none"/>
    </w:rPr>
  </w:style>
  <w:style w:type="paragraph" w:styleId="NormalWeb">
    <w:name w:val="Normal (Web)"/>
    <w:basedOn w:val="Normal"/>
    <w:uiPriority w:val="99"/>
    <w:rsid w:val="00BE6FAC"/>
    <w:pPr>
      <w:spacing w:before="280" w:after="280"/>
    </w:pPr>
  </w:style>
  <w:style w:type="paragraph" w:customStyle="1" w:styleId="Textoindependiente31">
    <w:name w:val="Texto independiente 31"/>
    <w:basedOn w:val="Normal"/>
    <w:rsid w:val="00BE6FAC"/>
    <w:pPr>
      <w:tabs>
        <w:tab w:val="left" w:pos="-720"/>
      </w:tabs>
      <w:overflowPunct w:val="0"/>
      <w:autoSpaceDE w:val="0"/>
      <w:jc w:val="both"/>
      <w:textAlignment w:val="baseline"/>
    </w:pPr>
    <w:rPr>
      <w:rFonts w:ascii="Arial" w:hAnsi="Arial" w:cs="Arial"/>
      <w:spacing w:val="-2"/>
      <w:sz w:val="22"/>
      <w:szCs w:val="22"/>
    </w:rPr>
  </w:style>
  <w:style w:type="paragraph" w:styleId="Sangradetextonormal">
    <w:name w:val="Body Text Indent"/>
    <w:basedOn w:val="Normal"/>
    <w:link w:val="SangradetextonormalCar"/>
    <w:rsid w:val="00BE6FAC"/>
    <w:pPr>
      <w:spacing w:after="120"/>
      <w:ind w:left="283"/>
    </w:pPr>
  </w:style>
  <w:style w:type="character" w:customStyle="1" w:styleId="SangradetextonormalCar">
    <w:name w:val="Sangría de texto normal Car"/>
    <w:basedOn w:val="Fuentedeprrafopredeter"/>
    <w:link w:val="Sangradetextonormal"/>
    <w:rsid w:val="00BE6FAC"/>
    <w:rPr>
      <w:rFonts w:ascii="Times New Roman" w:eastAsia="Arial Unicode MS" w:hAnsi="Times New Roman" w:cs="Times New Roman"/>
      <w:kern w:val="1"/>
      <w:sz w:val="24"/>
      <w:szCs w:val="24"/>
      <w:lang w:val="es-ES_tradnl" w:eastAsia="es-EC"/>
      <w14:ligatures w14:val="none"/>
    </w:rPr>
  </w:style>
  <w:style w:type="paragraph" w:styleId="Encabezado">
    <w:name w:val="header"/>
    <w:basedOn w:val="Normal"/>
    <w:link w:val="EncabezadoCar"/>
    <w:rsid w:val="00BE6FAC"/>
    <w:pPr>
      <w:tabs>
        <w:tab w:val="center" w:pos="4252"/>
        <w:tab w:val="right" w:pos="8504"/>
      </w:tabs>
      <w:autoSpaceDE w:val="0"/>
    </w:pPr>
    <w:rPr>
      <w:rFonts w:ascii="Courier New" w:hAnsi="Courier New" w:cs="Courier New"/>
      <w:sz w:val="20"/>
      <w:szCs w:val="20"/>
      <w:lang w:val="en-US"/>
    </w:rPr>
  </w:style>
  <w:style w:type="character" w:customStyle="1" w:styleId="EncabezadoCar">
    <w:name w:val="Encabezado Car"/>
    <w:basedOn w:val="Fuentedeprrafopredeter"/>
    <w:link w:val="Encabezado"/>
    <w:rsid w:val="00BE6FAC"/>
    <w:rPr>
      <w:rFonts w:ascii="Courier New" w:eastAsia="Arial Unicode MS" w:hAnsi="Courier New" w:cs="Courier New"/>
      <w:kern w:val="1"/>
      <w:sz w:val="20"/>
      <w:szCs w:val="20"/>
      <w:lang w:val="en-US" w:eastAsia="es-EC"/>
      <w14:ligatures w14:val="none"/>
    </w:rPr>
  </w:style>
  <w:style w:type="paragraph" w:styleId="Piedepgina">
    <w:name w:val="footer"/>
    <w:basedOn w:val="Normal"/>
    <w:link w:val="PiedepginaCar"/>
    <w:rsid w:val="00BE6FAC"/>
    <w:pPr>
      <w:tabs>
        <w:tab w:val="center" w:pos="4252"/>
        <w:tab w:val="right" w:pos="8504"/>
      </w:tabs>
      <w:overflowPunct w:val="0"/>
      <w:autoSpaceDE w:val="0"/>
      <w:textAlignment w:val="baseline"/>
    </w:pPr>
    <w:rPr>
      <w:rFonts w:ascii="Courier New" w:hAnsi="Courier New" w:cs="Courier New"/>
    </w:rPr>
  </w:style>
  <w:style w:type="character" w:customStyle="1" w:styleId="PiedepginaCar">
    <w:name w:val="Pie de página Car"/>
    <w:basedOn w:val="Fuentedeprrafopredeter"/>
    <w:link w:val="Piedepgina"/>
    <w:rsid w:val="00BE6FAC"/>
    <w:rPr>
      <w:rFonts w:ascii="Courier New" w:eastAsia="Arial Unicode MS" w:hAnsi="Courier New" w:cs="Courier New"/>
      <w:kern w:val="1"/>
      <w:sz w:val="24"/>
      <w:szCs w:val="24"/>
      <w:lang w:val="es-ES_tradnl" w:eastAsia="es-EC"/>
      <w14:ligatures w14:val="none"/>
    </w:rPr>
  </w:style>
  <w:style w:type="paragraph" w:customStyle="1" w:styleId="p4">
    <w:name w:val="p4"/>
    <w:basedOn w:val="Normal"/>
    <w:rsid w:val="00BE6FAC"/>
    <w:pPr>
      <w:tabs>
        <w:tab w:val="left" w:pos="720"/>
      </w:tabs>
      <w:autoSpaceDE w:val="0"/>
      <w:spacing w:line="240" w:lineRule="atLeast"/>
      <w:jc w:val="both"/>
    </w:pPr>
    <w:rPr>
      <w:rFonts w:ascii="Courier New" w:hAnsi="Courier New" w:cs="Courier New"/>
      <w:sz w:val="20"/>
      <w:szCs w:val="20"/>
    </w:rPr>
  </w:style>
  <w:style w:type="paragraph" w:customStyle="1" w:styleId="Contenidodelatabla">
    <w:name w:val="Contenido de la tabla"/>
    <w:basedOn w:val="Normal"/>
    <w:rsid w:val="00BE6FAC"/>
    <w:pPr>
      <w:suppressLineNumbers/>
    </w:pPr>
  </w:style>
  <w:style w:type="paragraph" w:customStyle="1" w:styleId="Textoindependiente32">
    <w:name w:val="Texto independiente 32"/>
    <w:basedOn w:val="Normal"/>
    <w:rsid w:val="00BE6FAC"/>
    <w:pPr>
      <w:widowControl/>
      <w:tabs>
        <w:tab w:val="left" w:pos="-720"/>
      </w:tabs>
      <w:overflowPunct w:val="0"/>
      <w:jc w:val="both"/>
    </w:pPr>
    <w:rPr>
      <w:rFonts w:ascii="Arial" w:hAnsi="Arial" w:cs="Arial"/>
      <w:spacing w:val="-2"/>
      <w:sz w:val="22"/>
      <w:szCs w:val="22"/>
    </w:rPr>
  </w:style>
  <w:style w:type="paragraph" w:customStyle="1" w:styleId="Encabezadodelatabla">
    <w:name w:val="Encabezado de la tabla"/>
    <w:basedOn w:val="Contenidodelatabla"/>
    <w:rsid w:val="00BE6FAC"/>
    <w:pPr>
      <w:jc w:val="center"/>
    </w:pPr>
    <w:rPr>
      <w:b/>
      <w:bCs/>
    </w:rPr>
  </w:style>
  <w:style w:type="paragraph" w:customStyle="1" w:styleId="Standard">
    <w:name w:val="Standard"/>
    <w:rsid w:val="00BE6FAC"/>
    <w:pPr>
      <w:autoSpaceDN w:val="0"/>
      <w:spacing w:after="0" w:line="240" w:lineRule="auto"/>
      <w:textAlignment w:val="baseline"/>
    </w:pPr>
    <w:rPr>
      <w:rFonts w:ascii="Times New Roman" w:eastAsia="Times New Roman" w:hAnsi="Times New Roman" w:cs="Times New Roman"/>
      <w:kern w:val="0"/>
      <w:sz w:val="20"/>
      <w:szCs w:val="20"/>
      <w:lang w:eastAsia="es-EC"/>
      <w14:ligatures w14:val="none"/>
    </w:rPr>
  </w:style>
  <w:style w:type="character" w:customStyle="1" w:styleId="Internetlink">
    <w:name w:val="Internet link"/>
    <w:rsid w:val="00BE6FAC"/>
    <w:rPr>
      <w:color w:val="000080"/>
      <w:u w:val="single"/>
    </w:rPr>
  </w:style>
  <w:style w:type="numbering" w:customStyle="1" w:styleId="WW8Num48">
    <w:name w:val="WW8Num48"/>
    <w:basedOn w:val="Sinlista"/>
    <w:rsid w:val="00BE6FAC"/>
    <w:pPr>
      <w:numPr>
        <w:numId w:val="15"/>
      </w:numPr>
    </w:pPr>
  </w:style>
  <w:style w:type="table" w:styleId="Tablaconcuadrcula">
    <w:name w:val="Table Grid"/>
    <w:basedOn w:val="Tablanormal"/>
    <w:uiPriority w:val="59"/>
    <w:rsid w:val="00BE6FAC"/>
    <w:pPr>
      <w:autoSpaceDN w:val="0"/>
      <w:spacing w:after="0" w:line="240" w:lineRule="auto"/>
      <w:textAlignment w:val="baseline"/>
    </w:pPr>
    <w:rPr>
      <w:rFonts w:ascii="Times New Roman" w:eastAsia="Times New Roman" w:hAnsi="Times New Roman" w:cs="Times New Roman"/>
      <w:kern w:val="0"/>
      <w:sz w:val="20"/>
      <w:szCs w:val="20"/>
      <w:lang w:eastAsia="es-EC"/>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dy">
    <w:name w:val="Text body"/>
    <w:basedOn w:val="Standard"/>
    <w:rsid w:val="00BE6FAC"/>
    <w:pPr>
      <w:spacing w:after="120"/>
    </w:pPr>
  </w:style>
  <w:style w:type="paragraph" w:customStyle="1" w:styleId="Textbodyindent">
    <w:name w:val="Text body indent"/>
    <w:basedOn w:val="Standard"/>
    <w:rsid w:val="00BE6FAC"/>
    <w:pPr>
      <w:spacing w:after="120"/>
      <w:ind w:left="283"/>
    </w:pPr>
  </w:style>
  <w:style w:type="numbering" w:customStyle="1" w:styleId="WW8Num40">
    <w:name w:val="WW8Num40"/>
    <w:basedOn w:val="Sinlista"/>
    <w:rsid w:val="00BE6FAC"/>
    <w:pPr>
      <w:numPr>
        <w:numId w:val="17"/>
      </w:numPr>
    </w:pPr>
  </w:style>
  <w:style w:type="numbering" w:customStyle="1" w:styleId="WW8Num50">
    <w:name w:val="WW8Num50"/>
    <w:basedOn w:val="Sinlista"/>
    <w:rsid w:val="00BE6FAC"/>
    <w:pPr>
      <w:numPr>
        <w:numId w:val="18"/>
      </w:numPr>
    </w:pPr>
  </w:style>
  <w:style w:type="numbering" w:customStyle="1" w:styleId="WW8Num46">
    <w:name w:val="WW8Num46"/>
    <w:basedOn w:val="Sinlista"/>
    <w:rsid w:val="00BE6FAC"/>
    <w:pPr>
      <w:numPr>
        <w:numId w:val="19"/>
      </w:numPr>
    </w:pPr>
  </w:style>
  <w:style w:type="paragraph" w:customStyle="1" w:styleId="TableContents">
    <w:name w:val="Table Contents"/>
    <w:basedOn w:val="Normal"/>
    <w:rsid w:val="00BE6FAC"/>
    <w:pPr>
      <w:widowControl/>
      <w:suppressLineNumbers/>
      <w:autoSpaceDN w:val="0"/>
      <w:textAlignment w:val="baseline"/>
    </w:pPr>
    <w:rPr>
      <w:rFonts w:eastAsia="Times New Roman" w:cs="Calibri"/>
      <w:kern w:val="0"/>
      <w:lang w:val="es-EC" w:eastAsia="ar-SA"/>
    </w:rPr>
  </w:style>
  <w:style w:type="numbering" w:customStyle="1" w:styleId="WW8Num43">
    <w:name w:val="WW8Num43"/>
    <w:basedOn w:val="Sinlista"/>
    <w:rsid w:val="00BE6FAC"/>
    <w:pPr>
      <w:numPr>
        <w:numId w:val="22"/>
      </w:numPr>
    </w:pPr>
  </w:style>
  <w:style w:type="numbering" w:customStyle="1" w:styleId="WW8Num47">
    <w:name w:val="WW8Num47"/>
    <w:basedOn w:val="Sinlista"/>
    <w:rsid w:val="00BE6FAC"/>
    <w:pPr>
      <w:numPr>
        <w:numId w:val="23"/>
      </w:numPr>
    </w:pPr>
  </w:style>
  <w:style w:type="numbering" w:customStyle="1" w:styleId="WW8Num42">
    <w:name w:val="WW8Num42"/>
    <w:basedOn w:val="Sinlista"/>
    <w:rsid w:val="00BE6FAC"/>
    <w:pPr>
      <w:numPr>
        <w:numId w:val="24"/>
      </w:numPr>
    </w:pPr>
  </w:style>
  <w:style w:type="numbering" w:customStyle="1" w:styleId="WW8Num45">
    <w:name w:val="WW8Num45"/>
    <w:basedOn w:val="Sinlista"/>
    <w:rsid w:val="00BE6FAC"/>
    <w:pPr>
      <w:numPr>
        <w:numId w:val="25"/>
      </w:numPr>
    </w:pPr>
  </w:style>
  <w:style w:type="numbering" w:customStyle="1" w:styleId="WW8Num39">
    <w:name w:val="WW8Num39"/>
    <w:basedOn w:val="Sinlista"/>
    <w:rsid w:val="00BE6FAC"/>
    <w:pPr>
      <w:numPr>
        <w:numId w:val="26"/>
      </w:numPr>
    </w:pPr>
  </w:style>
  <w:style w:type="numbering" w:customStyle="1" w:styleId="WW8Num41">
    <w:name w:val="WW8Num41"/>
    <w:basedOn w:val="Sinlista"/>
    <w:rsid w:val="00BE6FAC"/>
    <w:pPr>
      <w:numPr>
        <w:numId w:val="27"/>
      </w:numPr>
    </w:pPr>
  </w:style>
  <w:style w:type="numbering" w:customStyle="1" w:styleId="WW8Num44">
    <w:name w:val="WW8Num44"/>
    <w:basedOn w:val="Sinlista"/>
    <w:rsid w:val="00BE6FAC"/>
    <w:pPr>
      <w:numPr>
        <w:numId w:val="28"/>
      </w:numPr>
    </w:pPr>
  </w:style>
  <w:style w:type="numbering" w:customStyle="1" w:styleId="WW8Num38">
    <w:name w:val="WW8Num38"/>
    <w:basedOn w:val="Sinlista"/>
    <w:rsid w:val="00BE6FAC"/>
    <w:pPr>
      <w:numPr>
        <w:numId w:val="29"/>
      </w:numPr>
    </w:pPr>
  </w:style>
  <w:style w:type="paragraph" w:styleId="Textodeglobo">
    <w:name w:val="Balloon Text"/>
    <w:basedOn w:val="Normal"/>
    <w:link w:val="TextodegloboCar"/>
    <w:uiPriority w:val="99"/>
    <w:unhideWhenUsed/>
    <w:rsid w:val="00BE6FAC"/>
    <w:rPr>
      <w:rFonts w:ascii="Tahoma" w:hAnsi="Tahoma" w:cs="Tahoma"/>
      <w:sz w:val="16"/>
      <w:szCs w:val="16"/>
    </w:rPr>
  </w:style>
  <w:style w:type="character" w:customStyle="1" w:styleId="TextodegloboCar">
    <w:name w:val="Texto de globo Car"/>
    <w:basedOn w:val="Fuentedeprrafopredeter"/>
    <w:link w:val="Textodeglobo"/>
    <w:uiPriority w:val="99"/>
    <w:rsid w:val="00BE6FAC"/>
    <w:rPr>
      <w:rFonts w:ascii="Tahoma" w:eastAsia="Arial Unicode MS" w:hAnsi="Tahoma" w:cs="Tahoma"/>
      <w:kern w:val="1"/>
      <w:sz w:val="16"/>
      <w:szCs w:val="16"/>
      <w:lang w:val="es-ES_tradnl" w:eastAsia="es-EC"/>
      <w14:ligatures w14:val="none"/>
    </w:rPr>
  </w:style>
  <w:style w:type="character" w:styleId="Refdecomentario">
    <w:name w:val="annotation reference"/>
    <w:uiPriority w:val="99"/>
    <w:semiHidden/>
    <w:unhideWhenUsed/>
    <w:rsid w:val="00BE6FAC"/>
    <w:rPr>
      <w:sz w:val="16"/>
      <w:szCs w:val="16"/>
    </w:rPr>
  </w:style>
  <w:style w:type="paragraph" w:styleId="Textocomentario">
    <w:name w:val="annotation text"/>
    <w:basedOn w:val="Normal"/>
    <w:link w:val="TextocomentarioCar"/>
    <w:uiPriority w:val="99"/>
    <w:unhideWhenUsed/>
    <w:rsid w:val="00BE6FAC"/>
    <w:rPr>
      <w:sz w:val="20"/>
      <w:szCs w:val="20"/>
    </w:rPr>
  </w:style>
  <w:style w:type="character" w:customStyle="1" w:styleId="TextocomentarioCar">
    <w:name w:val="Texto comentario Car"/>
    <w:basedOn w:val="Fuentedeprrafopredeter"/>
    <w:link w:val="Textocomentario"/>
    <w:uiPriority w:val="99"/>
    <w:rsid w:val="00BE6FAC"/>
    <w:rPr>
      <w:rFonts w:ascii="Times New Roman" w:eastAsia="Arial Unicode MS" w:hAnsi="Times New Roman" w:cs="Times New Roman"/>
      <w:kern w:val="1"/>
      <w:sz w:val="20"/>
      <w:szCs w:val="20"/>
      <w:lang w:val="es-ES_tradnl" w:eastAsia="es-EC"/>
      <w14:ligatures w14:val="none"/>
    </w:rPr>
  </w:style>
  <w:style w:type="paragraph" w:styleId="Asuntodelcomentario">
    <w:name w:val="annotation subject"/>
    <w:basedOn w:val="Textocomentario"/>
    <w:next w:val="Textocomentario"/>
    <w:link w:val="AsuntodelcomentarioCar"/>
    <w:uiPriority w:val="99"/>
    <w:unhideWhenUsed/>
    <w:rsid w:val="00BE6FAC"/>
    <w:rPr>
      <w:b/>
      <w:bCs/>
    </w:rPr>
  </w:style>
  <w:style w:type="character" w:customStyle="1" w:styleId="AsuntodelcomentarioCar">
    <w:name w:val="Asunto del comentario Car"/>
    <w:basedOn w:val="TextocomentarioCar"/>
    <w:link w:val="Asuntodelcomentario"/>
    <w:uiPriority w:val="99"/>
    <w:rsid w:val="00BE6FAC"/>
    <w:rPr>
      <w:rFonts w:ascii="Times New Roman" w:eastAsia="Arial Unicode MS" w:hAnsi="Times New Roman" w:cs="Times New Roman"/>
      <w:b/>
      <w:bCs/>
      <w:kern w:val="1"/>
      <w:sz w:val="20"/>
      <w:szCs w:val="20"/>
      <w:lang w:val="es-ES_tradnl" w:eastAsia="es-EC"/>
      <w14:ligatures w14:val="none"/>
    </w:rPr>
  </w:style>
  <w:style w:type="paragraph" w:styleId="Revisin">
    <w:name w:val="Revision"/>
    <w:hidden/>
    <w:uiPriority w:val="99"/>
    <w:semiHidden/>
    <w:rsid w:val="00BE6FAC"/>
    <w:pPr>
      <w:spacing w:after="0" w:line="240" w:lineRule="auto"/>
    </w:pPr>
    <w:rPr>
      <w:rFonts w:ascii="Times New Roman" w:eastAsia="Arial Unicode MS" w:hAnsi="Times New Roman" w:cs="Times New Roman"/>
      <w:kern w:val="1"/>
      <w:sz w:val="24"/>
      <w:szCs w:val="24"/>
      <w:lang w:val="es-ES_tradnl" w:eastAsia="es-EC"/>
      <w14:ligatures w14:val="none"/>
    </w:rPr>
  </w:style>
  <w:style w:type="paragraph" w:customStyle="1" w:styleId="standard0">
    <w:name w:val="standard"/>
    <w:basedOn w:val="Normal"/>
    <w:rsid w:val="00BE6FAC"/>
    <w:pPr>
      <w:widowControl/>
      <w:suppressAutoHyphens w:val="0"/>
      <w:spacing w:before="100" w:beforeAutospacing="1" w:after="100" w:afterAutospacing="1"/>
    </w:pPr>
    <w:rPr>
      <w:rFonts w:eastAsia="Times New Roman"/>
      <w:kern w:val="0"/>
      <w:lang w:val="es-EC"/>
    </w:rPr>
  </w:style>
  <w:style w:type="character" w:customStyle="1" w:styleId="PrrafodelistaCar">
    <w:name w:val="Párrafo de lista Car"/>
    <w:aliases w:val="TIT 2 IND Car,Capítulo Car,Texto Car,titulo 5 Car,Dot pt Car,No Spacing1 Car,List Paragraph Char Char Char Car,Indicator Text Car,Numbered Para 1 Car,Colorful List - Accent 11 Car,Bullet 1 Car,F5 List Paragraph Car,Bullet Points Car"/>
    <w:link w:val="Prrafodelista"/>
    <w:qFormat/>
    <w:locked/>
    <w:rsid w:val="00BE6FAC"/>
  </w:style>
  <w:style w:type="paragraph" w:customStyle="1" w:styleId="Default">
    <w:name w:val="Default"/>
    <w:rsid w:val="00BE6FAC"/>
    <w:pPr>
      <w:autoSpaceDE w:val="0"/>
      <w:autoSpaceDN w:val="0"/>
      <w:adjustRightInd w:val="0"/>
      <w:spacing w:after="0" w:line="240" w:lineRule="auto"/>
    </w:pPr>
    <w:rPr>
      <w:rFonts w:ascii="Calibri" w:eastAsia="Calibri" w:hAnsi="Calibri" w:cs="Calibri"/>
      <w:color w:val="000000"/>
      <w:kern w:val="0"/>
      <w:sz w:val="24"/>
      <w:szCs w:val="24"/>
      <w14:ligatures w14:val="none"/>
    </w:rPr>
  </w:style>
  <w:style w:type="table" w:customStyle="1" w:styleId="TableNormal">
    <w:name w:val="Table Normal"/>
    <w:uiPriority w:val="2"/>
    <w:semiHidden/>
    <w:unhideWhenUsed/>
    <w:qFormat/>
    <w:rsid w:val="00BE6FAC"/>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E6FAC"/>
    <w:pPr>
      <w:suppressAutoHyphens w:val="0"/>
      <w:autoSpaceDE w:val="0"/>
      <w:autoSpaceDN w:val="0"/>
    </w:pPr>
    <w:rPr>
      <w:rFonts w:eastAsia="Times New Roman"/>
      <w:kern w:val="0"/>
      <w:sz w:val="22"/>
      <w:szCs w:val="22"/>
      <w:lang w:val="es-ES" w:eastAsia="en-US"/>
    </w:rPr>
  </w:style>
  <w:style w:type="numbering" w:customStyle="1" w:styleId="Sinlista1">
    <w:name w:val="Sin lista1"/>
    <w:next w:val="Sinlista"/>
    <w:uiPriority w:val="99"/>
    <w:semiHidden/>
    <w:unhideWhenUsed/>
    <w:rsid w:val="00BE6FAC"/>
  </w:style>
  <w:style w:type="paragraph" w:customStyle="1" w:styleId="sdfootnote">
    <w:name w:val="sdfootnote"/>
    <w:basedOn w:val="Normal"/>
    <w:rsid w:val="00BE6FAC"/>
    <w:pPr>
      <w:widowControl/>
      <w:spacing w:before="100" w:beforeAutospacing="1"/>
      <w:ind w:left="284" w:hanging="284"/>
    </w:pPr>
    <w:rPr>
      <w:rFonts w:eastAsia="Times New Roman"/>
      <w:kern w:val="0"/>
      <w:sz w:val="20"/>
      <w:szCs w:val="20"/>
      <w:lang w:val="es-EC" w:bidi="hi-IN"/>
    </w:rPr>
  </w:style>
  <w:style w:type="paragraph" w:customStyle="1" w:styleId="western">
    <w:name w:val="western"/>
    <w:basedOn w:val="Normal"/>
    <w:rsid w:val="00BE6FAC"/>
    <w:pPr>
      <w:widowControl/>
      <w:spacing w:before="100" w:beforeAutospacing="1"/>
      <w:jc w:val="both"/>
    </w:pPr>
    <w:rPr>
      <w:rFonts w:ascii="Arial" w:eastAsia="Times New Roman" w:hAnsi="Arial" w:cs="Arial"/>
      <w:kern w:val="0"/>
      <w:szCs w:val="20"/>
      <w:u w:val="single"/>
      <w:lang w:val="es-EC" w:bidi="hi-IN"/>
    </w:rPr>
  </w:style>
  <w:style w:type="paragraph" w:customStyle="1" w:styleId="western1">
    <w:name w:val="western1"/>
    <w:basedOn w:val="Normal"/>
    <w:rsid w:val="00BE6FAC"/>
    <w:pPr>
      <w:widowControl/>
      <w:spacing w:before="100" w:beforeAutospacing="1"/>
      <w:jc w:val="both"/>
    </w:pPr>
    <w:rPr>
      <w:rFonts w:ascii="Arial" w:eastAsia="Times New Roman" w:hAnsi="Arial" w:cs="Arial"/>
      <w:kern w:val="0"/>
      <w:szCs w:val="20"/>
      <w:u w:val="single"/>
      <w:lang w:val="es-EC" w:bidi="hi-IN"/>
    </w:rPr>
  </w:style>
  <w:style w:type="character" w:customStyle="1" w:styleId="WW8Num7z0">
    <w:name w:val="WW8Num7z0"/>
    <w:rsid w:val="00BE6FAC"/>
    <w:rPr>
      <w:rFonts w:ascii="Wingdings" w:hAnsi="Wingdings"/>
    </w:rPr>
  </w:style>
  <w:style w:type="character" w:customStyle="1" w:styleId="WW8Num36z0">
    <w:name w:val="WW8Num36z0"/>
    <w:rsid w:val="00BE6FAC"/>
    <w:rPr>
      <w:rFonts w:ascii="Bookman Old Style" w:hAnsi="Bookman Old Style"/>
    </w:rPr>
  </w:style>
  <w:style w:type="character" w:customStyle="1" w:styleId="WW8Num36z1">
    <w:name w:val="WW8Num36z1"/>
    <w:rsid w:val="00BE6FAC"/>
    <w:rPr>
      <w:rFonts w:ascii="Courier New" w:hAnsi="Courier New"/>
    </w:rPr>
  </w:style>
  <w:style w:type="character" w:customStyle="1" w:styleId="WW8Num37z0">
    <w:name w:val="WW8Num37z0"/>
    <w:rsid w:val="00BE6FAC"/>
    <w:rPr>
      <w:rFonts w:ascii="Wingdings" w:hAnsi="Wingdings"/>
    </w:rPr>
  </w:style>
  <w:style w:type="character" w:customStyle="1" w:styleId="WW8Num37z1">
    <w:name w:val="WW8Num37z1"/>
    <w:rsid w:val="00BE6FAC"/>
    <w:rPr>
      <w:rFonts w:ascii="Courier New" w:hAnsi="Courier New"/>
    </w:rPr>
  </w:style>
  <w:style w:type="character" w:customStyle="1" w:styleId="WW8Num38z0">
    <w:name w:val="WW8Num38z0"/>
    <w:rsid w:val="00BE6FAC"/>
    <w:rPr>
      <w:rFonts w:ascii="Wingdings" w:hAnsi="Wingdings"/>
    </w:rPr>
  </w:style>
  <w:style w:type="character" w:customStyle="1" w:styleId="WW8Num38z1">
    <w:name w:val="WW8Num38z1"/>
    <w:rsid w:val="00BE6FAC"/>
    <w:rPr>
      <w:rFonts w:ascii="Courier New" w:hAnsi="Courier New"/>
    </w:rPr>
  </w:style>
  <w:style w:type="character" w:customStyle="1" w:styleId="WW8Num39z0">
    <w:name w:val="WW8Num39z0"/>
    <w:rsid w:val="00BE6FAC"/>
    <w:rPr>
      <w:rFonts w:ascii="Wingdings" w:hAnsi="Wingdings"/>
    </w:rPr>
  </w:style>
  <w:style w:type="character" w:customStyle="1" w:styleId="WW8Num39z1">
    <w:name w:val="WW8Num39z1"/>
    <w:rsid w:val="00BE6FAC"/>
    <w:rPr>
      <w:rFonts w:ascii="Courier New" w:hAnsi="Courier New"/>
    </w:rPr>
  </w:style>
  <w:style w:type="character" w:customStyle="1" w:styleId="WW8Num40z0">
    <w:name w:val="WW8Num40z0"/>
    <w:rsid w:val="00BE6FAC"/>
    <w:rPr>
      <w:rFonts w:ascii="Wingdings" w:hAnsi="Wingdings"/>
    </w:rPr>
  </w:style>
  <w:style w:type="character" w:customStyle="1" w:styleId="WW8Num40z1">
    <w:name w:val="WW8Num40z1"/>
    <w:rsid w:val="00BE6FAC"/>
    <w:rPr>
      <w:rFonts w:ascii="Courier New" w:hAnsi="Courier New"/>
    </w:rPr>
  </w:style>
  <w:style w:type="character" w:customStyle="1" w:styleId="WW-Absatz-Standardschriftart11">
    <w:name w:val="WW-Absatz-Standardschriftart11"/>
    <w:rsid w:val="00BE6FAC"/>
  </w:style>
  <w:style w:type="character" w:customStyle="1" w:styleId="WW-Absatz-Standardschriftart111">
    <w:name w:val="WW-Absatz-Standardschriftart111"/>
    <w:rsid w:val="00BE6FAC"/>
  </w:style>
  <w:style w:type="character" w:customStyle="1" w:styleId="WW-Absatz-Standardschriftart1111">
    <w:name w:val="WW-Absatz-Standardschriftart1111"/>
    <w:rsid w:val="00BE6FAC"/>
  </w:style>
  <w:style w:type="character" w:customStyle="1" w:styleId="WW-Absatz-Standardschriftart11111">
    <w:name w:val="WW-Absatz-Standardschriftart11111"/>
    <w:rsid w:val="00BE6FAC"/>
  </w:style>
  <w:style w:type="character" w:customStyle="1" w:styleId="WW-Absatz-Standardschriftart111111">
    <w:name w:val="WW-Absatz-Standardschriftart111111"/>
    <w:rsid w:val="00BE6FAC"/>
  </w:style>
  <w:style w:type="character" w:customStyle="1" w:styleId="WW-Absatz-Standardschriftart1111111">
    <w:name w:val="WW-Absatz-Standardschriftart1111111"/>
    <w:rsid w:val="00BE6FAC"/>
  </w:style>
  <w:style w:type="character" w:customStyle="1" w:styleId="WW-Absatz-Standardschriftart11111111">
    <w:name w:val="WW-Absatz-Standardschriftart11111111"/>
    <w:rsid w:val="00BE6FAC"/>
  </w:style>
  <w:style w:type="character" w:customStyle="1" w:styleId="WW-Absatz-Standardschriftart111111111">
    <w:name w:val="WW-Absatz-Standardschriftart111111111"/>
    <w:rsid w:val="00BE6FAC"/>
  </w:style>
  <w:style w:type="character" w:customStyle="1" w:styleId="WW-Absatz-Standardschriftart1111111111">
    <w:name w:val="WW-Absatz-Standardschriftart1111111111"/>
    <w:rsid w:val="00BE6FAC"/>
  </w:style>
  <w:style w:type="character" w:customStyle="1" w:styleId="WW-Absatz-Standardschriftart11111111111">
    <w:name w:val="WW-Absatz-Standardschriftart11111111111"/>
    <w:rsid w:val="00BE6FAC"/>
  </w:style>
  <w:style w:type="character" w:customStyle="1" w:styleId="WW-Absatz-Standardschriftart111111111111">
    <w:name w:val="WW-Absatz-Standardschriftart111111111111"/>
    <w:rsid w:val="00BE6FAC"/>
  </w:style>
  <w:style w:type="character" w:customStyle="1" w:styleId="WW-Absatz-Standardschriftart1111111111111">
    <w:name w:val="WW-Absatz-Standardschriftart1111111111111"/>
    <w:rsid w:val="00BE6FAC"/>
  </w:style>
  <w:style w:type="character" w:customStyle="1" w:styleId="WW8Num4z0">
    <w:name w:val="WW8Num4z0"/>
    <w:rsid w:val="00BE6FAC"/>
    <w:rPr>
      <w:rFonts w:ascii="Wingdings" w:hAnsi="Wingdings"/>
    </w:rPr>
  </w:style>
  <w:style w:type="character" w:customStyle="1" w:styleId="WW8Num26z0">
    <w:name w:val="WW8Num26z0"/>
    <w:rsid w:val="00BE6FAC"/>
    <w:rPr>
      <w:rFonts w:ascii="Symbol" w:hAnsi="Symbol"/>
      <w:b/>
    </w:rPr>
  </w:style>
  <w:style w:type="character" w:customStyle="1" w:styleId="WW8Num30z0">
    <w:name w:val="WW8Num30z0"/>
    <w:rsid w:val="00BE6FAC"/>
    <w:rPr>
      <w:b/>
    </w:rPr>
  </w:style>
  <w:style w:type="character" w:customStyle="1" w:styleId="WW8Num32z0">
    <w:name w:val="WW8Num32z0"/>
    <w:rsid w:val="00BE6FAC"/>
    <w:rPr>
      <w:rFonts w:ascii="Wingdings" w:hAnsi="Wingdings"/>
    </w:rPr>
  </w:style>
  <w:style w:type="character" w:customStyle="1" w:styleId="WW8Num44z0">
    <w:name w:val="WW8Num44z0"/>
    <w:rsid w:val="00BE6FAC"/>
    <w:rPr>
      <w:rFonts w:ascii="Wingdings" w:hAnsi="Wingdings"/>
    </w:rPr>
  </w:style>
  <w:style w:type="character" w:customStyle="1" w:styleId="WW8Num55z0">
    <w:name w:val="WW8Num55z0"/>
    <w:rsid w:val="00BE6FAC"/>
    <w:rPr>
      <w:rFonts w:ascii="Symbol" w:hAnsi="Symbol"/>
    </w:rPr>
  </w:style>
  <w:style w:type="character" w:customStyle="1" w:styleId="WW8Num55z1">
    <w:name w:val="WW8Num55z1"/>
    <w:rsid w:val="00BE6FAC"/>
    <w:rPr>
      <w:rFonts w:ascii="OpenSymbol" w:hAnsi="OpenSymbol"/>
    </w:rPr>
  </w:style>
  <w:style w:type="character" w:customStyle="1" w:styleId="WW8Num56z0">
    <w:name w:val="WW8Num56z0"/>
    <w:rsid w:val="00BE6FAC"/>
    <w:rPr>
      <w:rFonts w:ascii="Symbol" w:hAnsi="Symbol"/>
    </w:rPr>
  </w:style>
  <w:style w:type="character" w:customStyle="1" w:styleId="WW8Num56z1">
    <w:name w:val="WW8Num56z1"/>
    <w:rsid w:val="00BE6FAC"/>
    <w:rPr>
      <w:rFonts w:ascii="OpenSymbol" w:hAnsi="OpenSymbol"/>
    </w:rPr>
  </w:style>
  <w:style w:type="character" w:customStyle="1" w:styleId="WW8Num57z0">
    <w:name w:val="WW8Num57z0"/>
    <w:rsid w:val="00BE6FAC"/>
    <w:rPr>
      <w:rFonts w:ascii="Symbol" w:hAnsi="Symbol"/>
    </w:rPr>
  </w:style>
  <w:style w:type="character" w:customStyle="1" w:styleId="WW8Num57z1">
    <w:name w:val="WW8Num57z1"/>
    <w:rsid w:val="00BE6FAC"/>
    <w:rPr>
      <w:rFonts w:ascii="OpenSymbol" w:hAnsi="OpenSymbol"/>
    </w:rPr>
  </w:style>
  <w:style w:type="character" w:customStyle="1" w:styleId="WW-Absatz-Standardschriftart11111111111111">
    <w:name w:val="WW-Absatz-Standardschriftart11111111111111"/>
    <w:rsid w:val="00BE6FAC"/>
  </w:style>
  <w:style w:type="character" w:customStyle="1" w:styleId="WW8Num45z0">
    <w:name w:val="WW8Num45z0"/>
    <w:rsid w:val="00BE6FAC"/>
    <w:rPr>
      <w:rFonts w:ascii="Symbol" w:hAnsi="Symbol"/>
    </w:rPr>
  </w:style>
  <w:style w:type="character" w:customStyle="1" w:styleId="WW8Num58z0">
    <w:name w:val="WW8Num58z0"/>
    <w:rsid w:val="00BE6FAC"/>
    <w:rPr>
      <w:rFonts w:ascii="Symbol" w:hAnsi="Symbol"/>
    </w:rPr>
  </w:style>
  <w:style w:type="character" w:customStyle="1" w:styleId="WW8Num58z1">
    <w:name w:val="WW8Num58z1"/>
    <w:rsid w:val="00BE6FAC"/>
    <w:rPr>
      <w:rFonts w:ascii="OpenSymbol" w:hAnsi="OpenSymbol"/>
    </w:rPr>
  </w:style>
  <w:style w:type="character" w:customStyle="1" w:styleId="WW-Absatz-Standardschriftart111111111111111">
    <w:name w:val="WW-Absatz-Standardschriftart111111111111111"/>
    <w:rsid w:val="00BE6FAC"/>
  </w:style>
  <w:style w:type="character" w:customStyle="1" w:styleId="WW-Absatz-Standardschriftart1111111111111111">
    <w:name w:val="WW-Absatz-Standardschriftart1111111111111111"/>
    <w:rsid w:val="00BE6FAC"/>
  </w:style>
  <w:style w:type="character" w:customStyle="1" w:styleId="WW-Absatz-Standardschriftart11111111111111111">
    <w:name w:val="WW-Absatz-Standardschriftart11111111111111111"/>
    <w:rsid w:val="00BE6FAC"/>
  </w:style>
  <w:style w:type="character" w:customStyle="1" w:styleId="WW-Absatz-Standardschriftart111111111111111111">
    <w:name w:val="WW-Absatz-Standardschriftart111111111111111111"/>
    <w:rsid w:val="00BE6FAC"/>
  </w:style>
  <w:style w:type="character" w:customStyle="1" w:styleId="WW-Absatz-Standardschriftart1111111111111111111">
    <w:name w:val="WW-Absatz-Standardschriftart1111111111111111111"/>
    <w:rsid w:val="00BE6FAC"/>
  </w:style>
  <w:style w:type="character" w:customStyle="1" w:styleId="WW-Absatz-Standardschriftart11111111111111111111">
    <w:name w:val="WW-Absatz-Standardschriftart11111111111111111111"/>
    <w:rsid w:val="00BE6FAC"/>
  </w:style>
  <w:style w:type="character" w:customStyle="1" w:styleId="WW-Absatz-Standardschriftart111111111111111111111">
    <w:name w:val="WW-Absatz-Standardschriftart111111111111111111111"/>
    <w:rsid w:val="00BE6FAC"/>
  </w:style>
  <w:style w:type="character" w:customStyle="1" w:styleId="WW8Num34z0">
    <w:name w:val="WW8Num34z0"/>
    <w:rsid w:val="00BE6FAC"/>
    <w:rPr>
      <w:rFonts w:ascii="Symbol" w:hAnsi="Symbol"/>
    </w:rPr>
  </w:style>
  <w:style w:type="character" w:customStyle="1" w:styleId="WW8Num49z0">
    <w:name w:val="WW8Num49z0"/>
    <w:rsid w:val="00BE6FAC"/>
    <w:rPr>
      <w:rFonts w:ascii="Symbol" w:hAnsi="Symbol"/>
    </w:rPr>
  </w:style>
  <w:style w:type="character" w:customStyle="1" w:styleId="WW-Absatz-Standardschriftart1111111111111111111111">
    <w:name w:val="WW-Absatz-Standardschriftart1111111111111111111111"/>
    <w:rsid w:val="00BE6FAC"/>
  </w:style>
  <w:style w:type="character" w:customStyle="1" w:styleId="WW8Num9z0">
    <w:name w:val="WW8Num9z0"/>
    <w:rsid w:val="00BE6FAC"/>
    <w:rPr>
      <w:rFonts w:ascii="Symbol" w:hAnsi="Symbol"/>
    </w:rPr>
  </w:style>
  <w:style w:type="character" w:customStyle="1" w:styleId="WW8Num18z0">
    <w:name w:val="WW8Num18z0"/>
    <w:rsid w:val="00BE6FAC"/>
    <w:rPr>
      <w:rFonts w:ascii="Symbol" w:hAnsi="Symbol"/>
    </w:rPr>
  </w:style>
  <w:style w:type="character" w:customStyle="1" w:styleId="WW8Num19z0">
    <w:name w:val="WW8Num19z0"/>
    <w:rsid w:val="00BE6FAC"/>
    <w:rPr>
      <w:rFonts w:ascii="Symbol" w:hAnsi="Symbol"/>
    </w:rPr>
  </w:style>
  <w:style w:type="character" w:customStyle="1" w:styleId="WW8Num51z0">
    <w:name w:val="WW8Num51z0"/>
    <w:rsid w:val="00BE6FAC"/>
    <w:rPr>
      <w:rFonts w:ascii="Symbol" w:hAnsi="Symbol"/>
    </w:rPr>
  </w:style>
  <w:style w:type="character" w:customStyle="1" w:styleId="WW-Absatz-Standardschriftart11111111111111111111111">
    <w:name w:val="WW-Absatz-Standardschriftart11111111111111111111111"/>
    <w:rsid w:val="00BE6FAC"/>
  </w:style>
  <w:style w:type="character" w:customStyle="1" w:styleId="WW8Num33z0">
    <w:name w:val="WW8Num33z0"/>
    <w:rsid w:val="00BE6FAC"/>
    <w:rPr>
      <w:rFonts w:ascii="Wingdings" w:hAnsi="Wingdings"/>
    </w:rPr>
  </w:style>
  <w:style w:type="character" w:customStyle="1" w:styleId="WW8Num52z0">
    <w:name w:val="WW8Num52z0"/>
    <w:rsid w:val="00BE6FAC"/>
    <w:rPr>
      <w:rFonts w:ascii="Symbol" w:hAnsi="Symbol"/>
    </w:rPr>
  </w:style>
  <w:style w:type="character" w:customStyle="1" w:styleId="WW-Absatz-Standardschriftart111111111111111111111111">
    <w:name w:val="WW-Absatz-Standardschriftart111111111111111111111111"/>
    <w:rsid w:val="00BE6FAC"/>
  </w:style>
  <w:style w:type="character" w:customStyle="1" w:styleId="WW-Absatz-Standardschriftart1111111111111111111111111">
    <w:name w:val="WW-Absatz-Standardschriftart1111111111111111111111111"/>
    <w:rsid w:val="00BE6FAC"/>
  </w:style>
  <w:style w:type="character" w:customStyle="1" w:styleId="WW-Absatz-Standardschriftart11111111111111111111111111">
    <w:name w:val="WW-Absatz-Standardschriftart11111111111111111111111111"/>
    <w:rsid w:val="00BE6FAC"/>
  </w:style>
  <w:style w:type="character" w:customStyle="1" w:styleId="WW-Absatz-Standardschriftart111111111111111111111111111">
    <w:name w:val="WW-Absatz-Standardschriftart111111111111111111111111111"/>
    <w:rsid w:val="00BE6FAC"/>
  </w:style>
  <w:style w:type="character" w:customStyle="1" w:styleId="WW-Absatz-Standardschriftart1111111111111111111111111111">
    <w:name w:val="WW-Absatz-Standardschriftart1111111111111111111111111111"/>
    <w:rsid w:val="00BE6FAC"/>
  </w:style>
  <w:style w:type="character" w:customStyle="1" w:styleId="WW8Num21z0">
    <w:name w:val="WW8Num21z0"/>
    <w:rsid w:val="00BE6FAC"/>
    <w:rPr>
      <w:rFonts w:ascii="Bookman Old Style" w:hAnsi="Bookman Old Style"/>
    </w:rPr>
  </w:style>
  <w:style w:type="character" w:customStyle="1" w:styleId="WW8Num23z0">
    <w:name w:val="WW8Num23z0"/>
    <w:rsid w:val="00BE6FAC"/>
    <w:rPr>
      <w:rFonts w:ascii="Wingdings" w:hAnsi="Wingdings"/>
      <w:sz w:val="20"/>
    </w:rPr>
  </w:style>
  <w:style w:type="character" w:customStyle="1" w:styleId="WW8Num24z0">
    <w:name w:val="WW8Num24z0"/>
    <w:rsid w:val="00BE6FAC"/>
    <w:rPr>
      <w:rFonts w:ascii="Wingdings" w:hAnsi="Wingdings"/>
      <w:sz w:val="20"/>
    </w:rPr>
  </w:style>
  <w:style w:type="character" w:customStyle="1" w:styleId="WW8Num27z0">
    <w:name w:val="WW8Num27z0"/>
    <w:rsid w:val="00BE6FAC"/>
    <w:rPr>
      <w:rFonts w:ascii="Wingdings" w:hAnsi="Wingdings"/>
    </w:rPr>
  </w:style>
  <w:style w:type="character" w:customStyle="1" w:styleId="WW8Num43z0">
    <w:name w:val="WW8Num43z0"/>
    <w:rsid w:val="00BE6FAC"/>
    <w:rPr>
      <w:rFonts w:ascii="Wingdings" w:hAnsi="Wingdings"/>
    </w:rPr>
  </w:style>
  <w:style w:type="character" w:customStyle="1" w:styleId="WW8Num64z0">
    <w:name w:val="WW8Num64z0"/>
    <w:rsid w:val="00BE6FAC"/>
    <w:rPr>
      <w:rFonts w:ascii="Symbol" w:hAnsi="Symbol"/>
    </w:rPr>
  </w:style>
  <w:style w:type="character" w:customStyle="1" w:styleId="WW8Num66z0">
    <w:name w:val="WW8Num66z0"/>
    <w:rsid w:val="00BE6FAC"/>
    <w:rPr>
      <w:rFonts w:ascii="Symbol" w:hAnsi="Symbol"/>
    </w:rPr>
  </w:style>
  <w:style w:type="character" w:customStyle="1" w:styleId="WW8Num79z0">
    <w:name w:val="WW8Num79z0"/>
    <w:rsid w:val="00BE6FAC"/>
    <w:rPr>
      <w:rFonts w:ascii="Symbol" w:hAnsi="Symbol"/>
    </w:rPr>
  </w:style>
  <w:style w:type="character" w:customStyle="1" w:styleId="WW-Absatz-Standardschriftart11111111111111111111111111111">
    <w:name w:val="WW-Absatz-Standardschriftart11111111111111111111111111111"/>
    <w:rsid w:val="00BE6FAC"/>
  </w:style>
  <w:style w:type="character" w:customStyle="1" w:styleId="WW-Absatz-Standardschriftart111111111111111111111111111111">
    <w:name w:val="WW-Absatz-Standardschriftart111111111111111111111111111111"/>
    <w:rsid w:val="00BE6FAC"/>
  </w:style>
  <w:style w:type="character" w:customStyle="1" w:styleId="WW8Num25z0">
    <w:name w:val="WW8Num25z0"/>
    <w:rsid w:val="00BE6FAC"/>
    <w:rPr>
      <w:rFonts w:ascii="Symbol" w:hAnsi="Symbol"/>
    </w:rPr>
  </w:style>
  <w:style w:type="character" w:customStyle="1" w:styleId="WW8Num28z0">
    <w:name w:val="WW8Num28z0"/>
    <w:rsid w:val="00BE6FAC"/>
    <w:rPr>
      <w:rFonts w:ascii="Symbol" w:hAnsi="Symbol"/>
    </w:rPr>
  </w:style>
  <w:style w:type="character" w:customStyle="1" w:styleId="WW8Num65z0">
    <w:name w:val="WW8Num65z0"/>
    <w:rsid w:val="00BE6FAC"/>
    <w:rPr>
      <w:rFonts w:ascii="Symbol" w:hAnsi="Symbol"/>
    </w:rPr>
  </w:style>
  <w:style w:type="character" w:customStyle="1" w:styleId="WW8Num67z0">
    <w:name w:val="WW8Num67z0"/>
    <w:rsid w:val="00BE6FAC"/>
    <w:rPr>
      <w:rFonts w:ascii="Symbol" w:hAnsi="Symbol"/>
    </w:rPr>
  </w:style>
  <w:style w:type="character" w:customStyle="1" w:styleId="WW8Num80z0">
    <w:name w:val="WW8Num80z0"/>
    <w:rsid w:val="00BE6FAC"/>
    <w:rPr>
      <w:rFonts w:ascii="Symbol" w:hAnsi="Symbol"/>
    </w:rPr>
  </w:style>
  <w:style w:type="character" w:customStyle="1" w:styleId="WW-Absatz-Standardschriftart1111111111111111111111111111111">
    <w:name w:val="WW-Absatz-Standardschriftart1111111111111111111111111111111"/>
    <w:rsid w:val="00BE6FAC"/>
  </w:style>
  <w:style w:type="character" w:customStyle="1" w:styleId="WW-Absatz-Standardschriftart11111111111111111111111111111111">
    <w:name w:val="WW-Absatz-Standardschriftart11111111111111111111111111111111"/>
    <w:rsid w:val="00BE6FAC"/>
  </w:style>
  <w:style w:type="character" w:customStyle="1" w:styleId="WW-Absatz-Standardschriftart111111111111111111111111111111111">
    <w:name w:val="WW-Absatz-Standardschriftart111111111111111111111111111111111"/>
    <w:rsid w:val="00BE6FAC"/>
  </w:style>
  <w:style w:type="character" w:customStyle="1" w:styleId="WW-Absatz-Standardschriftart1111111111111111111111111111111111">
    <w:name w:val="WW-Absatz-Standardschriftart1111111111111111111111111111111111"/>
    <w:rsid w:val="00BE6FAC"/>
  </w:style>
  <w:style w:type="character" w:customStyle="1" w:styleId="WW-Absatz-Standardschriftart11111111111111111111111111111111111">
    <w:name w:val="WW-Absatz-Standardschriftart11111111111111111111111111111111111"/>
    <w:rsid w:val="00BE6FAC"/>
  </w:style>
  <w:style w:type="character" w:customStyle="1" w:styleId="WW-Absatz-Standardschriftart111111111111111111111111111111111111">
    <w:name w:val="WW-Absatz-Standardschriftart111111111111111111111111111111111111"/>
    <w:rsid w:val="00BE6FAC"/>
  </w:style>
  <w:style w:type="character" w:customStyle="1" w:styleId="WW8Num18z1">
    <w:name w:val="WW8Num18z1"/>
    <w:rsid w:val="00BE6FAC"/>
    <w:rPr>
      <w:rFonts w:ascii="OpenSymbol" w:hAnsi="OpenSymbol"/>
    </w:rPr>
  </w:style>
  <w:style w:type="character" w:customStyle="1" w:styleId="WW8Num19z1">
    <w:name w:val="WW8Num19z1"/>
    <w:rsid w:val="00BE6FAC"/>
    <w:rPr>
      <w:rFonts w:ascii="Courier New" w:hAnsi="Courier New"/>
    </w:rPr>
  </w:style>
  <w:style w:type="character" w:customStyle="1" w:styleId="WW8Num21z1">
    <w:name w:val="WW8Num21z1"/>
    <w:rsid w:val="00BE6FAC"/>
    <w:rPr>
      <w:rFonts w:ascii="OpenSymbol" w:hAnsi="OpenSymbol"/>
    </w:rPr>
  </w:style>
  <w:style w:type="character" w:customStyle="1" w:styleId="Fuentedeprrafopredeter6">
    <w:name w:val="Fuente de párrafo predeter.6"/>
    <w:rsid w:val="00BE6FAC"/>
  </w:style>
  <w:style w:type="character" w:customStyle="1" w:styleId="WW-Absatz-Standardschriftart1111111111111111111111111111111111111">
    <w:name w:val="WW-Absatz-Standardschriftart1111111111111111111111111111111111111"/>
    <w:rsid w:val="00BE6FAC"/>
  </w:style>
  <w:style w:type="character" w:customStyle="1" w:styleId="WW-Absatz-Standardschriftart11111111111111111111111111111111111111">
    <w:name w:val="WW-Absatz-Standardschriftart11111111111111111111111111111111111111"/>
    <w:rsid w:val="00BE6FAC"/>
  </w:style>
  <w:style w:type="character" w:customStyle="1" w:styleId="WW-Absatz-Standardschriftart111111111111111111111111111111111111111">
    <w:name w:val="WW-Absatz-Standardschriftart111111111111111111111111111111111111111"/>
    <w:rsid w:val="00BE6FAC"/>
  </w:style>
  <w:style w:type="character" w:customStyle="1" w:styleId="WW-Absatz-Standardschriftart1111111111111111111111111111111111111111">
    <w:name w:val="WW-Absatz-Standardschriftart1111111111111111111111111111111111111111"/>
    <w:rsid w:val="00BE6FAC"/>
  </w:style>
  <w:style w:type="character" w:customStyle="1" w:styleId="WW-Absatz-Standardschriftart11111111111111111111111111111111111111111">
    <w:name w:val="WW-Absatz-Standardschriftart11111111111111111111111111111111111111111"/>
    <w:rsid w:val="00BE6FAC"/>
  </w:style>
  <w:style w:type="character" w:customStyle="1" w:styleId="WW-Absatz-Standardschriftart111111111111111111111111111111111111111111">
    <w:name w:val="WW-Absatz-Standardschriftart111111111111111111111111111111111111111111"/>
    <w:rsid w:val="00BE6FAC"/>
  </w:style>
  <w:style w:type="character" w:customStyle="1" w:styleId="Fuentedeprrafopredeter5">
    <w:name w:val="Fuente de párrafo predeter.5"/>
    <w:rsid w:val="00BE6FAC"/>
  </w:style>
  <w:style w:type="character" w:customStyle="1" w:styleId="WW-Absatz-Standardschriftart1111111111111111111111111111111111111111111">
    <w:name w:val="WW-Absatz-Standardschriftart1111111111111111111111111111111111111111111"/>
    <w:rsid w:val="00BE6FAC"/>
  </w:style>
  <w:style w:type="character" w:customStyle="1" w:styleId="WW-Absatz-Standardschriftart11111111111111111111111111111111111111111111">
    <w:name w:val="WW-Absatz-Standardschriftart11111111111111111111111111111111111111111111"/>
    <w:rsid w:val="00BE6FAC"/>
  </w:style>
  <w:style w:type="character" w:customStyle="1" w:styleId="Fuentedeprrafopredeter4">
    <w:name w:val="Fuente de párrafo predeter.4"/>
    <w:rsid w:val="00BE6FAC"/>
  </w:style>
  <w:style w:type="character" w:customStyle="1" w:styleId="WW-Absatz-Standardschriftart111111111111111111111111111111111111111111111">
    <w:name w:val="WW-Absatz-Standardschriftart111111111111111111111111111111111111111111111"/>
    <w:rsid w:val="00BE6FAC"/>
  </w:style>
  <w:style w:type="character" w:customStyle="1" w:styleId="WW-Absatz-Standardschriftart1111111111111111111111111111111111111111111111">
    <w:name w:val="WW-Absatz-Standardschriftart1111111111111111111111111111111111111111111111"/>
    <w:rsid w:val="00BE6FAC"/>
  </w:style>
  <w:style w:type="character" w:customStyle="1" w:styleId="WW8Num17z2">
    <w:name w:val="WW8Num17z2"/>
    <w:rsid w:val="00BE6FAC"/>
    <w:rPr>
      <w:b w:val="0"/>
    </w:rPr>
  </w:style>
  <w:style w:type="character" w:customStyle="1" w:styleId="WW8Num19z2">
    <w:name w:val="WW8Num19z2"/>
    <w:rsid w:val="00BE6FAC"/>
    <w:rPr>
      <w:rFonts w:ascii="Wingdings" w:hAnsi="Wingdings"/>
    </w:rPr>
  </w:style>
  <w:style w:type="character" w:customStyle="1" w:styleId="WW8Num20z1">
    <w:name w:val="WW8Num20z1"/>
    <w:rsid w:val="00BE6FAC"/>
    <w:rPr>
      <w:rFonts w:ascii="Courier New" w:hAnsi="Courier New"/>
    </w:rPr>
  </w:style>
  <w:style w:type="character" w:customStyle="1" w:styleId="WW8Num20z2">
    <w:name w:val="WW8Num20z2"/>
    <w:rsid w:val="00BE6FAC"/>
    <w:rPr>
      <w:rFonts w:ascii="Wingdings" w:hAnsi="Wingdings"/>
    </w:rPr>
  </w:style>
  <w:style w:type="character" w:customStyle="1" w:styleId="WW8Num25z1">
    <w:name w:val="WW8Num25z1"/>
    <w:rsid w:val="00BE6FAC"/>
    <w:rPr>
      <w:rFonts w:ascii="Courier New" w:hAnsi="Courier New"/>
    </w:rPr>
  </w:style>
  <w:style w:type="character" w:customStyle="1" w:styleId="WW8Num25z2">
    <w:name w:val="WW8Num25z2"/>
    <w:rsid w:val="00BE6FAC"/>
    <w:rPr>
      <w:rFonts w:ascii="Wingdings" w:hAnsi="Wingdings"/>
    </w:rPr>
  </w:style>
  <w:style w:type="character" w:customStyle="1" w:styleId="WW8Num27z1">
    <w:name w:val="WW8Num27z1"/>
    <w:rsid w:val="00BE6FAC"/>
    <w:rPr>
      <w:rFonts w:ascii="Courier New" w:hAnsi="Courier New"/>
    </w:rPr>
  </w:style>
  <w:style w:type="character" w:customStyle="1" w:styleId="WW8Num27z2">
    <w:name w:val="WW8Num27z2"/>
    <w:rsid w:val="00BE6FAC"/>
    <w:rPr>
      <w:rFonts w:ascii="Wingdings" w:hAnsi="Wingdings"/>
    </w:rPr>
  </w:style>
  <w:style w:type="character" w:customStyle="1" w:styleId="WW8Num32z1">
    <w:name w:val="WW8Num32z1"/>
    <w:rsid w:val="00BE6FAC"/>
    <w:rPr>
      <w:rFonts w:ascii="Courier New" w:hAnsi="Courier New"/>
    </w:rPr>
  </w:style>
  <w:style w:type="character" w:customStyle="1" w:styleId="WW8Num32z2">
    <w:name w:val="WW8Num32z2"/>
    <w:rsid w:val="00BE6FAC"/>
    <w:rPr>
      <w:rFonts w:ascii="Wingdings" w:hAnsi="Wingdings"/>
    </w:rPr>
  </w:style>
  <w:style w:type="character" w:customStyle="1" w:styleId="WW8Num33z1">
    <w:name w:val="WW8Num33z1"/>
    <w:rsid w:val="00BE6FAC"/>
    <w:rPr>
      <w:rFonts w:ascii="Courier New" w:hAnsi="Courier New"/>
    </w:rPr>
  </w:style>
  <w:style w:type="character" w:customStyle="1" w:styleId="WW8Num33z2">
    <w:name w:val="WW8Num33z2"/>
    <w:rsid w:val="00BE6FAC"/>
    <w:rPr>
      <w:rFonts w:ascii="Wingdings" w:hAnsi="Wingdings"/>
    </w:rPr>
  </w:style>
  <w:style w:type="character" w:customStyle="1" w:styleId="WW8Num34z1">
    <w:name w:val="WW8Num34z1"/>
    <w:rsid w:val="00BE6FAC"/>
    <w:rPr>
      <w:rFonts w:ascii="Courier New" w:hAnsi="Courier New"/>
    </w:rPr>
  </w:style>
  <w:style w:type="character" w:customStyle="1" w:styleId="WW8Num34z2">
    <w:name w:val="WW8Num34z2"/>
    <w:rsid w:val="00BE6FAC"/>
    <w:rPr>
      <w:rFonts w:ascii="Wingdings" w:hAnsi="Wingdings"/>
    </w:rPr>
  </w:style>
  <w:style w:type="character" w:customStyle="1" w:styleId="WW8Num35z0">
    <w:name w:val="WW8Num35z0"/>
    <w:rsid w:val="00BE6FAC"/>
    <w:rPr>
      <w:rFonts w:ascii="Wingdings" w:hAnsi="Wingdings"/>
    </w:rPr>
  </w:style>
  <w:style w:type="character" w:customStyle="1" w:styleId="WW8Num35z1">
    <w:name w:val="WW8Num35z1"/>
    <w:rsid w:val="00BE6FAC"/>
    <w:rPr>
      <w:rFonts w:ascii="Courier New" w:hAnsi="Courier New"/>
    </w:rPr>
  </w:style>
  <w:style w:type="character" w:customStyle="1" w:styleId="WW8Num35z2">
    <w:name w:val="WW8Num35z2"/>
    <w:rsid w:val="00BE6FAC"/>
    <w:rPr>
      <w:rFonts w:ascii="Wingdings" w:hAnsi="Wingdings"/>
    </w:rPr>
  </w:style>
  <w:style w:type="character" w:customStyle="1" w:styleId="WW8Num36z2">
    <w:name w:val="WW8Num36z2"/>
    <w:rsid w:val="00BE6FAC"/>
    <w:rPr>
      <w:rFonts w:ascii="Wingdings" w:hAnsi="Wingdings"/>
    </w:rPr>
  </w:style>
  <w:style w:type="character" w:customStyle="1" w:styleId="WW8Num36z3">
    <w:name w:val="WW8Num36z3"/>
    <w:rsid w:val="00BE6FAC"/>
    <w:rPr>
      <w:rFonts w:ascii="Symbol" w:hAnsi="Symbol"/>
    </w:rPr>
  </w:style>
  <w:style w:type="character" w:customStyle="1" w:styleId="WW8Num37z2">
    <w:name w:val="WW8Num37z2"/>
    <w:rsid w:val="00BE6FAC"/>
    <w:rPr>
      <w:rFonts w:ascii="Wingdings" w:hAnsi="Wingdings"/>
    </w:rPr>
  </w:style>
  <w:style w:type="character" w:customStyle="1" w:styleId="WW8Num37z3">
    <w:name w:val="WW8Num37z3"/>
    <w:rsid w:val="00BE6FAC"/>
    <w:rPr>
      <w:rFonts w:ascii="Symbol" w:hAnsi="Symbol"/>
    </w:rPr>
  </w:style>
  <w:style w:type="character" w:customStyle="1" w:styleId="CarCar33">
    <w:name w:val="Car Car33"/>
    <w:rsid w:val="00BE6FAC"/>
    <w:rPr>
      <w:rFonts w:ascii="Times New Roman" w:hAnsi="Times New Roman"/>
      <w:b/>
      <w:sz w:val="28"/>
      <w:lang w:val="es-EC"/>
    </w:rPr>
  </w:style>
  <w:style w:type="character" w:customStyle="1" w:styleId="CarCar27">
    <w:name w:val="Car Car27"/>
    <w:rsid w:val="00BE6FAC"/>
    <w:rPr>
      <w:rFonts w:ascii="Arial" w:hAnsi="Arial"/>
      <w:spacing w:val="-2"/>
      <w:u w:val="single"/>
      <w:lang w:val="es-EC"/>
    </w:rPr>
  </w:style>
  <w:style w:type="character" w:customStyle="1" w:styleId="CarCar26">
    <w:name w:val="Car Car26"/>
    <w:rsid w:val="00BE6FAC"/>
    <w:rPr>
      <w:rFonts w:ascii="Times New Roman" w:hAnsi="Times New Roman"/>
      <w:sz w:val="24"/>
      <w:lang w:val="es-EC"/>
    </w:rPr>
  </w:style>
  <w:style w:type="character" w:customStyle="1" w:styleId="CarCar25">
    <w:name w:val="Car Car25"/>
    <w:rsid w:val="00BE6FAC"/>
    <w:rPr>
      <w:rFonts w:ascii="Times New Roman" w:hAnsi="Times New Roman"/>
      <w:sz w:val="20"/>
      <w:lang w:val="es-EC"/>
    </w:rPr>
  </w:style>
  <w:style w:type="character" w:customStyle="1" w:styleId="Refdecomentario2">
    <w:name w:val="Ref. de comentario2"/>
    <w:rsid w:val="00BE6FAC"/>
    <w:rPr>
      <w:sz w:val="16"/>
    </w:rPr>
  </w:style>
  <w:style w:type="character" w:customStyle="1" w:styleId="CarCar24">
    <w:name w:val="Car Car24"/>
    <w:rsid w:val="00BE6FAC"/>
    <w:rPr>
      <w:rFonts w:ascii="Times New Roman" w:hAnsi="Times New Roman"/>
      <w:sz w:val="20"/>
      <w:lang w:val="es-EC"/>
    </w:rPr>
  </w:style>
  <w:style w:type="character" w:customStyle="1" w:styleId="CarCar23">
    <w:name w:val="Car Car23"/>
    <w:rsid w:val="00BE6FAC"/>
    <w:rPr>
      <w:rFonts w:ascii="Tahoma" w:hAnsi="Tahoma"/>
      <w:sz w:val="16"/>
      <w:lang w:val="es-EC"/>
    </w:rPr>
  </w:style>
  <w:style w:type="character" w:customStyle="1" w:styleId="CarCar31">
    <w:name w:val="Car Car31"/>
    <w:rsid w:val="00BE6FAC"/>
    <w:rPr>
      <w:rFonts w:ascii="Cambria" w:hAnsi="Cambria"/>
      <w:i/>
      <w:color w:val="000080"/>
      <w:sz w:val="24"/>
      <w:lang w:val="es-EC"/>
    </w:rPr>
  </w:style>
  <w:style w:type="character" w:customStyle="1" w:styleId="CarCar29">
    <w:name w:val="Car Car29"/>
    <w:rsid w:val="00BE6FAC"/>
    <w:rPr>
      <w:rFonts w:ascii="Cambria" w:hAnsi="Cambria"/>
      <w:color w:val="808080"/>
      <w:sz w:val="20"/>
      <w:lang w:val="es-EC"/>
    </w:rPr>
  </w:style>
  <w:style w:type="character" w:customStyle="1" w:styleId="CarCar36">
    <w:name w:val="Car Car36"/>
    <w:rsid w:val="00BE6FAC"/>
    <w:rPr>
      <w:rFonts w:ascii="Courier New" w:hAnsi="Courier New"/>
      <w:b/>
      <w:spacing w:val="-2"/>
      <w:lang w:val="es-ES"/>
    </w:rPr>
  </w:style>
  <w:style w:type="character" w:customStyle="1" w:styleId="CarCar35">
    <w:name w:val="Car Car35"/>
    <w:rsid w:val="00BE6FAC"/>
    <w:rPr>
      <w:rFonts w:ascii="Arial" w:hAnsi="Arial"/>
      <w:b/>
      <w:spacing w:val="-3"/>
      <w:sz w:val="24"/>
      <w:lang w:val="en-US"/>
    </w:rPr>
  </w:style>
  <w:style w:type="character" w:customStyle="1" w:styleId="CarCar34">
    <w:name w:val="Car Car34"/>
    <w:rsid w:val="00BE6FAC"/>
    <w:rPr>
      <w:rFonts w:ascii="Arial" w:hAnsi="Arial"/>
      <w:b/>
      <w:sz w:val="26"/>
      <w:lang w:val="es-EC"/>
    </w:rPr>
  </w:style>
  <w:style w:type="character" w:customStyle="1" w:styleId="CarCar32">
    <w:name w:val="Car Car32"/>
    <w:rsid w:val="00BE6FAC"/>
    <w:rPr>
      <w:rFonts w:ascii="Times New Roman" w:hAnsi="Times New Roman"/>
      <w:b/>
      <w:i/>
      <w:sz w:val="26"/>
      <w:lang w:val="es-EC"/>
    </w:rPr>
  </w:style>
  <w:style w:type="character" w:customStyle="1" w:styleId="CarCar30">
    <w:name w:val="Car Car30"/>
    <w:rsid w:val="00BE6FAC"/>
    <w:rPr>
      <w:rFonts w:ascii="Flat Brush" w:hAnsi="Flat Brush"/>
      <w:b/>
      <w:sz w:val="32"/>
      <w:lang w:val="es-ES"/>
    </w:rPr>
  </w:style>
  <w:style w:type="character" w:customStyle="1" w:styleId="CarCar28">
    <w:name w:val="Car Car28"/>
    <w:rsid w:val="00BE6FAC"/>
    <w:rPr>
      <w:rFonts w:ascii="Dolphin" w:hAnsi="Dolphin"/>
      <w:b/>
      <w:sz w:val="36"/>
      <w:lang w:val="es-ES"/>
    </w:rPr>
  </w:style>
  <w:style w:type="character" w:customStyle="1" w:styleId="Encabezado2Car1">
    <w:name w:val="Encabezado 2 Car1"/>
    <w:rsid w:val="00BE6FAC"/>
    <w:rPr>
      <w:rFonts w:ascii="Courier New" w:hAnsi="Courier New"/>
      <w:sz w:val="20"/>
      <w:lang w:val="en-US"/>
    </w:rPr>
  </w:style>
  <w:style w:type="character" w:customStyle="1" w:styleId="WW8Num1z0">
    <w:name w:val="WW8Num1z0"/>
    <w:rsid w:val="00BE6FAC"/>
    <w:rPr>
      <w:rFonts w:ascii="Symbol" w:hAnsi="Symbol"/>
    </w:rPr>
  </w:style>
  <w:style w:type="character" w:customStyle="1" w:styleId="WW8Num4z1">
    <w:name w:val="WW8Num4z1"/>
    <w:rsid w:val="00BE6FAC"/>
    <w:rPr>
      <w:rFonts w:ascii="Courier New" w:hAnsi="Courier New"/>
    </w:rPr>
  </w:style>
  <w:style w:type="character" w:customStyle="1" w:styleId="WW8Num4z3">
    <w:name w:val="WW8Num4z3"/>
    <w:rsid w:val="00BE6FAC"/>
    <w:rPr>
      <w:rFonts w:ascii="Symbol" w:hAnsi="Symbol"/>
    </w:rPr>
  </w:style>
  <w:style w:type="character" w:customStyle="1" w:styleId="WW8Num5z1">
    <w:name w:val="WW8Num5z1"/>
    <w:rsid w:val="00BE6FAC"/>
    <w:rPr>
      <w:rFonts w:ascii="Courier New" w:hAnsi="Courier New"/>
    </w:rPr>
  </w:style>
  <w:style w:type="character" w:customStyle="1" w:styleId="WW8Num5z2">
    <w:name w:val="WW8Num5z2"/>
    <w:rsid w:val="00BE6FAC"/>
    <w:rPr>
      <w:rFonts w:ascii="Wingdings" w:hAnsi="Wingdings"/>
    </w:rPr>
  </w:style>
  <w:style w:type="character" w:customStyle="1" w:styleId="WW8Num5z3">
    <w:name w:val="WW8Num5z3"/>
    <w:rsid w:val="00BE6FAC"/>
    <w:rPr>
      <w:rFonts w:ascii="Symbol" w:hAnsi="Symbol"/>
    </w:rPr>
  </w:style>
  <w:style w:type="character" w:customStyle="1" w:styleId="WW8Num6z3">
    <w:name w:val="WW8Num6z3"/>
    <w:rsid w:val="00BE6FAC"/>
    <w:rPr>
      <w:rFonts w:ascii="Symbol" w:hAnsi="Symbol"/>
    </w:rPr>
  </w:style>
  <w:style w:type="character" w:customStyle="1" w:styleId="WW8Num7z1">
    <w:name w:val="WW8Num7z1"/>
    <w:rsid w:val="00BE6FAC"/>
    <w:rPr>
      <w:rFonts w:ascii="Courier New" w:hAnsi="Courier New"/>
    </w:rPr>
  </w:style>
  <w:style w:type="character" w:customStyle="1" w:styleId="WW8Num7z3">
    <w:name w:val="WW8Num7z3"/>
    <w:rsid w:val="00BE6FAC"/>
    <w:rPr>
      <w:rFonts w:ascii="Symbol" w:hAnsi="Symbol"/>
    </w:rPr>
  </w:style>
  <w:style w:type="character" w:customStyle="1" w:styleId="WW8Num9z1">
    <w:name w:val="WW8Num9z1"/>
    <w:rsid w:val="00BE6FAC"/>
    <w:rPr>
      <w:rFonts w:ascii="Courier New" w:hAnsi="Courier New"/>
    </w:rPr>
  </w:style>
  <w:style w:type="character" w:customStyle="1" w:styleId="WW8Num9z2">
    <w:name w:val="WW8Num9z2"/>
    <w:rsid w:val="00BE6FAC"/>
    <w:rPr>
      <w:rFonts w:ascii="Wingdings" w:hAnsi="Wingdings"/>
    </w:rPr>
  </w:style>
  <w:style w:type="character" w:customStyle="1" w:styleId="WW8Num10z3">
    <w:name w:val="WW8Num10z3"/>
    <w:rsid w:val="00BE6FAC"/>
    <w:rPr>
      <w:rFonts w:ascii="Symbol" w:hAnsi="Symbol"/>
    </w:rPr>
  </w:style>
  <w:style w:type="character" w:customStyle="1" w:styleId="WW8Num10z4">
    <w:name w:val="WW8Num10z4"/>
    <w:rsid w:val="00BE6FAC"/>
    <w:rPr>
      <w:rFonts w:ascii="Courier New" w:hAnsi="Courier New"/>
    </w:rPr>
  </w:style>
  <w:style w:type="character" w:customStyle="1" w:styleId="WW8Num11z3">
    <w:name w:val="WW8Num11z3"/>
    <w:rsid w:val="00BE6FAC"/>
    <w:rPr>
      <w:rFonts w:ascii="Symbol" w:hAnsi="Symbol"/>
    </w:rPr>
  </w:style>
  <w:style w:type="character" w:customStyle="1" w:styleId="WW8Num12z2">
    <w:name w:val="WW8Num12z2"/>
    <w:rsid w:val="00BE6FAC"/>
    <w:rPr>
      <w:rFonts w:ascii="Wingdings" w:hAnsi="Wingdings"/>
    </w:rPr>
  </w:style>
  <w:style w:type="character" w:customStyle="1" w:styleId="WW8Num14z2">
    <w:name w:val="WW8Num14z2"/>
    <w:rsid w:val="00BE6FAC"/>
    <w:rPr>
      <w:rFonts w:ascii="Wingdings" w:hAnsi="Wingdings"/>
    </w:rPr>
  </w:style>
  <w:style w:type="character" w:customStyle="1" w:styleId="WW8Num16z2">
    <w:name w:val="WW8Num16z2"/>
    <w:rsid w:val="00BE6FAC"/>
    <w:rPr>
      <w:rFonts w:ascii="Wingdings" w:hAnsi="Wingdings"/>
    </w:rPr>
  </w:style>
  <w:style w:type="character" w:customStyle="1" w:styleId="WW8Num17z3">
    <w:name w:val="WW8Num17z3"/>
    <w:rsid w:val="00BE6FAC"/>
    <w:rPr>
      <w:rFonts w:ascii="Symbol" w:hAnsi="Symbol"/>
    </w:rPr>
  </w:style>
  <w:style w:type="character" w:customStyle="1" w:styleId="WW8Num20z3">
    <w:name w:val="WW8Num20z3"/>
    <w:rsid w:val="00BE6FAC"/>
    <w:rPr>
      <w:rFonts w:ascii="Symbol" w:hAnsi="Symbol"/>
    </w:rPr>
  </w:style>
  <w:style w:type="character" w:customStyle="1" w:styleId="WW8Num20z4">
    <w:name w:val="WW8Num20z4"/>
    <w:rsid w:val="00BE6FAC"/>
    <w:rPr>
      <w:rFonts w:ascii="Courier New" w:hAnsi="Courier New"/>
    </w:rPr>
  </w:style>
  <w:style w:type="character" w:customStyle="1" w:styleId="WW8Num22z3">
    <w:name w:val="WW8Num22z3"/>
    <w:rsid w:val="00BE6FAC"/>
    <w:rPr>
      <w:rFonts w:ascii="Symbol" w:hAnsi="Symbol"/>
    </w:rPr>
  </w:style>
  <w:style w:type="character" w:customStyle="1" w:styleId="WW8Num23z1">
    <w:name w:val="WW8Num23z1"/>
    <w:rsid w:val="00BE6FAC"/>
    <w:rPr>
      <w:rFonts w:ascii="Symbol" w:hAnsi="Symbol"/>
      <w:sz w:val="20"/>
    </w:rPr>
  </w:style>
  <w:style w:type="character" w:customStyle="1" w:styleId="WW8Num24z1">
    <w:name w:val="WW8Num24z1"/>
    <w:rsid w:val="00BE6FAC"/>
    <w:rPr>
      <w:rFonts w:ascii="Symbol" w:hAnsi="Symbol"/>
      <w:sz w:val="20"/>
    </w:rPr>
  </w:style>
  <w:style w:type="character" w:customStyle="1" w:styleId="WW8Num27z3">
    <w:name w:val="WW8Num27z3"/>
    <w:rsid w:val="00BE6FAC"/>
    <w:rPr>
      <w:rFonts w:ascii="Symbol" w:hAnsi="Symbol"/>
    </w:rPr>
  </w:style>
  <w:style w:type="character" w:customStyle="1" w:styleId="WW8Num31z0">
    <w:name w:val="WW8Num31z0"/>
    <w:rsid w:val="00BE6FAC"/>
    <w:rPr>
      <w:rFonts w:ascii="Symbol" w:hAnsi="Symbol"/>
    </w:rPr>
  </w:style>
  <w:style w:type="character" w:customStyle="1" w:styleId="WW8Num31z1">
    <w:name w:val="WW8Num31z1"/>
    <w:rsid w:val="00BE6FAC"/>
    <w:rPr>
      <w:rFonts w:ascii="Courier New" w:hAnsi="Courier New"/>
    </w:rPr>
  </w:style>
  <w:style w:type="character" w:customStyle="1" w:styleId="WW8Num31z2">
    <w:name w:val="WW8Num31z2"/>
    <w:rsid w:val="00BE6FAC"/>
    <w:rPr>
      <w:rFonts w:ascii="Wingdings" w:hAnsi="Wingdings"/>
    </w:rPr>
  </w:style>
  <w:style w:type="character" w:customStyle="1" w:styleId="WW8Num32z3">
    <w:name w:val="WW8Num32z3"/>
    <w:rsid w:val="00BE6FAC"/>
    <w:rPr>
      <w:rFonts w:ascii="Symbol" w:hAnsi="Symbol"/>
    </w:rPr>
  </w:style>
  <w:style w:type="character" w:customStyle="1" w:styleId="WW8Num33z3">
    <w:name w:val="WW8Num33z3"/>
    <w:rsid w:val="00BE6FAC"/>
    <w:rPr>
      <w:rFonts w:ascii="Symbol" w:hAnsi="Symbol"/>
    </w:rPr>
  </w:style>
  <w:style w:type="character" w:customStyle="1" w:styleId="WW8Num35z3">
    <w:name w:val="WW8Num35z3"/>
    <w:rsid w:val="00BE6FAC"/>
    <w:rPr>
      <w:rFonts w:ascii="Symbol" w:hAnsi="Symbol"/>
    </w:rPr>
  </w:style>
  <w:style w:type="character" w:customStyle="1" w:styleId="WW8Num38z3">
    <w:name w:val="WW8Num38z3"/>
    <w:rsid w:val="00BE6FAC"/>
    <w:rPr>
      <w:rFonts w:ascii="Symbol" w:hAnsi="Symbol"/>
    </w:rPr>
  </w:style>
  <w:style w:type="character" w:customStyle="1" w:styleId="WW8Num39z3">
    <w:name w:val="WW8Num39z3"/>
    <w:rsid w:val="00BE6FAC"/>
    <w:rPr>
      <w:rFonts w:ascii="Symbol" w:hAnsi="Symbol"/>
    </w:rPr>
  </w:style>
  <w:style w:type="character" w:customStyle="1" w:styleId="WW8Num40z3">
    <w:name w:val="WW8Num40z3"/>
    <w:rsid w:val="00BE6FAC"/>
    <w:rPr>
      <w:rFonts w:ascii="Symbol" w:hAnsi="Symbol"/>
    </w:rPr>
  </w:style>
  <w:style w:type="character" w:customStyle="1" w:styleId="WW8Num41z0">
    <w:name w:val="WW8Num41z0"/>
    <w:rsid w:val="00BE6FAC"/>
    <w:rPr>
      <w:rFonts w:ascii="Wingdings" w:hAnsi="Wingdings"/>
    </w:rPr>
  </w:style>
  <w:style w:type="character" w:customStyle="1" w:styleId="WW8Num41z1">
    <w:name w:val="WW8Num41z1"/>
    <w:rsid w:val="00BE6FAC"/>
    <w:rPr>
      <w:rFonts w:ascii="Courier New" w:hAnsi="Courier New"/>
    </w:rPr>
  </w:style>
  <w:style w:type="character" w:customStyle="1" w:styleId="WW8Num41z3">
    <w:name w:val="WW8Num41z3"/>
    <w:rsid w:val="00BE6FAC"/>
    <w:rPr>
      <w:rFonts w:ascii="Symbol" w:hAnsi="Symbol"/>
    </w:rPr>
  </w:style>
  <w:style w:type="character" w:customStyle="1" w:styleId="WW8Num42z0">
    <w:name w:val="WW8Num42z0"/>
    <w:rsid w:val="00BE6FAC"/>
    <w:rPr>
      <w:rFonts w:ascii="Wingdings" w:hAnsi="Wingdings"/>
    </w:rPr>
  </w:style>
  <w:style w:type="character" w:customStyle="1" w:styleId="WW8Num42z1">
    <w:name w:val="WW8Num42z1"/>
    <w:rsid w:val="00BE6FAC"/>
    <w:rPr>
      <w:rFonts w:ascii="Courier New" w:hAnsi="Courier New"/>
    </w:rPr>
  </w:style>
  <w:style w:type="character" w:customStyle="1" w:styleId="WW8Num42z3">
    <w:name w:val="WW8Num42z3"/>
    <w:rsid w:val="00BE6FAC"/>
    <w:rPr>
      <w:rFonts w:ascii="Symbol" w:hAnsi="Symbol"/>
    </w:rPr>
  </w:style>
  <w:style w:type="character" w:customStyle="1" w:styleId="WW8Num43z1">
    <w:name w:val="WW8Num43z1"/>
    <w:rsid w:val="00BE6FAC"/>
    <w:rPr>
      <w:rFonts w:ascii="Courier New" w:hAnsi="Courier New"/>
    </w:rPr>
  </w:style>
  <w:style w:type="character" w:customStyle="1" w:styleId="WW8Num43z3">
    <w:name w:val="WW8Num43z3"/>
    <w:rsid w:val="00BE6FAC"/>
    <w:rPr>
      <w:rFonts w:ascii="Symbol" w:hAnsi="Symbol"/>
    </w:rPr>
  </w:style>
  <w:style w:type="character" w:customStyle="1" w:styleId="WW8Num44z1">
    <w:name w:val="WW8Num44z1"/>
    <w:rsid w:val="00BE6FAC"/>
    <w:rPr>
      <w:rFonts w:ascii="Courier New" w:hAnsi="Courier New"/>
    </w:rPr>
  </w:style>
  <w:style w:type="character" w:customStyle="1" w:styleId="WW8Num44z3">
    <w:name w:val="WW8Num44z3"/>
    <w:rsid w:val="00BE6FAC"/>
    <w:rPr>
      <w:rFonts w:ascii="Symbol" w:hAnsi="Symbol"/>
    </w:rPr>
  </w:style>
  <w:style w:type="character" w:customStyle="1" w:styleId="ParteCar">
    <w:name w:val="Parte Car"/>
    <w:rsid w:val="00BE6FAC"/>
    <w:rPr>
      <w:rFonts w:ascii="Courier New" w:hAnsi="Courier New"/>
      <w:b/>
      <w:spacing w:val="-2"/>
      <w:sz w:val="22"/>
      <w:lang w:val="es-ES"/>
    </w:rPr>
  </w:style>
  <w:style w:type="character" w:customStyle="1" w:styleId="ArtculoCar">
    <w:name w:val="Artículo Car"/>
    <w:rsid w:val="00BE6FAC"/>
    <w:rPr>
      <w:rFonts w:ascii="Arial" w:hAnsi="Arial"/>
      <w:b/>
      <w:spacing w:val="-2"/>
      <w:lang w:val="es-ES"/>
    </w:rPr>
  </w:style>
  <w:style w:type="character" w:customStyle="1" w:styleId="CarCar17">
    <w:name w:val="Car Car17"/>
    <w:rsid w:val="00BE6FAC"/>
    <w:rPr>
      <w:rFonts w:ascii="Arial" w:hAnsi="Arial"/>
      <w:b/>
      <w:spacing w:val="-3"/>
      <w:sz w:val="24"/>
      <w:lang w:val="es-ES"/>
    </w:rPr>
  </w:style>
  <w:style w:type="character" w:customStyle="1" w:styleId="CarCar16">
    <w:name w:val="Car Car16"/>
    <w:rsid w:val="00BE6FAC"/>
    <w:rPr>
      <w:rFonts w:ascii="Arial" w:hAnsi="Arial"/>
      <w:b/>
      <w:spacing w:val="-3"/>
      <w:sz w:val="24"/>
      <w:lang w:val="es-EC"/>
    </w:rPr>
  </w:style>
  <w:style w:type="character" w:customStyle="1" w:styleId="CarCar15">
    <w:name w:val="Car Car15"/>
    <w:rsid w:val="00BE6FAC"/>
    <w:rPr>
      <w:rFonts w:ascii="Arial" w:hAnsi="Arial"/>
      <w:b/>
      <w:sz w:val="28"/>
      <w:lang w:val="es-ES"/>
    </w:rPr>
  </w:style>
  <w:style w:type="character" w:customStyle="1" w:styleId="CarCar14">
    <w:name w:val="Car Car14"/>
    <w:rsid w:val="00BE6FAC"/>
    <w:rPr>
      <w:rFonts w:ascii="Flat Brush" w:hAnsi="Flat Brush"/>
      <w:b/>
      <w:sz w:val="32"/>
      <w:lang w:val="es-ES"/>
    </w:rPr>
  </w:style>
  <w:style w:type="character" w:customStyle="1" w:styleId="CarCar13">
    <w:name w:val="Car Car13"/>
    <w:rsid w:val="00BE6FAC"/>
    <w:rPr>
      <w:rFonts w:ascii="Arial" w:hAnsi="Arial"/>
      <w:sz w:val="32"/>
      <w:lang w:val="es-ES"/>
    </w:rPr>
  </w:style>
  <w:style w:type="character" w:customStyle="1" w:styleId="CarCar12">
    <w:name w:val="Car Car12"/>
    <w:rsid w:val="00BE6FAC"/>
    <w:rPr>
      <w:rFonts w:ascii="Dolphin" w:hAnsi="Dolphin"/>
      <w:b/>
      <w:sz w:val="36"/>
      <w:lang w:val="es-ES"/>
    </w:rPr>
  </w:style>
  <w:style w:type="character" w:customStyle="1" w:styleId="Encabezado2Car">
    <w:name w:val="Encabezado 2 Car"/>
    <w:rsid w:val="00BE6FAC"/>
    <w:rPr>
      <w:rFonts w:ascii="Courier New" w:hAnsi="Courier New"/>
      <w:lang w:val="en-US"/>
    </w:rPr>
  </w:style>
  <w:style w:type="character" w:customStyle="1" w:styleId="Refdecomentario1">
    <w:name w:val="Ref. de comentario1"/>
    <w:rsid w:val="00BE6FAC"/>
    <w:rPr>
      <w:sz w:val="16"/>
    </w:rPr>
  </w:style>
  <w:style w:type="character" w:customStyle="1" w:styleId="CarCar4">
    <w:name w:val="Car Car4"/>
    <w:rsid w:val="00BE6FAC"/>
    <w:rPr>
      <w:rFonts w:ascii="Arial" w:hAnsi="Arial"/>
      <w:spacing w:val="-2"/>
      <w:sz w:val="22"/>
      <w:lang w:val="es-EC"/>
    </w:rPr>
  </w:style>
  <w:style w:type="character" w:customStyle="1" w:styleId="CarCar6">
    <w:name w:val="Car Car6"/>
    <w:rsid w:val="00BE6FAC"/>
    <w:rPr>
      <w:rFonts w:ascii="Arial" w:hAnsi="Arial"/>
      <w:lang w:val="es-ES"/>
    </w:rPr>
  </w:style>
  <w:style w:type="character" w:customStyle="1" w:styleId="CarCar7">
    <w:name w:val="Car Car7"/>
    <w:rsid w:val="00BE6FAC"/>
    <w:rPr>
      <w:rFonts w:ascii="Arial" w:hAnsi="Arial"/>
      <w:color w:val="000000"/>
      <w:sz w:val="22"/>
      <w:lang w:val="es-ES"/>
    </w:rPr>
  </w:style>
  <w:style w:type="character" w:customStyle="1" w:styleId="CarCar5">
    <w:name w:val="Car Car5"/>
    <w:rsid w:val="00BE6FAC"/>
    <w:rPr>
      <w:rFonts w:ascii="Arial" w:hAnsi="Arial"/>
      <w:color w:val="0000FF"/>
      <w:sz w:val="22"/>
      <w:lang w:val="es-ES"/>
    </w:rPr>
  </w:style>
  <w:style w:type="character" w:customStyle="1" w:styleId="CarCar10">
    <w:name w:val="Car Car10"/>
    <w:rsid w:val="00BE6FAC"/>
    <w:rPr>
      <w:rFonts w:ascii="Arial" w:hAnsi="Arial"/>
      <w:spacing w:val="-2"/>
      <w:sz w:val="22"/>
      <w:u w:val="single"/>
      <w:lang w:val="es-EC"/>
    </w:rPr>
  </w:style>
  <w:style w:type="character" w:customStyle="1" w:styleId="CarCar3">
    <w:name w:val="Car Car3"/>
    <w:rsid w:val="00BE6FAC"/>
    <w:rPr>
      <w:rFonts w:ascii="Arial" w:hAnsi="Arial"/>
      <w:b/>
      <w:spacing w:val="-2"/>
      <w:sz w:val="22"/>
      <w:lang w:val="es-EC"/>
    </w:rPr>
  </w:style>
  <w:style w:type="character" w:customStyle="1" w:styleId="CarCar8">
    <w:name w:val="Car Car8"/>
    <w:rsid w:val="00BE6FAC"/>
    <w:rPr>
      <w:rFonts w:ascii="Arial" w:hAnsi="Arial"/>
      <w:color w:val="0000FF"/>
      <w:lang w:val="es-ES"/>
    </w:rPr>
  </w:style>
  <w:style w:type="character" w:styleId="Nmerodepgina">
    <w:name w:val="page number"/>
    <w:basedOn w:val="Fuentedeprrafopredeter1"/>
    <w:rsid w:val="00BE6FAC"/>
  </w:style>
  <w:style w:type="character" w:customStyle="1" w:styleId="piedepginaCarCar">
    <w:name w:val="pie de página Car Car"/>
    <w:rsid w:val="00BE6FAC"/>
    <w:rPr>
      <w:rFonts w:ascii="Courier New" w:hAnsi="Courier New"/>
      <w:sz w:val="24"/>
      <w:lang w:val="es-ES"/>
    </w:rPr>
  </w:style>
  <w:style w:type="character" w:customStyle="1" w:styleId="CarCar2">
    <w:name w:val="Car Car2"/>
    <w:rsid w:val="00BE6FAC"/>
    <w:rPr>
      <w:rFonts w:ascii="Courier New" w:hAnsi="Courier New"/>
      <w:sz w:val="24"/>
      <w:lang w:val="es-ES"/>
    </w:rPr>
  </w:style>
  <w:style w:type="character" w:customStyle="1" w:styleId="CarCar">
    <w:name w:val="Car Car"/>
    <w:rsid w:val="00BE6FAC"/>
    <w:rPr>
      <w:rFonts w:ascii="Tahoma" w:hAnsi="Tahoma"/>
      <w:sz w:val="16"/>
      <w:lang w:val="es-EC"/>
    </w:rPr>
  </w:style>
  <w:style w:type="character" w:customStyle="1" w:styleId="CarCar11">
    <w:name w:val="Car Car11"/>
    <w:rsid w:val="00BE6FAC"/>
    <w:rPr>
      <w:rFonts w:ascii="Tahoma" w:hAnsi="Tahoma"/>
      <w:sz w:val="24"/>
      <w:lang w:val="es-EC"/>
    </w:rPr>
  </w:style>
  <w:style w:type="character" w:customStyle="1" w:styleId="CarCar9">
    <w:name w:val="Car Car9"/>
    <w:rsid w:val="00BE6FAC"/>
    <w:rPr>
      <w:lang w:val="es-ES"/>
    </w:rPr>
  </w:style>
  <w:style w:type="character" w:customStyle="1" w:styleId="CarCar1">
    <w:name w:val="Car Car1"/>
    <w:rsid w:val="00BE6FAC"/>
    <w:rPr>
      <w:sz w:val="24"/>
      <w:lang w:val="es-ES"/>
    </w:rPr>
  </w:style>
  <w:style w:type="character" w:customStyle="1" w:styleId="CarCar22">
    <w:name w:val="Car Car22"/>
    <w:rsid w:val="00BE6FAC"/>
    <w:rPr>
      <w:rFonts w:ascii="Arial" w:hAnsi="Arial"/>
      <w:b/>
      <w:spacing w:val="-2"/>
      <w:lang w:val="es-EC"/>
    </w:rPr>
  </w:style>
  <w:style w:type="character" w:customStyle="1" w:styleId="CarCar21">
    <w:name w:val="Car Car21"/>
    <w:rsid w:val="00BE6FAC"/>
    <w:rPr>
      <w:rFonts w:ascii="Courier New" w:hAnsi="Courier New"/>
      <w:sz w:val="24"/>
    </w:rPr>
  </w:style>
  <w:style w:type="character" w:customStyle="1" w:styleId="CarCar20">
    <w:name w:val="Car Car20"/>
    <w:rsid w:val="00BE6FAC"/>
    <w:rPr>
      <w:rFonts w:ascii="Courier New" w:hAnsi="Courier New"/>
      <w:sz w:val="24"/>
    </w:rPr>
  </w:style>
  <w:style w:type="character" w:customStyle="1" w:styleId="CarCar19">
    <w:name w:val="Car Car19"/>
    <w:rsid w:val="00BE6FAC"/>
    <w:rPr>
      <w:rFonts w:ascii="Times New Roman" w:hAnsi="Times New Roman"/>
      <w:sz w:val="24"/>
    </w:rPr>
  </w:style>
  <w:style w:type="character" w:customStyle="1" w:styleId="CarCar18">
    <w:name w:val="Car Car18"/>
    <w:rsid w:val="00BE6FAC"/>
    <w:rPr>
      <w:rFonts w:ascii="Times New Roman" w:hAnsi="Times New Roman"/>
      <w:b/>
      <w:sz w:val="20"/>
      <w:lang w:val="es-EC"/>
    </w:rPr>
  </w:style>
  <w:style w:type="character" w:customStyle="1" w:styleId="WW-Smbolodenotafinal">
    <w:name w:val="WW-Símbolo de nota final"/>
    <w:rsid w:val="00BE6FAC"/>
  </w:style>
  <w:style w:type="character" w:customStyle="1" w:styleId="Refdenotaalfinal1">
    <w:name w:val="Ref. de nota al final1"/>
    <w:rsid w:val="00BE6FAC"/>
    <w:rPr>
      <w:vertAlign w:val="superscript"/>
    </w:rPr>
  </w:style>
  <w:style w:type="character" w:customStyle="1" w:styleId="Refdenotaalpie2">
    <w:name w:val="Ref. de nota al pie2"/>
    <w:rsid w:val="00BE6FAC"/>
    <w:rPr>
      <w:vertAlign w:val="superscript"/>
    </w:rPr>
  </w:style>
  <w:style w:type="character" w:customStyle="1" w:styleId="Refdenotaalfinal2">
    <w:name w:val="Ref. de nota al final2"/>
    <w:rsid w:val="00BE6FAC"/>
    <w:rPr>
      <w:vertAlign w:val="superscript"/>
    </w:rPr>
  </w:style>
  <w:style w:type="character" w:customStyle="1" w:styleId="Refdenotaalpie3">
    <w:name w:val="Ref. de nota al pie3"/>
    <w:rsid w:val="00BE6FAC"/>
    <w:rPr>
      <w:vertAlign w:val="superscript"/>
    </w:rPr>
  </w:style>
  <w:style w:type="character" w:customStyle="1" w:styleId="Refdenotaalfinal3">
    <w:name w:val="Ref. de nota al final3"/>
    <w:rsid w:val="00BE6FAC"/>
    <w:rPr>
      <w:vertAlign w:val="superscript"/>
    </w:rPr>
  </w:style>
  <w:style w:type="character" w:customStyle="1" w:styleId="Refdenotaalpie4">
    <w:name w:val="Ref. de nota al pie4"/>
    <w:rsid w:val="00BE6FAC"/>
    <w:rPr>
      <w:vertAlign w:val="superscript"/>
    </w:rPr>
  </w:style>
  <w:style w:type="character" w:customStyle="1" w:styleId="Refdenotaalfinal4">
    <w:name w:val="Ref. de nota al final4"/>
    <w:rsid w:val="00BE6FAC"/>
    <w:rPr>
      <w:vertAlign w:val="superscript"/>
    </w:rPr>
  </w:style>
  <w:style w:type="paragraph" w:customStyle="1" w:styleId="Encabezado6">
    <w:name w:val="Encabezado6"/>
    <w:basedOn w:val="Normal"/>
    <w:next w:val="Textoindependiente"/>
    <w:rsid w:val="00BE6FAC"/>
    <w:pPr>
      <w:keepNext/>
      <w:widowControl/>
      <w:spacing w:before="240" w:after="120"/>
    </w:pPr>
    <w:rPr>
      <w:rFonts w:ascii="Arial" w:eastAsia="Times New Roman" w:hAnsi="Arial"/>
      <w:kern w:val="0"/>
      <w:sz w:val="28"/>
      <w:szCs w:val="20"/>
      <w:lang w:val="es-EC" w:eastAsia="hi-IN" w:bidi="hi-IN"/>
    </w:rPr>
  </w:style>
  <w:style w:type="paragraph" w:customStyle="1" w:styleId="Encabezado5">
    <w:name w:val="Encabezado5"/>
    <w:basedOn w:val="Normal"/>
    <w:next w:val="Textoindependiente"/>
    <w:rsid w:val="00BE6FAC"/>
    <w:pPr>
      <w:keepNext/>
      <w:widowControl/>
      <w:spacing w:before="240" w:after="120"/>
    </w:pPr>
    <w:rPr>
      <w:rFonts w:ascii="Arial" w:eastAsia="Times New Roman" w:hAnsi="Arial"/>
      <w:kern w:val="0"/>
      <w:sz w:val="28"/>
      <w:szCs w:val="20"/>
      <w:lang w:val="es-EC" w:eastAsia="hi-IN" w:bidi="hi-IN"/>
    </w:rPr>
  </w:style>
  <w:style w:type="paragraph" w:customStyle="1" w:styleId="Encabezado4">
    <w:name w:val="Encabezado4"/>
    <w:basedOn w:val="Normal"/>
    <w:next w:val="Textoindependiente"/>
    <w:rsid w:val="00BE6FAC"/>
    <w:pPr>
      <w:keepNext/>
      <w:widowControl/>
      <w:spacing w:before="240" w:after="120"/>
    </w:pPr>
    <w:rPr>
      <w:rFonts w:ascii="Arial" w:eastAsia="Times New Roman" w:hAnsi="Arial"/>
      <w:kern w:val="0"/>
      <w:sz w:val="28"/>
      <w:szCs w:val="20"/>
      <w:lang w:val="es-EC" w:eastAsia="hi-IN" w:bidi="hi-IN"/>
    </w:rPr>
  </w:style>
  <w:style w:type="paragraph" w:customStyle="1" w:styleId="Encabezado3">
    <w:name w:val="Encabezado3"/>
    <w:basedOn w:val="Normal"/>
    <w:next w:val="Textoindependiente"/>
    <w:rsid w:val="00BE6FAC"/>
    <w:pPr>
      <w:keepNext/>
      <w:widowControl/>
      <w:spacing w:before="240" w:after="120"/>
    </w:pPr>
    <w:rPr>
      <w:rFonts w:ascii="Arial" w:eastAsia="Times New Roman" w:hAnsi="Arial"/>
      <w:kern w:val="0"/>
      <w:sz w:val="28"/>
      <w:szCs w:val="20"/>
      <w:lang w:val="es-EC" w:eastAsia="hi-IN" w:bidi="hi-IN"/>
    </w:rPr>
  </w:style>
  <w:style w:type="paragraph" w:customStyle="1" w:styleId="Encabezado2">
    <w:name w:val="Encabezado2"/>
    <w:basedOn w:val="Normal"/>
    <w:next w:val="Textoindependiente"/>
    <w:rsid w:val="00BE6FAC"/>
    <w:pPr>
      <w:keepNext/>
      <w:widowControl/>
      <w:spacing w:before="240" w:after="120"/>
    </w:pPr>
    <w:rPr>
      <w:rFonts w:ascii="Arial" w:eastAsia="Times New Roman" w:hAnsi="Arial"/>
      <w:kern w:val="0"/>
      <w:sz w:val="28"/>
      <w:szCs w:val="20"/>
      <w:lang w:val="es-EC" w:eastAsia="hi-IN" w:bidi="hi-IN"/>
    </w:rPr>
  </w:style>
  <w:style w:type="paragraph" w:customStyle="1" w:styleId="TextoArtculo">
    <w:name w:val="Texto Artículo"/>
    <w:next w:val="Normal"/>
    <w:rsid w:val="00BE6FAC"/>
    <w:pPr>
      <w:suppressAutoHyphens/>
      <w:spacing w:after="0" w:line="240" w:lineRule="auto"/>
      <w:ind w:left="90" w:right="1"/>
      <w:jc w:val="both"/>
    </w:pPr>
    <w:rPr>
      <w:rFonts w:ascii="Verdana" w:eastAsia="Arial" w:hAnsi="Verdana" w:cs="Times New Roman"/>
      <w:color w:val="000000"/>
      <w:kern w:val="0"/>
      <w:sz w:val="20"/>
      <w:szCs w:val="20"/>
      <w:lang w:val="es-ES" w:eastAsia="hi-IN" w:bidi="hi-IN"/>
      <w14:ligatures w14:val="none"/>
    </w:rPr>
  </w:style>
  <w:style w:type="paragraph" w:customStyle="1" w:styleId="Textocomentario2">
    <w:name w:val="Texto comentario2"/>
    <w:basedOn w:val="Normal"/>
    <w:rsid w:val="00BE6FAC"/>
    <w:pPr>
      <w:widowControl/>
    </w:pPr>
    <w:rPr>
      <w:rFonts w:eastAsia="Times New Roman"/>
      <w:kern w:val="0"/>
      <w:sz w:val="20"/>
      <w:szCs w:val="20"/>
      <w:lang w:val="es-EC" w:eastAsia="hi-IN" w:bidi="hi-IN"/>
    </w:rPr>
  </w:style>
  <w:style w:type="paragraph" w:customStyle="1" w:styleId="Textodenotaalfinal">
    <w:name w:val="Texto de nota al final"/>
    <w:basedOn w:val="Normal"/>
    <w:rsid w:val="00BE6FAC"/>
    <w:rPr>
      <w:rFonts w:ascii="Courier New" w:eastAsia="Times New Roman" w:hAnsi="Courier New"/>
      <w:kern w:val="0"/>
      <w:szCs w:val="20"/>
      <w:lang w:val="es-ES" w:eastAsia="hi-IN" w:bidi="hi-IN"/>
    </w:rPr>
  </w:style>
  <w:style w:type="paragraph" w:customStyle="1" w:styleId="Listaconvietas1">
    <w:name w:val="Lista con viñetas1"/>
    <w:basedOn w:val="Normal"/>
    <w:rsid w:val="00BE6FAC"/>
    <w:pPr>
      <w:ind w:left="926" w:hanging="360"/>
    </w:pPr>
    <w:rPr>
      <w:rFonts w:ascii="MS Mincho" w:eastAsia="Times New Roman" w:hAnsi="MS Mincho"/>
      <w:kern w:val="0"/>
      <w:sz w:val="20"/>
      <w:szCs w:val="20"/>
      <w:lang w:val="en-US" w:eastAsia="hi-IN" w:bidi="hi-IN"/>
    </w:rPr>
  </w:style>
  <w:style w:type="paragraph" w:customStyle="1" w:styleId="Listaconvietas31">
    <w:name w:val="Lista con viñetas 31"/>
    <w:basedOn w:val="Normal"/>
    <w:rsid w:val="00BE6FAC"/>
    <w:pPr>
      <w:widowControl/>
      <w:ind w:left="1080"/>
    </w:pPr>
    <w:rPr>
      <w:rFonts w:eastAsia="Times New Roman"/>
      <w:kern w:val="0"/>
      <w:szCs w:val="20"/>
      <w:lang w:val="es-EC" w:eastAsia="hi-IN" w:bidi="hi-IN"/>
    </w:rPr>
  </w:style>
  <w:style w:type="paragraph" w:customStyle="1" w:styleId="Listaconvietas41">
    <w:name w:val="Lista con viñetas 41"/>
    <w:basedOn w:val="Normal"/>
    <w:rsid w:val="00BE6FAC"/>
    <w:pPr>
      <w:widowControl/>
      <w:ind w:left="1440"/>
    </w:pPr>
    <w:rPr>
      <w:rFonts w:eastAsia="Times New Roman"/>
      <w:kern w:val="0"/>
      <w:szCs w:val="20"/>
      <w:lang w:val="es-EC" w:eastAsia="hi-IN" w:bidi="hi-IN"/>
    </w:rPr>
  </w:style>
  <w:style w:type="paragraph" w:customStyle="1" w:styleId="Textocomentario1">
    <w:name w:val="Texto comentario1"/>
    <w:basedOn w:val="Normal"/>
    <w:rsid w:val="00BE6FAC"/>
    <w:rPr>
      <w:rFonts w:ascii="MS Mincho" w:eastAsia="Times New Roman" w:hAnsi="MS Mincho"/>
      <w:kern w:val="0"/>
      <w:sz w:val="20"/>
      <w:szCs w:val="20"/>
      <w:lang w:val="es-EC" w:eastAsia="hi-IN" w:bidi="hi-IN"/>
    </w:rPr>
  </w:style>
  <w:style w:type="paragraph" w:customStyle="1" w:styleId="Textoindependiente21">
    <w:name w:val="Texto independiente 21"/>
    <w:basedOn w:val="Normal"/>
    <w:rsid w:val="00BE6FAC"/>
    <w:pPr>
      <w:jc w:val="both"/>
    </w:pPr>
    <w:rPr>
      <w:rFonts w:ascii="Arial" w:eastAsia="Times New Roman" w:hAnsi="Arial"/>
      <w:color w:val="000000"/>
      <w:kern w:val="0"/>
      <w:sz w:val="22"/>
      <w:szCs w:val="20"/>
      <w:lang w:val="es-ES" w:eastAsia="hi-IN" w:bidi="hi-IN"/>
    </w:rPr>
  </w:style>
  <w:style w:type="paragraph" w:customStyle="1" w:styleId="Sangra2detindependiente1">
    <w:name w:val="Sangría 2 de t. independiente1"/>
    <w:basedOn w:val="Normal"/>
    <w:rsid w:val="00BE6FAC"/>
    <w:pPr>
      <w:ind w:left="1418"/>
      <w:jc w:val="both"/>
    </w:pPr>
    <w:rPr>
      <w:rFonts w:ascii="Arial" w:eastAsia="Times New Roman" w:hAnsi="Arial"/>
      <w:color w:val="0000FF"/>
      <w:kern w:val="0"/>
      <w:sz w:val="22"/>
      <w:szCs w:val="20"/>
      <w:lang w:val="es-ES" w:eastAsia="hi-IN" w:bidi="hi-IN"/>
    </w:rPr>
  </w:style>
  <w:style w:type="paragraph" w:customStyle="1" w:styleId="xl32">
    <w:name w:val="xl32"/>
    <w:basedOn w:val="Normal"/>
    <w:rsid w:val="00BE6FAC"/>
    <w:pPr>
      <w:widowControl/>
      <w:spacing w:before="280" w:after="280"/>
    </w:pPr>
    <w:rPr>
      <w:rFonts w:ascii="Arial" w:eastAsia="Times New Roman" w:hAnsi="Arial"/>
      <w:kern w:val="0"/>
      <w:sz w:val="18"/>
      <w:szCs w:val="20"/>
      <w:lang w:val="es-ES" w:eastAsia="hi-IN" w:bidi="hi-IN"/>
    </w:rPr>
  </w:style>
  <w:style w:type="paragraph" w:customStyle="1" w:styleId="font5">
    <w:name w:val="font5"/>
    <w:basedOn w:val="Normal"/>
    <w:rsid w:val="00BE6FAC"/>
    <w:pPr>
      <w:widowControl/>
      <w:spacing w:before="280" w:after="280"/>
    </w:pPr>
    <w:rPr>
      <w:rFonts w:ascii="Arial" w:eastAsia="Times New Roman" w:hAnsi="Arial"/>
      <w:kern w:val="0"/>
      <w:sz w:val="14"/>
      <w:szCs w:val="20"/>
      <w:lang w:val="es-ES" w:eastAsia="hi-IN" w:bidi="hi-IN"/>
    </w:rPr>
  </w:style>
  <w:style w:type="paragraph" w:customStyle="1" w:styleId="xl69">
    <w:name w:val="xl69"/>
    <w:basedOn w:val="Normal"/>
    <w:rsid w:val="00BE6FAC"/>
    <w:pPr>
      <w:widowControl/>
      <w:spacing w:before="280" w:after="280"/>
    </w:pPr>
    <w:rPr>
      <w:rFonts w:ascii="Arial" w:eastAsia="Times New Roman" w:hAnsi="Arial"/>
      <w:b/>
      <w:kern w:val="0"/>
      <w:sz w:val="18"/>
      <w:szCs w:val="20"/>
      <w:lang w:val="es-ES" w:eastAsia="hi-IN" w:bidi="hi-IN"/>
    </w:rPr>
  </w:style>
  <w:style w:type="paragraph" w:customStyle="1" w:styleId="Sangra3detindependiente1">
    <w:name w:val="Sangría 3 de t. independiente1"/>
    <w:basedOn w:val="Normal"/>
    <w:rsid w:val="00BE6FAC"/>
    <w:pPr>
      <w:ind w:left="284" w:hanging="284"/>
      <w:jc w:val="both"/>
    </w:pPr>
    <w:rPr>
      <w:rFonts w:ascii="Arial" w:eastAsia="Times New Roman" w:hAnsi="Arial"/>
      <w:color w:val="0000FF"/>
      <w:kern w:val="0"/>
      <w:sz w:val="20"/>
      <w:szCs w:val="20"/>
      <w:lang w:val="es-ES" w:eastAsia="hi-IN" w:bidi="hi-IN"/>
    </w:rPr>
  </w:style>
  <w:style w:type="paragraph" w:customStyle="1" w:styleId="xl33">
    <w:name w:val="xl33"/>
    <w:basedOn w:val="Normal"/>
    <w:rsid w:val="00BE6FAC"/>
    <w:pPr>
      <w:widowControl/>
      <w:spacing w:before="280" w:after="280"/>
    </w:pPr>
    <w:rPr>
      <w:rFonts w:ascii="Arial" w:eastAsia="Times New Roman" w:hAnsi="Arial"/>
      <w:b/>
      <w:color w:val="000000"/>
      <w:kern w:val="0"/>
      <w:sz w:val="18"/>
      <w:szCs w:val="20"/>
      <w:lang w:val="es-ES" w:eastAsia="hi-IN" w:bidi="hi-IN"/>
    </w:rPr>
  </w:style>
  <w:style w:type="paragraph" w:customStyle="1" w:styleId="xl107">
    <w:name w:val="xl107"/>
    <w:basedOn w:val="Normal"/>
    <w:rsid w:val="00BE6FAC"/>
    <w:pPr>
      <w:widowControl/>
      <w:spacing w:before="280" w:after="280"/>
    </w:pPr>
    <w:rPr>
      <w:rFonts w:ascii="Bookman Old Style" w:eastAsia="Times New Roman" w:hAnsi="Bookman Old Style"/>
      <w:b/>
      <w:kern w:val="0"/>
      <w:sz w:val="16"/>
      <w:szCs w:val="20"/>
      <w:lang w:val="es-ES" w:eastAsia="hi-IN" w:bidi="hi-IN"/>
    </w:rPr>
  </w:style>
  <w:style w:type="paragraph" w:customStyle="1" w:styleId="xl59">
    <w:name w:val="xl59"/>
    <w:basedOn w:val="Normal"/>
    <w:rsid w:val="00BE6FAC"/>
    <w:pPr>
      <w:widowControl/>
      <w:spacing w:before="280" w:after="280"/>
      <w:jc w:val="center"/>
    </w:pPr>
    <w:rPr>
      <w:rFonts w:ascii="Arial" w:eastAsia="Times New Roman" w:hAnsi="Arial"/>
      <w:kern w:val="0"/>
      <w:sz w:val="18"/>
      <w:szCs w:val="20"/>
      <w:lang w:val="es-ES" w:eastAsia="hi-IN" w:bidi="hi-IN"/>
    </w:rPr>
  </w:style>
  <w:style w:type="paragraph" w:customStyle="1" w:styleId="Mapadeldocumento1">
    <w:name w:val="Mapa del documento1"/>
    <w:basedOn w:val="Normal"/>
    <w:rsid w:val="00BE6FAC"/>
    <w:pPr>
      <w:widowControl/>
      <w:shd w:val="clear" w:color="auto" w:fill="000080"/>
    </w:pPr>
    <w:rPr>
      <w:rFonts w:ascii="Tahoma" w:eastAsia="Times New Roman" w:hAnsi="Tahoma"/>
      <w:kern w:val="0"/>
      <w:szCs w:val="20"/>
      <w:lang w:val="es-EC" w:eastAsia="hi-IN" w:bidi="hi-IN"/>
    </w:rPr>
  </w:style>
  <w:style w:type="paragraph" w:customStyle="1" w:styleId="Textoindependiente22">
    <w:name w:val="Texto independiente 22"/>
    <w:basedOn w:val="Normal"/>
    <w:rsid w:val="00BE6FAC"/>
    <w:pPr>
      <w:jc w:val="both"/>
    </w:pPr>
    <w:rPr>
      <w:rFonts w:ascii="Arial" w:eastAsia="Times New Roman" w:hAnsi="Arial"/>
      <w:kern w:val="0"/>
      <w:szCs w:val="20"/>
      <w:lang w:val="es-ES" w:eastAsia="hi-IN" w:bidi="hi-IN"/>
    </w:rPr>
  </w:style>
  <w:style w:type="paragraph" w:styleId="Firma">
    <w:name w:val="Signature"/>
    <w:basedOn w:val="Normal"/>
    <w:link w:val="FirmaCar"/>
    <w:rsid w:val="00BE6FAC"/>
    <w:pPr>
      <w:widowControl/>
      <w:ind w:left="4252"/>
    </w:pPr>
    <w:rPr>
      <w:rFonts w:eastAsia="Times New Roman"/>
      <w:kern w:val="0"/>
      <w:szCs w:val="20"/>
      <w:lang w:val="es-ES" w:eastAsia="hi-IN" w:bidi="hi-IN"/>
    </w:rPr>
  </w:style>
  <w:style w:type="character" w:customStyle="1" w:styleId="FirmaCar">
    <w:name w:val="Firma Car"/>
    <w:basedOn w:val="Fuentedeprrafopredeter"/>
    <w:link w:val="Firma"/>
    <w:rsid w:val="00BE6FAC"/>
    <w:rPr>
      <w:rFonts w:ascii="Times New Roman" w:eastAsia="Times New Roman" w:hAnsi="Times New Roman" w:cs="Times New Roman"/>
      <w:kern w:val="0"/>
      <w:sz w:val="24"/>
      <w:szCs w:val="20"/>
      <w:lang w:val="es-ES" w:eastAsia="hi-IN" w:bidi="hi-IN"/>
      <w14:ligatures w14:val="none"/>
    </w:rPr>
  </w:style>
  <w:style w:type="paragraph" w:customStyle="1" w:styleId="Contenidodelmarco">
    <w:name w:val="Contenido del marco"/>
    <w:basedOn w:val="Textoindependiente"/>
    <w:rsid w:val="00BE6FAC"/>
    <w:pPr>
      <w:spacing w:after="0"/>
      <w:jc w:val="both"/>
    </w:pPr>
    <w:rPr>
      <w:rFonts w:ascii="Arial" w:eastAsia="Times New Roman" w:hAnsi="Arial"/>
      <w:spacing w:val="-2"/>
      <w:kern w:val="0"/>
      <w:sz w:val="22"/>
      <w:szCs w:val="20"/>
      <w:u w:val="single"/>
      <w:lang w:val="es-EC" w:eastAsia="hi-IN" w:bidi="hi-IN"/>
    </w:rPr>
  </w:style>
  <w:style w:type="paragraph" w:customStyle="1" w:styleId="Textoindependiente33">
    <w:name w:val="Texto independiente 33"/>
    <w:basedOn w:val="Normal"/>
    <w:rsid w:val="00BE6FAC"/>
    <w:pPr>
      <w:spacing w:after="120"/>
    </w:pPr>
    <w:rPr>
      <w:rFonts w:ascii="Courier New" w:eastAsia="Times New Roman" w:hAnsi="Courier New"/>
      <w:kern w:val="0"/>
      <w:sz w:val="16"/>
      <w:szCs w:val="20"/>
      <w:lang w:val="es-ES" w:eastAsia="hi-IN" w:bidi="hi-IN"/>
    </w:rPr>
  </w:style>
  <w:style w:type="paragraph" w:customStyle="1" w:styleId="Textoindependiente23">
    <w:name w:val="Texto independiente 23"/>
    <w:basedOn w:val="Normal"/>
    <w:rsid w:val="00BE6FAC"/>
    <w:pPr>
      <w:jc w:val="both"/>
    </w:pPr>
    <w:rPr>
      <w:rFonts w:ascii="Arial" w:eastAsia="Times New Roman" w:hAnsi="Arial"/>
      <w:kern w:val="0"/>
      <w:szCs w:val="20"/>
      <w:lang w:val="es-ES" w:eastAsia="hi-IN" w:bidi="hi-IN"/>
    </w:rPr>
  </w:style>
  <w:style w:type="character" w:customStyle="1" w:styleId="nrmar">
    <w:name w:val="nrmar"/>
    <w:rsid w:val="00BE6FAC"/>
  </w:style>
  <w:style w:type="paragraph" w:customStyle="1" w:styleId="Prrafodelista2">
    <w:name w:val="Párrafo de lista2"/>
    <w:basedOn w:val="Normal"/>
    <w:rsid w:val="00BE6FAC"/>
    <w:pPr>
      <w:widowControl/>
      <w:ind w:left="720"/>
    </w:pPr>
    <w:rPr>
      <w:rFonts w:eastAsia="Lucida Sans Unicode" w:cs="Mangal"/>
      <w:lang w:val="es-EC" w:eastAsia="hi-IN" w:bidi="hi-IN"/>
    </w:rPr>
  </w:style>
  <w:style w:type="table" w:customStyle="1" w:styleId="Tablaconcuadrcula1">
    <w:name w:val="Tabla con cuadrícula1"/>
    <w:basedOn w:val="Tablanormal"/>
    <w:next w:val="Tablaconcuadrcula"/>
    <w:uiPriority w:val="59"/>
    <w:rsid w:val="00BE6FAC"/>
    <w:pPr>
      <w:autoSpaceDN w:val="0"/>
      <w:spacing w:after="0" w:line="240" w:lineRule="auto"/>
      <w:textAlignment w:val="baseline"/>
    </w:pPr>
    <w:rPr>
      <w:rFonts w:ascii="Times New Roman" w:eastAsia="Times New Roman" w:hAnsi="Times New Roman" w:cs="Times New Roman"/>
      <w:kern w:val="0"/>
      <w:sz w:val="20"/>
      <w:szCs w:val="20"/>
      <w:lang w:eastAsia="es-EC"/>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BE6FAC"/>
    <w:pPr>
      <w:spacing w:after="0" w:line="240" w:lineRule="auto"/>
    </w:pPr>
    <w:rPr>
      <w:rFonts w:ascii="Calibri" w:eastAsia="Calibri" w:hAnsi="Calibri" w:cs="Times New Roman"/>
      <w:kern w:val="0"/>
      <w:sz w:val="20"/>
      <w:szCs w:val="20"/>
      <w:lang w:eastAsia="es-EC"/>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59"/>
    <w:rsid w:val="00BE6FAC"/>
    <w:pPr>
      <w:spacing w:after="0" w:line="240" w:lineRule="auto"/>
    </w:pPr>
    <w:rPr>
      <w:rFonts w:ascii="Calibri" w:eastAsia="Calibri" w:hAnsi="Calibri" w:cs="Times New Roman"/>
      <w:kern w:val="0"/>
      <w:sz w:val="20"/>
      <w:szCs w:val="20"/>
      <w:lang w:eastAsia="es-EC"/>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rsid w:val="00BE6FAC"/>
  </w:style>
  <w:style w:type="paragraph" w:customStyle="1" w:styleId="Textosinformato1">
    <w:name w:val="Texto sin formato1"/>
    <w:basedOn w:val="Normal"/>
    <w:rsid w:val="00BE6FAC"/>
    <w:pPr>
      <w:widowControl/>
    </w:pPr>
    <w:rPr>
      <w:rFonts w:ascii="Calibri" w:eastAsia="Calibri" w:hAnsi="Calibri"/>
      <w:kern w:val="0"/>
      <w:sz w:val="22"/>
      <w:szCs w:val="21"/>
      <w:lang w:val="es-EC"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footer" Target="footer1.xm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A7ED4CEE408714C957C2C614F7365D3" ma:contentTypeVersion="12" ma:contentTypeDescription="Crear nuevo documento." ma:contentTypeScope="" ma:versionID="c227b97bf78ad084d5279b0ec5ba7055">
  <xsd:schema xmlns:xsd="http://www.w3.org/2001/XMLSchema" xmlns:xs="http://www.w3.org/2001/XMLSchema" xmlns:p="http://schemas.microsoft.com/office/2006/metadata/properties" xmlns:ns2="fdeddf23-0fe4-452c-aa94-452fcc5a443e" xmlns:ns3="27c16ab3-de0c-4469-9b60-13e285452d3e" targetNamespace="http://schemas.microsoft.com/office/2006/metadata/properties" ma:root="true" ma:fieldsID="ee60bef5c754df8ff645513cc3d50d81" ns2:_="" ns3:_="">
    <xsd:import namespace="fdeddf23-0fe4-452c-aa94-452fcc5a443e"/>
    <xsd:import namespace="27c16ab3-de0c-4469-9b60-13e285452d3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eddf23-0fe4-452c-aa94-452fcc5a443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38955b43-74cb-4e1d-a3a8-7c2643c9b87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c16ab3-de0c-4469-9b60-13e285452d3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f628d6f-dc4d-4ddb-bc83-d335f5ae999d}" ma:internalName="TaxCatchAll" ma:showField="CatchAllData" ma:web="27c16ab3-de0c-4469-9b60-13e285452d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7c16ab3-de0c-4469-9b60-13e285452d3e" xsi:nil="true"/>
    <lcf76f155ced4ddcb4097134ff3c332f xmlns="fdeddf23-0fe4-452c-aa94-452fcc5a443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59033A9-715B-4266-A9F0-34A8F9B5AEA3}"/>
</file>

<file path=customXml/itemProps2.xml><?xml version="1.0" encoding="utf-8"?>
<ds:datastoreItem xmlns:ds="http://schemas.openxmlformats.org/officeDocument/2006/customXml" ds:itemID="{B1F2ED4D-0EC7-437A-A4DC-44052A18582D}"/>
</file>

<file path=customXml/itemProps3.xml><?xml version="1.0" encoding="utf-8"?>
<ds:datastoreItem xmlns:ds="http://schemas.openxmlformats.org/officeDocument/2006/customXml" ds:itemID="{8BA7B64C-3003-464D-99B0-F7E6C0BDA689}"/>
</file>

<file path=docProps/app.xml><?xml version="1.0" encoding="utf-8"?>
<Properties xmlns="http://schemas.openxmlformats.org/officeDocument/2006/extended-properties" xmlns:vt="http://schemas.openxmlformats.org/officeDocument/2006/docPropsVTypes">
  <Template>Normal</Template>
  <TotalTime>9</TotalTime>
  <Pages>29</Pages>
  <Words>7204</Words>
  <Characters>39628</Characters>
  <Application>Microsoft Office Word</Application>
  <DocSecurity>0</DocSecurity>
  <Lines>330</Lines>
  <Paragraphs>93</Paragraphs>
  <ScaleCrop>false</ScaleCrop>
  <Company/>
  <LinksUpToDate>false</LinksUpToDate>
  <CharactersWithSpaces>46739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Santiago Cañar Montenegro</dc:creator>
  <cp:keywords/>
  <dc:description/>
  <cp:lastModifiedBy>Luis Santiago Cañar Montenegro</cp:lastModifiedBy>
  <cp:revision>2</cp:revision>
  <dcterms:created xsi:type="dcterms:W3CDTF">2025-04-11T19:25:00Z</dcterms:created>
  <dcterms:modified xsi:type="dcterms:W3CDTF">2025-04-11T19:37:00Z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0x010100DA7ED4CEE408714C957C2C614F7365D3</vt:lpwstr>
  </property>
</Properties>
</file>