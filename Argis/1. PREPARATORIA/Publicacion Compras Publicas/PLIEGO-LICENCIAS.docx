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D84CC3" w14:textId="77777777" w:rsidR="00001A6C" w:rsidRPr="00F104FF" w:rsidRDefault="00001A6C" w:rsidP="00001A6C">
      <w:pPr>
        <w:tabs>
          <w:tab w:val="left" w:pos="-720"/>
        </w:tabs>
        <w:ind w:left="1418" w:right="-119" w:hanging="1418"/>
        <w:jc w:val="center"/>
        <w:rPr>
          <w:b/>
          <w:bCs/>
          <w:sz w:val="22"/>
          <w:szCs w:val="22"/>
        </w:rPr>
      </w:pPr>
    </w:p>
    <w:p w14:paraId="1605A684" w14:textId="77777777" w:rsidR="00001A6C" w:rsidRPr="00F104FF" w:rsidRDefault="00001A6C" w:rsidP="00CE426A">
      <w:pPr>
        <w:tabs>
          <w:tab w:val="left" w:pos="-720"/>
        </w:tabs>
        <w:ind w:left="709" w:right="-119" w:hanging="709"/>
        <w:jc w:val="center"/>
        <w:rPr>
          <w:b/>
          <w:bCs/>
          <w:sz w:val="22"/>
          <w:szCs w:val="22"/>
        </w:rPr>
      </w:pPr>
      <w:r w:rsidRPr="00F104FF">
        <w:rPr>
          <w:b/>
          <w:bCs/>
          <w:sz w:val="22"/>
          <w:szCs w:val="22"/>
        </w:rPr>
        <w:t>PLIEGOS</w:t>
      </w:r>
    </w:p>
    <w:p w14:paraId="71D1C8FA" w14:textId="77777777" w:rsidR="00001A6C" w:rsidRPr="00F104FF" w:rsidRDefault="00001A6C" w:rsidP="00001A6C">
      <w:pPr>
        <w:tabs>
          <w:tab w:val="left" w:pos="-720"/>
        </w:tabs>
        <w:ind w:right="-119"/>
        <w:jc w:val="center"/>
        <w:rPr>
          <w:b/>
          <w:bCs/>
          <w:sz w:val="22"/>
          <w:szCs w:val="22"/>
        </w:rPr>
      </w:pPr>
    </w:p>
    <w:p w14:paraId="18181369" w14:textId="77777777" w:rsidR="00001A6C" w:rsidRPr="00F104FF" w:rsidRDefault="00001A6C" w:rsidP="00001A6C">
      <w:pPr>
        <w:tabs>
          <w:tab w:val="left" w:pos="-720"/>
        </w:tabs>
        <w:ind w:right="-119"/>
        <w:jc w:val="center"/>
        <w:rPr>
          <w:b/>
          <w:bCs/>
          <w:sz w:val="22"/>
          <w:szCs w:val="22"/>
        </w:rPr>
      </w:pPr>
    </w:p>
    <w:p w14:paraId="6EAD6EE5" w14:textId="77777777" w:rsidR="00001A6C" w:rsidRPr="00F104FF" w:rsidRDefault="00001A6C" w:rsidP="00001A6C">
      <w:pPr>
        <w:tabs>
          <w:tab w:val="left" w:pos="-720"/>
        </w:tabs>
        <w:ind w:left="709" w:right="-119" w:hanging="709"/>
        <w:jc w:val="center"/>
        <w:rPr>
          <w:b/>
          <w:bCs/>
          <w:sz w:val="22"/>
          <w:szCs w:val="22"/>
        </w:rPr>
      </w:pPr>
    </w:p>
    <w:p w14:paraId="0E843989" w14:textId="77777777" w:rsidR="00001A6C" w:rsidRPr="00F104FF" w:rsidRDefault="00001A6C" w:rsidP="00001A6C">
      <w:pPr>
        <w:tabs>
          <w:tab w:val="left" w:pos="-720"/>
        </w:tabs>
        <w:ind w:right="-119"/>
        <w:jc w:val="center"/>
        <w:rPr>
          <w:b/>
          <w:bCs/>
          <w:sz w:val="22"/>
          <w:szCs w:val="22"/>
        </w:rPr>
      </w:pPr>
    </w:p>
    <w:p w14:paraId="019FF771" w14:textId="77777777" w:rsidR="00001A6C" w:rsidRPr="00F104FF" w:rsidRDefault="00001A6C" w:rsidP="00001A6C">
      <w:pPr>
        <w:tabs>
          <w:tab w:val="left" w:pos="-720"/>
        </w:tabs>
        <w:ind w:right="-119"/>
        <w:jc w:val="center"/>
        <w:rPr>
          <w:b/>
          <w:bCs/>
          <w:sz w:val="22"/>
          <w:szCs w:val="22"/>
        </w:rPr>
      </w:pPr>
    </w:p>
    <w:p w14:paraId="70E46624" w14:textId="77777777" w:rsidR="00001A6C" w:rsidRPr="00F104FF" w:rsidRDefault="00001A6C" w:rsidP="00001A6C">
      <w:pPr>
        <w:tabs>
          <w:tab w:val="left" w:pos="-720"/>
        </w:tabs>
        <w:ind w:right="-119"/>
        <w:jc w:val="center"/>
        <w:rPr>
          <w:b/>
          <w:bCs/>
          <w:sz w:val="22"/>
          <w:szCs w:val="22"/>
        </w:rPr>
      </w:pPr>
    </w:p>
    <w:p w14:paraId="052F66D9" w14:textId="77777777" w:rsidR="00001A6C" w:rsidRPr="00F104FF" w:rsidRDefault="00001A6C" w:rsidP="00001A6C">
      <w:pPr>
        <w:tabs>
          <w:tab w:val="left" w:pos="-720"/>
        </w:tabs>
        <w:ind w:right="-119"/>
        <w:jc w:val="center"/>
        <w:rPr>
          <w:b/>
          <w:sz w:val="22"/>
          <w:szCs w:val="22"/>
        </w:rPr>
      </w:pPr>
      <w:r w:rsidRPr="00F104FF">
        <w:rPr>
          <w:b/>
          <w:sz w:val="22"/>
          <w:szCs w:val="22"/>
        </w:rPr>
        <w:t>MODELO DE PLIEGOS DEL PROCEDIMIENTO DE RÉGIMEN ESPECIAL</w:t>
      </w:r>
    </w:p>
    <w:p w14:paraId="068943EA" w14:textId="77777777" w:rsidR="00001A6C" w:rsidRPr="00F104FF" w:rsidRDefault="00001A6C" w:rsidP="00001A6C">
      <w:pPr>
        <w:tabs>
          <w:tab w:val="left" w:pos="-720"/>
        </w:tabs>
        <w:ind w:right="-119"/>
        <w:jc w:val="center"/>
        <w:rPr>
          <w:b/>
          <w:bCs/>
          <w:sz w:val="22"/>
          <w:szCs w:val="22"/>
        </w:rPr>
      </w:pPr>
      <w:r w:rsidRPr="00F104FF">
        <w:rPr>
          <w:i/>
          <w:sz w:val="22"/>
          <w:szCs w:val="22"/>
        </w:rPr>
        <w:t>Versión SERCOP 2.1 (09 de junio de 2017)</w:t>
      </w:r>
    </w:p>
    <w:p w14:paraId="5AFF1A82" w14:textId="77777777" w:rsidR="00001A6C" w:rsidRPr="00F104FF" w:rsidRDefault="00001A6C" w:rsidP="00001A6C">
      <w:pPr>
        <w:tabs>
          <w:tab w:val="left" w:pos="-720"/>
        </w:tabs>
        <w:ind w:right="-119"/>
        <w:jc w:val="center"/>
        <w:rPr>
          <w:b/>
          <w:bCs/>
          <w:sz w:val="22"/>
          <w:szCs w:val="22"/>
        </w:rPr>
      </w:pPr>
    </w:p>
    <w:p w14:paraId="07A8D767" w14:textId="77777777" w:rsidR="00001A6C" w:rsidRPr="00F104FF" w:rsidRDefault="00001A6C" w:rsidP="00001A6C">
      <w:pPr>
        <w:tabs>
          <w:tab w:val="left" w:pos="-720"/>
        </w:tabs>
        <w:ind w:right="-119"/>
        <w:jc w:val="center"/>
        <w:rPr>
          <w:b/>
          <w:bCs/>
          <w:sz w:val="22"/>
          <w:szCs w:val="22"/>
        </w:rPr>
      </w:pPr>
    </w:p>
    <w:p w14:paraId="735C4CA7" w14:textId="77777777" w:rsidR="00001A6C" w:rsidRPr="00F104FF" w:rsidRDefault="00001A6C" w:rsidP="00001A6C">
      <w:pPr>
        <w:tabs>
          <w:tab w:val="left" w:pos="-720"/>
        </w:tabs>
        <w:ind w:right="-119"/>
        <w:jc w:val="center"/>
        <w:rPr>
          <w:b/>
          <w:bCs/>
          <w:sz w:val="22"/>
          <w:szCs w:val="22"/>
        </w:rPr>
      </w:pPr>
    </w:p>
    <w:p w14:paraId="36F59263" w14:textId="77777777" w:rsidR="00001A6C" w:rsidRPr="00F104FF" w:rsidRDefault="00001A6C" w:rsidP="00001A6C">
      <w:pPr>
        <w:tabs>
          <w:tab w:val="left" w:pos="-720"/>
        </w:tabs>
        <w:ind w:right="-119"/>
        <w:jc w:val="center"/>
        <w:rPr>
          <w:b/>
          <w:bCs/>
          <w:sz w:val="22"/>
          <w:szCs w:val="22"/>
        </w:rPr>
      </w:pPr>
    </w:p>
    <w:p w14:paraId="05FDB337" w14:textId="77777777" w:rsidR="00001A6C" w:rsidRPr="00F104FF" w:rsidRDefault="00001A6C" w:rsidP="00001A6C">
      <w:pPr>
        <w:tabs>
          <w:tab w:val="left" w:pos="-720"/>
        </w:tabs>
        <w:ind w:right="-119"/>
        <w:jc w:val="center"/>
        <w:rPr>
          <w:b/>
          <w:bCs/>
          <w:sz w:val="22"/>
          <w:szCs w:val="22"/>
        </w:rPr>
      </w:pPr>
    </w:p>
    <w:p w14:paraId="70D0F0E3" w14:textId="77777777" w:rsidR="00001A6C" w:rsidRPr="00F104FF" w:rsidRDefault="00001A6C" w:rsidP="00001A6C">
      <w:pPr>
        <w:tabs>
          <w:tab w:val="left" w:pos="-720"/>
        </w:tabs>
        <w:ind w:right="-119"/>
        <w:jc w:val="center"/>
        <w:rPr>
          <w:b/>
          <w:bCs/>
          <w:sz w:val="22"/>
          <w:szCs w:val="22"/>
        </w:rPr>
      </w:pPr>
      <w:r>
        <w:rPr>
          <w:b/>
          <w:bCs/>
          <w:sz w:val="22"/>
          <w:szCs w:val="22"/>
        </w:rPr>
        <w:t>CONSORCIO DE GOBIERNOS AUTÓNOMOS PROVINCIALES DEL ECUADOR</w:t>
      </w:r>
    </w:p>
    <w:p w14:paraId="1AB61F3E" w14:textId="77777777" w:rsidR="00001A6C" w:rsidRPr="00F104FF" w:rsidRDefault="00001A6C" w:rsidP="00001A6C">
      <w:pPr>
        <w:tabs>
          <w:tab w:val="left" w:pos="-720"/>
        </w:tabs>
        <w:ind w:right="-119"/>
        <w:rPr>
          <w:bCs/>
          <w:sz w:val="22"/>
          <w:szCs w:val="22"/>
        </w:rPr>
      </w:pPr>
    </w:p>
    <w:p w14:paraId="57D93ADB" w14:textId="77777777" w:rsidR="00001A6C" w:rsidRPr="00F104FF" w:rsidRDefault="00001A6C" w:rsidP="00001A6C">
      <w:pPr>
        <w:tabs>
          <w:tab w:val="left" w:pos="-720"/>
        </w:tabs>
        <w:ind w:right="-119"/>
        <w:rPr>
          <w:bCs/>
          <w:sz w:val="22"/>
          <w:szCs w:val="22"/>
        </w:rPr>
      </w:pPr>
    </w:p>
    <w:p w14:paraId="43B3B947" w14:textId="77777777" w:rsidR="00001A6C" w:rsidRPr="00F104FF" w:rsidRDefault="00001A6C" w:rsidP="00001A6C">
      <w:pPr>
        <w:tabs>
          <w:tab w:val="left" w:pos="-720"/>
        </w:tabs>
        <w:ind w:right="-119"/>
        <w:jc w:val="center"/>
        <w:rPr>
          <w:bCs/>
          <w:sz w:val="22"/>
          <w:szCs w:val="22"/>
        </w:rPr>
      </w:pPr>
    </w:p>
    <w:p w14:paraId="60D7AAD6" w14:textId="6E7D5BDB" w:rsidR="00001A6C" w:rsidRPr="00FE722F" w:rsidRDefault="00001A6C" w:rsidP="00001A6C">
      <w:pPr>
        <w:pStyle w:val="Ttulo8"/>
        <w:spacing w:before="0"/>
        <w:jc w:val="center"/>
        <w:rPr>
          <w:rFonts w:ascii="Times New Roman" w:hAnsi="Times New Roman"/>
          <w:b/>
          <w:bCs/>
          <w:color w:val="auto"/>
          <w:sz w:val="22"/>
          <w:szCs w:val="22"/>
          <w:highlight w:val="red"/>
        </w:rPr>
      </w:pPr>
      <w:r w:rsidRPr="00F104FF">
        <w:rPr>
          <w:rFonts w:ascii="Times New Roman" w:hAnsi="Times New Roman"/>
          <w:b/>
          <w:bCs/>
          <w:color w:val="auto"/>
          <w:sz w:val="22"/>
          <w:szCs w:val="22"/>
        </w:rPr>
        <w:t>CÓDIGO DEL PROCESO</w:t>
      </w:r>
      <w:r w:rsidRPr="006831A2">
        <w:rPr>
          <w:rFonts w:ascii="Times New Roman" w:hAnsi="Times New Roman"/>
          <w:b/>
          <w:bCs/>
          <w:color w:val="auto"/>
          <w:sz w:val="22"/>
          <w:szCs w:val="22"/>
        </w:rPr>
        <w:t xml:space="preserve">: </w:t>
      </w:r>
      <w:r w:rsidRPr="005A15D1">
        <w:rPr>
          <w:rFonts w:ascii="Times New Roman" w:hAnsi="Times New Roman"/>
          <w:b/>
          <w:bCs/>
          <w:color w:val="auto"/>
          <w:sz w:val="22"/>
          <w:szCs w:val="22"/>
        </w:rPr>
        <w:t>RE-PU-CONGOPE-202</w:t>
      </w:r>
      <w:r w:rsidR="00F544A5">
        <w:rPr>
          <w:rFonts w:ascii="Times New Roman" w:hAnsi="Times New Roman"/>
          <w:b/>
          <w:bCs/>
          <w:color w:val="auto"/>
          <w:sz w:val="22"/>
          <w:szCs w:val="22"/>
        </w:rPr>
        <w:t>5</w:t>
      </w:r>
      <w:r w:rsidRPr="005A15D1">
        <w:rPr>
          <w:rFonts w:ascii="Times New Roman" w:hAnsi="Times New Roman"/>
          <w:b/>
          <w:bCs/>
          <w:color w:val="auto"/>
          <w:sz w:val="22"/>
          <w:szCs w:val="22"/>
        </w:rPr>
        <w:t>-0</w:t>
      </w:r>
      <w:r w:rsidR="00F544A5">
        <w:rPr>
          <w:rFonts w:ascii="Times New Roman" w:hAnsi="Times New Roman"/>
          <w:b/>
          <w:bCs/>
          <w:color w:val="auto"/>
          <w:sz w:val="22"/>
          <w:szCs w:val="22"/>
        </w:rPr>
        <w:t>02</w:t>
      </w:r>
    </w:p>
    <w:p w14:paraId="4CC1CFF9" w14:textId="77777777" w:rsidR="00001A6C" w:rsidRPr="00F104FF" w:rsidRDefault="00001A6C" w:rsidP="00001A6C">
      <w:pPr>
        <w:tabs>
          <w:tab w:val="left" w:pos="0"/>
        </w:tabs>
        <w:ind w:right="-119"/>
        <w:jc w:val="both"/>
        <w:rPr>
          <w:bCs/>
          <w:spacing w:val="-2"/>
          <w:sz w:val="22"/>
          <w:szCs w:val="22"/>
        </w:rPr>
      </w:pPr>
    </w:p>
    <w:p w14:paraId="42546371" w14:textId="77777777" w:rsidR="00001A6C" w:rsidRPr="00F104FF" w:rsidRDefault="00001A6C" w:rsidP="00001A6C">
      <w:pPr>
        <w:tabs>
          <w:tab w:val="left" w:pos="0"/>
        </w:tabs>
        <w:ind w:right="-119"/>
        <w:jc w:val="both"/>
        <w:rPr>
          <w:bCs/>
          <w:spacing w:val="-2"/>
          <w:sz w:val="22"/>
          <w:szCs w:val="22"/>
        </w:rPr>
      </w:pPr>
    </w:p>
    <w:p w14:paraId="3A77B3AD" w14:textId="77777777" w:rsidR="00001A6C" w:rsidRPr="00F104FF" w:rsidRDefault="00001A6C" w:rsidP="00001A6C">
      <w:pPr>
        <w:tabs>
          <w:tab w:val="left" w:pos="0"/>
        </w:tabs>
        <w:ind w:right="-119"/>
        <w:jc w:val="both"/>
        <w:rPr>
          <w:bCs/>
          <w:spacing w:val="-2"/>
          <w:sz w:val="22"/>
          <w:szCs w:val="22"/>
        </w:rPr>
      </w:pPr>
    </w:p>
    <w:p w14:paraId="1D34D495" w14:textId="77777777" w:rsidR="00001A6C" w:rsidRPr="00F104FF" w:rsidRDefault="00001A6C" w:rsidP="00001A6C">
      <w:pPr>
        <w:tabs>
          <w:tab w:val="left" w:pos="0"/>
        </w:tabs>
        <w:ind w:right="-119"/>
        <w:jc w:val="both"/>
        <w:rPr>
          <w:bCs/>
          <w:spacing w:val="-2"/>
          <w:sz w:val="22"/>
          <w:szCs w:val="22"/>
        </w:rPr>
      </w:pPr>
    </w:p>
    <w:p w14:paraId="0ECC1EB7" w14:textId="77777777" w:rsidR="00001A6C" w:rsidRPr="00F104FF" w:rsidRDefault="00001A6C" w:rsidP="00001A6C">
      <w:pPr>
        <w:tabs>
          <w:tab w:val="left" w:pos="0"/>
        </w:tabs>
        <w:ind w:right="-119"/>
        <w:jc w:val="both"/>
        <w:rPr>
          <w:bCs/>
          <w:spacing w:val="-2"/>
          <w:sz w:val="22"/>
          <w:szCs w:val="22"/>
        </w:rPr>
      </w:pPr>
    </w:p>
    <w:p w14:paraId="47C30A01" w14:textId="77777777" w:rsidR="00001A6C" w:rsidRPr="00F104FF" w:rsidRDefault="00001A6C" w:rsidP="00001A6C">
      <w:pPr>
        <w:tabs>
          <w:tab w:val="left" w:pos="0"/>
        </w:tabs>
        <w:ind w:right="-119"/>
        <w:jc w:val="both"/>
        <w:rPr>
          <w:bCs/>
          <w:spacing w:val="-2"/>
          <w:sz w:val="22"/>
          <w:szCs w:val="22"/>
        </w:rPr>
      </w:pPr>
    </w:p>
    <w:p w14:paraId="206392B2" w14:textId="77777777" w:rsidR="00001A6C" w:rsidRPr="00F104FF" w:rsidRDefault="00001A6C" w:rsidP="00001A6C">
      <w:pPr>
        <w:tabs>
          <w:tab w:val="left" w:pos="0"/>
        </w:tabs>
        <w:ind w:right="-119"/>
        <w:jc w:val="both"/>
        <w:rPr>
          <w:bCs/>
          <w:spacing w:val="-2"/>
          <w:sz w:val="22"/>
          <w:szCs w:val="22"/>
        </w:rPr>
      </w:pPr>
    </w:p>
    <w:p w14:paraId="26FF7156" w14:textId="77777777" w:rsidR="00001A6C" w:rsidRPr="00F104FF" w:rsidRDefault="00001A6C" w:rsidP="00001A6C">
      <w:pPr>
        <w:tabs>
          <w:tab w:val="left" w:pos="0"/>
        </w:tabs>
        <w:ind w:right="-119"/>
        <w:jc w:val="both"/>
        <w:rPr>
          <w:bCs/>
          <w:spacing w:val="-2"/>
          <w:sz w:val="22"/>
          <w:szCs w:val="22"/>
        </w:rPr>
      </w:pPr>
    </w:p>
    <w:p w14:paraId="30ABAC56" w14:textId="77777777" w:rsidR="00001A6C" w:rsidRPr="00F104FF" w:rsidRDefault="00001A6C" w:rsidP="00001A6C">
      <w:pPr>
        <w:tabs>
          <w:tab w:val="left" w:pos="0"/>
        </w:tabs>
        <w:ind w:right="-119"/>
        <w:jc w:val="center"/>
        <w:rPr>
          <w:bCs/>
          <w:spacing w:val="-2"/>
          <w:sz w:val="22"/>
          <w:szCs w:val="22"/>
        </w:rPr>
      </w:pPr>
      <w:r w:rsidRPr="00F104FF">
        <w:rPr>
          <w:b/>
          <w:bCs/>
          <w:spacing w:val="-2"/>
          <w:sz w:val="22"/>
          <w:szCs w:val="22"/>
        </w:rPr>
        <w:t>Objeto de Contratación:</w:t>
      </w:r>
      <w:r w:rsidRPr="00F104FF">
        <w:rPr>
          <w:bCs/>
          <w:spacing w:val="-2"/>
          <w:sz w:val="22"/>
          <w:szCs w:val="22"/>
        </w:rPr>
        <w:t xml:space="preserve"> </w:t>
      </w:r>
    </w:p>
    <w:p w14:paraId="44FF2CA5" w14:textId="77777777" w:rsidR="00001A6C" w:rsidRPr="00F104FF" w:rsidRDefault="00001A6C" w:rsidP="00001A6C">
      <w:pPr>
        <w:tabs>
          <w:tab w:val="left" w:pos="0"/>
        </w:tabs>
        <w:ind w:right="-119"/>
        <w:jc w:val="center"/>
        <w:rPr>
          <w:bCs/>
          <w:spacing w:val="-2"/>
          <w:sz w:val="22"/>
          <w:szCs w:val="22"/>
        </w:rPr>
      </w:pPr>
    </w:p>
    <w:p w14:paraId="0C6081C6" w14:textId="38C28764" w:rsidR="00001A6C" w:rsidRPr="00B04782" w:rsidRDefault="00001A6C" w:rsidP="00CF6922">
      <w:pPr>
        <w:pStyle w:val="Default"/>
        <w:jc w:val="center"/>
        <w:rPr>
          <w:rFonts w:ascii="Times New Roman" w:eastAsia="Arial Unicode MS" w:hAnsi="Times New Roman" w:cs="Times New Roman"/>
          <w:b/>
          <w:bCs/>
          <w:color w:val="auto"/>
          <w:kern w:val="1"/>
          <w:sz w:val="22"/>
          <w:szCs w:val="22"/>
          <w:lang w:val="es-ES_tradnl"/>
        </w:rPr>
      </w:pPr>
      <w:bookmarkStart w:id="0" w:name="_Hlk160635929"/>
      <w:r w:rsidRPr="006831A2">
        <w:rPr>
          <w:bCs/>
          <w:spacing w:val="-2"/>
          <w:sz w:val="22"/>
          <w:szCs w:val="22"/>
        </w:rPr>
        <w:t>“</w:t>
      </w:r>
      <w:r w:rsidR="00713E8E" w:rsidRPr="00713E8E">
        <w:rPr>
          <w:rFonts w:ascii="Times New Roman" w:eastAsia="Arial Unicode MS" w:hAnsi="Times New Roman" w:cs="Times New Roman"/>
          <w:b/>
          <w:bCs/>
          <w:color w:val="auto"/>
          <w:kern w:val="1"/>
          <w:sz w:val="22"/>
          <w:szCs w:val="22"/>
          <w:lang w:val="es-ES_tradnl"/>
        </w:rPr>
        <w:t>SUSCRIPCIÓN DE SOFTWARE PARA SISTEMAS DE INFORMACIÓN GEOGRÁFICA</w:t>
      </w:r>
      <w:r w:rsidR="00CF6922" w:rsidRPr="00CF6922">
        <w:rPr>
          <w:rFonts w:ascii="Times New Roman" w:eastAsia="Arial Unicode MS" w:hAnsi="Times New Roman" w:cs="Times New Roman"/>
          <w:b/>
          <w:bCs/>
          <w:color w:val="auto"/>
          <w:kern w:val="1"/>
          <w:sz w:val="22"/>
          <w:szCs w:val="22"/>
          <w:lang w:val="es-ES_tradnl"/>
        </w:rPr>
        <w:t>.</w:t>
      </w:r>
      <w:r w:rsidRPr="00B04782">
        <w:rPr>
          <w:rFonts w:ascii="Times New Roman" w:eastAsia="Arial Unicode MS" w:hAnsi="Times New Roman" w:cs="Times New Roman"/>
          <w:b/>
          <w:bCs/>
          <w:color w:val="auto"/>
          <w:kern w:val="1"/>
          <w:sz w:val="22"/>
          <w:szCs w:val="22"/>
          <w:lang w:val="es-ES_tradnl"/>
        </w:rPr>
        <w:t>”</w:t>
      </w:r>
    </w:p>
    <w:bookmarkEnd w:id="0"/>
    <w:p w14:paraId="6D5F3582" w14:textId="77777777" w:rsidR="00001A6C" w:rsidRPr="00F104FF" w:rsidRDefault="00001A6C" w:rsidP="00001A6C">
      <w:pPr>
        <w:tabs>
          <w:tab w:val="left" w:pos="0"/>
        </w:tabs>
        <w:ind w:right="-119"/>
        <w:jc w:val="center"/>
        <w:rPr>
          <w:bCs/>
          <w:spacing w:val="-2"/>
          <w:sz w:val="22"/>
          <w:szCs w:val="22"/>
        </w:rPr>
      </w:pPr>
    </w:p>
    <w:p w14:paraId="7894BF59" w14:textId="77777777" w:rsidR="00001A6C" w:rsidRPr="00F104FF" w:rsidRDefault="00001A6C" w:rsidP="00001A6C">
      <w:pPr>
        <w:tabs>
          <w:tab w:val="left" w:pos="0"/>
        </w:tabs>
        <w:ind w:right="-119"/>
        <w:jc w:val="center"/>
        <w:rPr>
          <w:bCs/>
          <w:spacing w:val="-2"/>
          <w:sz w:val="22"/>
          <w:szCs w:val="22"/>
        </w:rPr>
      </w:pPr>
    </w:p>
    <w:p w14:paraId="7D7DB4BC" w14:textId="77777777" w:rsidR="00001A6C" w:rsidRPr="00F104FF" w:rsidRDefault="00001A6C" w:rsidP="00001A6C">
      <w:pPr>
        <w:tabs>
          <w:tab w:val="left" w:pos="0"/>
        </w:tabs>
        <w:ind w:right="-119"/>
        <w:jc w:val="center"/>
        <w:rPr>
          <w:bCs/>
          <w:spacing w:val="-2"/>
          <w:sz w:val="22"/>
          <w:szCs w:val="22"/>
        </w:rPr>
      </w:pPr>
    </w:p>
    <w:p w14:paraId="5A8B96CB" w14:textId="77777777" w:rsidR="00001A6C" w:rsidRPr="00F104FF" w:rsidRDefault="00001A6C" w:rsidP="00001A6C">
      <w:pPr>
        <w:jc w:val="center"/>
        <w:rPr>
          <w:b/>
          <w:bCs/>
          <w:spacing w:val="-2"/>
          <w:sz w:val="22"/>
          <w:szCs w:val="22"/>
        </w:rPr>
      </w:pPr>
    </w:p>
    <w:p w14:paraId="3824C562" w14:textId="77777777" w:rsidR="00001A6C" w:rsidRPr="00F104FF" w:rsidRDefault="00001A6C" w:rsidP="00001A6C">
      <w:pPr>
        <w:jc w:val="center"/>
        <w:rPr>
          <w:b/>
          <w:bCs/>
          <w:spacing w:val="-2"/>
          <w:sz w:val="22"/>
          <w:szCs w:val="22"/>
        </w:rPr>
      </w:pPr>
    </w:p>
    <w:p w14:paraId="75B5200F" w14:textId="77777777" w:rsidR="00001A6C" w:rsidRPr="00F104FF" w:rsidRDefault="00001A6C" w:rsidP="00001A6C">
      <w:pPr>
        <w:jc w:val="center"/>
        <w:rPr>
          <w:b/>
          <w:bCs/>
          <w:spacing w:val="-2"/>
          <w:sz w:val="22"/>
          <w:szCs w:val="22"/>
        </w:rPr>
      </w:pPr>
    </w:p>
    <w:p w14:paraId="409BC906" w14:textId="77777777" w:rsidR="00001A6C" w:rsidRPr="00F104FF" w:rsidRDefault="00001A6C" w:rsidP="00001A6C">
      <w:pPr>
        <w:jc w:val="center"/>
        <w:rPr>
          <w:b/>
          <w:bCs/>
          <w:spacing w:val="-2"/>
          <w:sz w:val="22"/>
          <w:szCs w:val="22"/>
        </w:rPr>
      </w:pPr>
    </w:p>
    <w:p w14:paraId="337BC279" w14:textId="79753392" w:rsidR="00001A6C" w:rsidRPr="00F104FF" w:rsidRDefault="00001A6C" w:rsidP="00001A6C">
      <w:pPr>
        <w:jc w:val="center"/>
        <w:rPr>
          <w:b/>
          <w:bCs/>
          <w:spacing w:val="-2"/>
          <w:sz w:val="22"/>
          <w:szCs w:val="22"/>
        </w:rPr>
      </w:pPr>
      <w:r>
        <w:rPr>
          <w:b/>
          <w:bCs/>
          <w:spacing w:val="-2"/>
          <w:sz w:val="22"/>
          <w:szCs w:val="22"/>
        </w:rPr>
        <w:t xml:space="preserve">DM de Quito, </w:t>
      </w:r>
      <w:r w:rsidR="00713E8E">
        <w:rPr>
          <w:b/>
          <w:bCs/>
          <w:spacing w:val="-2"/>
          <w:sz w:val="22"/>
          <w:szCs w:val="22"/>
        </w:rPr>
        <w:t>11 de abril de 2025</w:t>
      </w:r>
    </w:p>
    <w:p w14:paraId="2DE066E3" w14:textId="77777777" w:rsidR="00001A6C" w:rsidRPr="00F104FF" w:rsidRDefault="00001A6C" w:rsidP="00001A6C">
      <w:pPr>
        <w:tabs>
          <w:tab w:val="left" w:pos="-720"/>
        </w:tabs>
        <w:spacing w:line="276" w:lineRule="auto"/>
        <w:ind w:right="-119"/>
        <w:jc w:val="center"/>
        <w:rPr>
          <w:b/>
          <w:bCs/>
          <w:sz w:val="22"/>
          <w:szCs w:val="22"/>
        </w:rPr>
      </w:pPr>
    </w:p>
    <w:p w14:paraId="14D7DE85" w14:textId="77777777" w:rsidR="00001A6C" w:rsidRPr="00F104FF" w:rsidRDefault="00001A6C" w:rsidP="00001A6C">
      <w:pPr>
        <w:tabs>
          <w:tab w:val="left" w:pos="-720"/>
        </w:tabs>
        <w:spacing w:line="276" w:lineRule="auto"/>
        <w:ind w:right="-119"/>
        <w:jc w:val="center"/>
        <w:rPr>
          <w:b/>
          <w:bCs/>
          <w:sz w:val="22"/>
          <w:szCs w:val="22"/>
        </w:rPr>
      </w:pPr>
    </w:p>
    <w:p w14:paraId="388055CE" w14:textId="77777777" w:rsidR="00001A6C" w:rsidRPr="00F104FF" w:rsidRDefault="00001A6C" w:rsidP="00001A6C">
      <w:pPr>
        <w:tabs>
          <w:tab w:val="left" w:pos="-720"/>
        </w:tabs>
        <w:spacing w:line="276" w:lineRule="auto"/>
        <w:ind w:right="-119"/>
        <w:jc w:val="center"/>
        <w:rPr>
          <w:b/>
          <w:bCs/>
          <w:sz w:val="22"/>
          <w:szCs w:val="22"/>
        </w:rPr>
      </w:pPr>
    </w:p>
    <w:p w14:paraId="2E68903C" w14:textId="77777777" w:rsidR="00001A6C" w:rsidRPr="00F104FF" w:rsidRDefault="00001A6C" w:rsidP="00001A6C">
      <w:pPr>
        <w:pStyle w:val="Standard"/>
        <w:spacing w:line="276" w:lineRule="auto"/>
        <w:rPr>
          <w:bCs/>
          <w:sz w:val="22"/>
          <w:szCs w:val="22"/>
        </w:rPr>
      </w:pPr>
    </w:p>
    <w:p w14:paraId="7C7223D0" w14:textId="77777777" w:rsidR="00001A6C" w:rsidRDefault="00001A6C" w:rsidP="00001A6C">
      <w:pPr>
        <w:pStyle w:val="Standard"/>
        <w:spacing w:line="276" w:lineRule="auto"/>
        <w:jc w:val="center"/>
        <w:rPr>
          <w:bCs/>
          <w:sz w:val="24"/>
          <w:szCs w:val="24"/>
        </w:rPr>
      </w:pPr>
    </w:p>
    <w:p w14:paraId="41D4D07C" w14:textId="77777777" w:rsidR="00001A6C" w:rsidRDefault="00001A6C" w:rsidP="00001A6C">
      <w:pPr>
        <w:tabs>
          <w:tab w:val="left" w:pos="-720"/>
        </w:tabs>
        <w:spacing w:line="276" w:lineRule="auto"/>
        <w:ind w:right="-119"/>
        <w:jc w:val="center"/>
        <w:rPr>
          <w:bCs/>
          <w:kern w:val="2"/>
        </w:rPr>
      </w:pPr>
      <w:r>
        <w:rPr>
          <w:bCs/>
        </w:rPr>
        <w:t>Versión SERCOP 2.1 (09 de junio de 2017)</w:t>
      </w:r>
    </w:p>
    <w:p w14:paraId="1C4EEA82" w14:textId="77777777" w:rsidR="00001A6C" w:rsidRDefault="00001A6C" w:rsidP="00CE621E">
      <w:pPr>
        <w:pStyle w:val="Standard"/>
        <w:spacing w:line="276" w:lineRule="auto"/>
        <w:jc w:val="center"/>
        <w:rPr>
          <w:bCs/>
          <w:sz w:val="24"/>
          <w:szCs w:val="24"/>
        </w:rPr>
      </w:pPr>
    </w:p>
    <w:p w14:paraId="1A873F51" w14:textId="77777777" w:rsidR="00B13B3E" w:rsidRPr="00CE621E" w:rsidRDefault="00B13B3E" w:rsidP="00CE621E">
      <w:pPr>
        <w:pStyle w:val="NormalWeb"/>
        <w:spacing w:before="0" w:after="0" w:line="276" w:lineRule="auto"/>
        <w:jc w:val="center"/>
      </w:pPr>
    </w:p>
    <w:p w14:paraId="5194C1D8" w14:textId="77777777" w:rsidR="00176DD9" w:rsidRPr="00CE621E" w:rsidRDefault="003F4F10" w:rsidP="00CE621E">
      <w:pPr>
        <w:tabs>
          <w:tab w:val="left" w:pos="-720"/>
        </w:tabs>
        <w:spacing w:line="276" w:lineRule="auto"/>
        <w:ind w:right="-119"/>
        <w:jc w:val="center"/>
        <w:rPr>
          <w:b/>
          <w:bCs/>
        </w:rPr>
      </w:pPr>
      <w:r w:rsidRPr="00CE621E">
        <w:rPr>
          <w:b/>
          <w:bCs/>
        </w:rPr>
        <w:lastRenderedPageBreak/>
        <w:t xml:space="preserve">PLIEGO </w:t>
      </w:r>
      <w:r w:rsidR="009A21F7" w:rsidRPr="00CE621E">
        <w:rPr>
          <w:b/>
          <w:bCs/>
        </w:rPr>
        <w:t>DE</w:t>
      </w:r>
      <w:r w:rsidR="00614887" w:rsidRPr="00CE621E">
        <w:rPr>
          <w:b/>
          <w:bCs/>
        </w:rPr>
        <w:t xml:space="preserve"> </w:t>
      </w:r>
      <w:r w:rsidR="00957DF9" w:rsidRPr="00CE621E">
        <w:rPr>
          <w:b/>
          <w:bCs/>
        </w:rPr>
        <w:t>RÉGIMEN ESPECIAL</w:t>
      </w:r>
      <w:r w:rsidR="004E6E71" w:rsidRPr="00CE621E">
        <w:rPr>
          <w:b/>
          <w:bCs/>
        </w:rPr>
        <w:t xml:space="preserve"> PARA LA</w:t>
      </w:r>
    </w:p>
    <w:p w14:paraId="52DD56E1" w14:textId="77777777" w:rsidR="00103F15" w:rsidRPr="00CE621E" w:rsidRDefault="004E6E71" w:rsidP="00CE621E">
      <w:pPr>
        <w:tabs>
          <w:tab w:val="left" w:pos="-720"/>
        </w:tabs>
        <w:spacing w:line="276" w:lineRule="auto"/>
        <w:ind w:right="-119"/>
        <w:jc w:val="center"/>
        <w:rPr>
          <w:b/>
          <w:bCs/>
        </w:rPr>
      </w:pPr>
      <w:r w:rsidRPr="00CE621E">
        <w:rPr>
          <w:b/>
          <w:bCs/>
        </w:rPr>
        <w:t>CONTR</w:t>
      </w:r>
      <w:r w:rsidR="009A21F7" w:rsidRPr="00CE621E">
        <w:rPr>
          <w:b/>
          <w:bCs/>
        </w:rPr>
        <w:t>A</w:t>
      </w:r>
      <w:r w:rsidRPr="00CE621E">
        <w:rPr>
          <w:b/>
          <w:bCs/>
        </w:rPr>
        <w:t>TA</w:t>
      </w:r>
      <w:r w:rsidR="009A21F7" w:rsidRPr="00CE621E">
        <w:rPr>
          <w:b/>
          <w:bCs/>
        </w:rPr>
        <w:t>CI</w:t>
      </w:r>
      <w:r w:rsidR="00E1407D" w:rsidRPr="00CE621E">
        <w:rPr>
          <w:b/>
          <w:bCs/>
        </w:rPr>
        <w:t>Ó</w:t>
      </w:r>
      <w:r w:rsidR="009A21F7" w:rsidRPr="00CE621E">
        <w:rPr>
          <w:b/>
          <w:bCs/>
        </w:rPr>
        <w:t xml:space="preserve">N </w:t>
      </w:r>
      <w:r w:rsidR="00560701" w:rsidRPr="00CE621E">
        <w:rPr>
          <w:b/>
          <w:bCs/>
        </w:rPr>
        <w:t xml:space="preserve">DE </w:t>
      </w:r>
      <w:r w:rsidR="00CF6389" w:rsidRPr="00CE621E">
        <w:rPr>
          <w:b/>
          <w:bCs/>
        </w:rPr>
        <w:t xml:space="preserve">BIENES Y/O SERVICIOS </w:t>
      </w:r>
      <w:r w:rsidR="00E1407D" w:rsidRPr="00CE621E">
        <w:rPr>
          <w:b/>
          <w:bCs/>
        </w:rPr>
        <w:t>Ú</w:t>
      </w:r>
      <w:r w:rsidR="00CF6389" w:rsidRPr="00CE621E">
        <w:rPr>
          <w:b/>
          <w:bCs/>
        </w:rPr>
        <w:t xml:space="preserve">NICOS EN EL MERCADO </w:t>
      </w:r>
      <w:r w:rsidR="00E1407D" w:rsidRPr="00CE621E">
        <w:rPr>
          <w:b/>
          <w:bCs/>
        </w:rPr>
        <w:t xml:space="preserve">O </w:t>
      </w:r>
      <w:r w:rsidR="00176DD9" w:rsidRPr="00CE621E">
        <w:rPr>
          <w:b/>
          <w:bCs/>
        </w:rPr>
        <w:t>DE</w:t>
      </w:r>
      <w:r w:rsidR="00CF6389" w:rsidRPr="00CE621E">
        <w:rPr>
          <w:b/>
          <w:bCs/>
        </w:rPr>
        <w:t xml:space="preserve"> </w:t>
      </w:r>
      <w:r w:rsidR="00CD0AD0" w:rsidRPr="00CE621E">
        <w:rPr>
          <w:b/>
          <w:bCs/>
        </w:rPr>
        <w:t>PROVEEDOR ÚNICO</w:t>
      </w:r>
    </w:p>
    <w:p w14:paraId="105AE6A9" w14:textId="77777777" w:rsidR="00604892" w:rsidRPr="00CE621E" w:rsidRDefault="00604892" w:rsidP="00CE621E">
      <w:pPr>
        <w:suppressAutoHyphens w:val="0"/>
        <w:spacing w:line="276" w:lineRule="auto"/>
        <w:jc w:val="both"/>
        <w:rPr>
          <w:rFonts w:eastAsia="Calibri"/>
          <w:lang w:eastAsia="en-US"/>
        </w:rPr>
      </w:pPr>
      <w:r w:rsidRPr="00CE621E">
        <w:rPr>
          <w:rFonts w:eastAsia="Calibri"/>
          <w:b/>
          <w:lang w:eastAsia="en-US"/>
        </w:rPr>
        <w:t>INTRODUCCIÓN:</w:t>
      </w:r>
      <w:r w:rsidRPr="00CE621E">
        <w:rPr>
          <w:rFonts w:eastAsia="Calibri"/>
          <w:lang w:eastAsia="en-US"/>
        </w:rPr>
        <w:t xml:space="preserve"> El </w:t>
      </w:r>
      <w:r w:rsidRPr="00CE621E">
        <w:rPr>
          <w:rFonts w:eastAsia="Calibri"/>
          <w:b/>
          <w:lang w:eastAsia="en-US"/>
        </w:rPr>
        <w:t xml:space="preserve">PLIEGO </w:t>
      </w:r>
      <w:r w:rsidRPr="00CE621E">
        <w:rPr>
          <w:rFonts w:eastAsia="Calibri"/>
          <w:lang w:eastAsia="en-US"/>
        </w:rPr>
        <w:t xml:space="preserve">que contiene las condiciones de participación del presente procedimiento de contratación ha sido dividido en dos partes sustanciales y que forman parte integrante del mismo. </w:t>
      </w:r>
    </w:p>
    <w:p w14:paraId="0A4F8A9C" w14:textId="77777777" w:rsidR="00604892" w:rsidRPr="00CE621E" w:rsidRDefault="00604892" w:rsidP="00CE621E">
      <w:pPr>
        <w:suppressAutoHyphens w:val="0"/>
        <w:spacing w:line="276" w:lineRule="auto"/>
        <w:jc w:val="both"/>
        <w:rPr>
          <w:rFonts w:eastAsia="Calibri"/>
          <w:lang w:eastAsia="en-US"/>
        </w:rPr>
      </w:pPr>
    </w:p>
    <w:p w14:paraId="28853267" w14:textId="77777777" w:rsidR="00604892" w:rsidRPr="00CE621E" w:rsidRDefault="00604892" w:rsidP="00CE621E">
      <w:pPr>
        <w:suppressAutoHyphens w:val="0"/>
        <w:spacing w:line="276" w:lineRule="auto"/>
        <w:jc w:val="both"/>
        <w:rPr>
          <w:rFonts w:eastAsia="Calibri"/>
          <w:lang w:eastAsia="en-US"/>
        </w:rPr>
      </w:pPr>
      <w:r w:rsidRPr="00CE621E">
        <w:rPr>
          <w:rFonts w:eastAsia="Calibri"/>
          <w:b/>
          <w:lang w:eastAsia="en-US"/>
        </w:rPr>
        <w:t xml:space="preserve">PARTE I: “CONDICIONES PARTICULARES </w:t>
      </w:r>
      <w:r w:rsidR="009A21F7" w:rsidRPr="00CE621E">
        <w:rPr>
          <w:rFonts w:eastAsia="Calibri"/>
          <w:b/>
          <w:lang w:eastAsia="en-US"/>
        </w:rPr>
        <w:t xml:space="preserve">PARA LA </w:t>
      </w:r>
      <w:r w:rsidR="00031296" w:rsidRPr="00CE621E">
        <w:rPr>
          <w:rFonts w:eastAsia="Calibri"/>
          <w:b/>
          <w:lang w:eastAsia="en-US"/>
        </w:rPr>
        <w:t>CONTRATACI</w:t>
      </w:r>
      <w:r w:rsidR="008E1A03" w:rsidRPr="00CE621E">
        <w:rPr>
          <w:rFonts w:eastAsia="Calibri"/>
          <w:b/>
          <w:lang w:eastAsia="en-US"/>
        </w:rPr>
        <w:t>Ó</w:t>
      </w:r>
      <w:r w:rsidR="00031296" w:rsidRPr="00CE621E">
        <w:rPr>
          <w:rFonts w:eastAsia="Calibri"/>
          <w:b/>
          <w:lang w:eastAsia="en-US"/>
        </w:rPr>
        <w:t xml:space="preserve">N </w:t>
      </w:r>
      <w:r w:rsidR="00560701" w:rsidRPr="00CE621E">
        <w:rPr>
          <w:rFonts w:eastAsia="Calibri"/>
          <w:b/>
          <w:lang w:eastAsia="en-US"/>
        </w:rPr>
        <w:t>DE</w:t>
      </w:r>
      <w:r w:rsidR="00CF6389" w:rsidRPr="00CE621E">
        <w:rPr>
          <w:rFonts w:eastAsia="Calibri"/>
          <w:b/>
          <w:lang w:eastAsia="en-US"/>
        </w:rPr>
        <w:t xml:space="preserve"> BIENES Y/O SERVICIOS UNICOS EN EL MERCADO </w:t>
      </w:r>
      <w:r w:rsidR="008E1A03" w:rsidRPr="00CE621E">
        <w:rPr>
          <w:rFonts w:eastAsia="Calibri"/>
          <w:b/>
          <w:lang w:eastAsia="en-US"/>
        </w:rPr>
        <w:t>O</w:t>
      </w:r>
      <w:r w:rsidR="00614887" w:rsidRPr="00CE621E">
        <w:rPr>
          <w:rFonts w:eastAsia="Calibri"/>
          <w:b/>
          <w:lang w:eastAsia="en-US"/>
        </w:rPr>
        <w:t xml:space="preserve"> </w:t>
      </w:r>
      <w:r w:rsidR="00176DD9" w:rsidRPr="00CE621E">
        <w:rPr>
          <w:rFonts w:eastAsia="Calibri"/>
          <w:b/>
          <w:lang w:eastAsia="en-US"/>
        </w:rPr>
        <w:t xml:space="preserve">DE </w:t>
      </w:r>
      <w:r w:rsidR="00CF6389" w:rsidRPr="00CE621E">
        <w:rPr>
          <w:rFonts w:eastAsia="Calibri"/>
          <w:b/>
          <w:lang w:eastAsia="en-US"/>
        </w:rPr>
        <w:t>PROVEEDOR UNICO</w:t>
      </w:r>
      <w:r w:rsidRPr="00CE621E">
        <w:rPr>
          <w:rFonts w:eastAsia="Calibri"/>
          <w:b/>
          <w:lang w:eastAsia="en-US"/>
        </w:rPr>
        <w:t xml:space="preserve">” </w:t>
      </w:r>
      <w:r w:rsidRPr="00CE621E">
        <w:rPr>
          <w:rFonts w:eastAsia="Calibri"/>
          <w:lang w:eastAsia="en-US"/>
        </w:rPr>
        <w:t xml:space="preserve">en la que se establecen la información y reglas específicas que rigen al procedimiento de contratación, incluidos formularios y el contrato. La </w:t>
      </w:r>
      <w:r w:rsidR="004B65E0" w:rsidRPr="00CE621E">
        <w:rPr>
          <w:rFonts w:eastAsia="Calibri"/>
          <w:lang w:eastAsia="en-US"/>
        </w:rPr>
        <w:t>e</w:t>
      </w:r>
      <w:r w:rsidRPr="00CE621E">
        <w:rPr>
          <w:rFonts w:eastAsia="Calibri"/>
          <w:lang w:eastAsia="en-US"/>
        </w:rPr>
        <w:t xml:space="preserve">ntidad </w:t>
      </w:r>
      <w:r w:rsidR="004B65E0" w:rsidRPr="00CE621E">
        <w:rPr>
          <w:rFonts w:eastAsia="Calibri"/>
          <w:lang w:eastAsia="en-US"/>
        </w:rPr>
        <w:t>c</w:t>
      </w:r>
      <w:r w:rsidRPr="00CE621E">
        <w:rPr>
          <w:rFonts w:eastAsia="Calibri"/>
          <w:lang w:eastAsia="en-US"/>
        </w:rPr>
        <w:t xml:space="preserve">ontratante señalará en las condiciones particulares las especificidades del procedimiento al que </w:t>
      </w:r>
      <w:r w:rsidR="001B63BE" w:rsidRPr="00CE621E">
        <w:rPr>
          <w:rFonts w:eastAsia="Calibri"/>
          <w:lang w:eastAsia="en-US"/>
        </w:rPr>
        <w:t xml:space="preserve">invita </w:t>
      </w:r>
      <w:r w:rsidRPr="00CE621E">
        <w:rPr>
          <w:rFonts w:eastAsia="Calibri"/>
          <w:lang w:eastAsia="en-US"/>
        </w:rPr>
        <w:t xml:space="preserve">y para el efecto detallará e individualizará las condiciones </w:t>
      </w:r>
      <w:proofErr w:type="gramStart"/>
      <w:r w:rsidRPr="00CE621E">
        <w:rPr>
          <w:rFonts w:eastAsia="Calibri"/>
          <w:lang w:eastAsia="en-US"/>
        </w:rPr>
        <w:t>del mismo</w:t>
      </w:r>
      <w:proofErr w:type="gramEnd"/>
      <w:r w:rsidRPr="00CE621E">
        <w:rPr>
          <w:rFonts w:eastAsia="Calibri"/>
          <w:lang w:eastAsia="en-US"/>
        </w:rPr>
        <w:t xml:space="preserve"> y del contrato a suscribirse. En consecuencia, deberá realizar los ajustes y/o modificaciones a las condiciones particulares del presente pliego, así como la determinación y aplicabilidad de los formularios previstos para el presente procedimiento; reemplazando todo texto que conste en paréntesis por el contenido pertinente, así como incorporará o sustituirá la redacción por otro contenido que a su criterio le es aplicable. </w:t>
      </w:r>
    </w:p>
    <w:p w14:paraId="18EB67F2" w14:textId="77777777" w:rsidR="00604892" w:rsidRPr="00CE621E" w:rsidRDefault="00604892" w:rsidP="00CE621E">
      <w:pPr>
        <w:suppressAutoHyphens w:val="0"/>
        <w:spacing w:line="276" w:lineRule="auto"/>
        <w:jc w:val="both"/>
        <w:rPr>
          <w:rFonts w:eastAsia="Calibri"/>
          <w:b/>
          <w:lang w:eastAsia="en-US"/>
        </w:rPr>
      </w:pPr>
    </w:p>
    <w:p w14:paraId="19FF702E" w14:textId="77777777" w:rsidR="00604892" w:rsidRPr="00CE621E" w:rsidRDefault="00604892" w:rsidP="00CE621E">
      <w:pPr>
        <w:suppressAutoHyphens w:val="0"/>
        <w:spacing w:line="276" w:lineRule="auto"/>
        <w:jc w:val="both"/>
        <w:rPr>
          <w:rFonts w:eastAsia="Calibri"/>
          <w:lang w:eastAsia="en-US"/>
        </w:rPr>
      </w:pPr>
      <w:r w:rsidRPr="00CE621E">
        <w:rPr>
          <w:rFonts w:eastAsia="Calibri"/>
          <w:b/>
          <w:lang w:eastAsia="en-US"/>
        </w:rPr>
        <w:t xml:space="preserve">PARTE II: “CONDICIONES GENERALES </w:t>
      </w:r>
      <w:r w:rsidR="001B63BE" w:rsidRPr="00CE621E">
        <w:rPr>
          <w:rFonts w:eastAsia="Calibri"/>
          <w:b/>
          <w:lang w:eastAsia="en-US"/>
        </w:rPr>
        <w:t xml:space="preserve">DEL PLIEGO </w:t>
      </w:r>
      <w:r w:rsidR="00031296" w:rsidRPr="00CE621E">
        <w:rPr>
          <w:rFonts w:eastAsia="Calibri"/>
          <w:b/>
          <w:lang w:eastAsia="en-US"/>
        </w:rPr>
        <w:t xml:space="preserve">PARA </w:t>
      </w:r>
      <w:r w:rsidR="00CF6389" w:rsidRPr="00CE621E">
        <w:rPr>
          <w:rFonts w:eastAsia="Calibri"/>
          <w:b/>
          <w:lang w:eastAsia="en-US"/>
        </w:rPr>
        <w:t xml:space="preserve">LA CONTRATACION </w:t>
      </w:r>
      <w:r w:rsidR="00176DD9" w:rsidRPr="00CE621E">
        <w:rPr>
          <w:rFonts w:eastAsia="Calibri"/>
          <w:b/>
          <w:lang w:eastAsia="en-US"/>
        </w:rPr>
        <w:t>POR RÉGIMEN ESPECIAL</w:t>
      </w:r>
      <w:r w:rsidRPr="00CE621E">
        <w:rPr>
          <w:rFonts w:eastAsia="Calibri"/>
          <w:b/>
          <w:lang w:eastAsia="en-US"/>
        </w:rPr>
        <w:t xml:space="preserve">” </w:t>
      </w:r>
      <w:r w:rsidRPr="00CE621E">
        <w:rPr>
          <w:rFonts w:eastAsia="Calibri"/>
          <w:lang w:eastAsia="en-US"/>
        </w:rPr>
        <w:t>del pliego, contiene aquella información y reglas de participación que son comunes al procedimiento de contratación y por tanto no requieren de variación alguna; por ello, no son materia de ajuste y/o</w:t>
      </w:r>
      <w:r w:rsidR="004D2177" w:rsidRPr="00CE621E">
        <w:rPr>
          <w:rFonts w:eastAsia="Calibri"/>
          <w:lang w:eastAsia="en-US"/>
        </w:rPr>
        <w:t xml:space="preserve"> modificación por parte de las </w:t>
      </w:r>
      <w:r w:rsidR="004B65E0" w:rsidRPr="00CE621E">
        <w:rPr>
          <w:rFonts w:eastAsia="Calibri"/>
          <w:lang w:eastAsia="en-US"/>
        </w:rPr>
        <w:t>e</w:t>
      </w:r>
      <w:r w:rsidR="004D2177" w:rsidRPr="00CE621E">
        <w:rPr>
          <w:rFonts w:eastAsia="Calibri"/>
          <w:lang w:eastAsia="en-US"/>
        </w:rPr>
        <w:t xml:space="preserve">ntidades </w:t>
      </w:r>
      <w:r w:rsidR="004B65E0" w:rsidRPr="00CE621E">
        <w:rPr>
          <w:rFonts w:eastAsia="Calibri"/>
          <w:lang w:eastAsia="en-US"/>
        </w:rPr>
        <w:t>c</w:t>
      </w:r>
      <w:r w:rsidRPr="00CE621E">
        <w:rPr>
          <w:rFonts w:eastAsia="Calibri"/>
          <w:lang w:eastAsia="en-US"/>
        </w:rPr>
        <w:t>ontratantes; sin embargo, forman parte sustancial de las condiciones de participación en los procedimientos de contratación y del contrato a suscribirse con el oferente que resulte adjudicado.</w:t>
      </w:r>
    </w:p>
    <w:p w14:paraId="777F5033" w14:textId="77777777" w:rsidR="00604892" w:rsidRPr="00CE621E" w:rsidRDefault="00604892" w:rsidP="00CE621E">
      <w:pPr>
        <w:pStyle w:val="xl74"/>
        <w:overflowPunct w:val="0"/>
        <w:autoSpaceDE w:val="0"/>
        <w:spacing w:before="0" w:after="0" w:line="276" w:lineRule="auto"/>
        <w:jc w:val="left"/>
        <w:rPr>
          <w:rFonts w:ascii="Times New Roman" w:eastAsia="Times New Roman" w:hAnsi="Times New Roman"/>
          <w:b w:val="0"/>
          <w:spacing w:val="-2"/>
          <w:lang w:val="es-EC"/>
        </w:rPr>
      </w:pPr>
    </w:p>
    <w:p w14:paraId="6A34BD45" w14:textId="77777777" w:rsidR="00604892" w:rsidRPr="00CE621E" w:rsidRDefault="00604892" w:rsidP="00CE621E">
      <w:pPr>
        <w:tabs>
          <w:tab w:val="left" w:pos="-720"/>
        </w:tabs>
        <w:spacing w:line="276" w:lineRule="auto"/>
        <w:ind w:right="-119"/>
        <w:rPr>
          <w:b/>
          <w:bCs/>
          <w:lang w:val="es-EC"/>
        </w:rPr>
      </w:pPr>
    </w:p>
    <w:p w14:paraId="044DECF1" w14:textId="77777777" w:rsidR="00102027" w:rsidRDefault="00102027" w:rsidP="00CE621E">
      <w:pPr>
        <w:tabs>
          <w:tab w:val="left" w:pos="-720"/>
        </w:tabs>
        <w:spacing w:line="276" w:lineRule="auto"/>
        <w:ind w:right="-119"/>
        <w:jc w:val="center"/>
        <w:rPr>
          <w:b/>
          <w:spacing w:val="-3"/>
        </w:rPr>
      </w:pPr>
    </w:p>
    <w:p w14:paraId="3C878A1B" w14:textId="77777777" w:rsidR="00102027" w:rsidRDefault="00102027" w:rsidP="00CE621E">
      <w:pPr>
        <w:tabs>
          <w:tab w:val="left" w:pos="-720"/>
        </w:tabs>
        <w:spacing w:line="276" w:lineRule="auto"/>
        <w:ind w:right="-119"/>
        <w:jc w:val="center"/>
        <w:rPr>
          <w:b/>
          <w:spacing w:val="-3"/>
        </w:rPr>
      </w:pPr>
    </w:p>
    <w:p w14:paraId="36C9FC42" w14:textId="77777777" w:rsidR="00102027" w:rsidRDefault="00102027" w:rsidP="00CE621E">
      <w:pPr>
        <w:tabs>
          <w:tab w:val="left" w:pos="-720"/>
        </w:tabs>
        <w:spacing w:line="276" w:lineRule="auto"/>
        <w:ind w:right="-119"/>
        <w:jc w:val="center"/>
        <w:rPr>
          <w:b/>
          <w:spacing w:val="-3"/>
        </w:rPr>
      </w:pPr>
    </w:p>
    <w:p w14:paraId="7DDF50A1" w14:textId="77777777" w:rsidR="00102027" w:rsidRDefault="00102027" w:rsidP="00CE621E">
      <w:pPr>
        <w:tabs>
          <w:tab w:val="left" w:pos="-720"/>
        </w:tabs>
        <w:spacing w:line="276" w:lineRule="auto"/>
        <w:ind w:right="-119"/>
        <w:jc w:val="center"/>
        <w:rPr>
          <w:b/>
          <w:spacing w:val="-3"/>
        </w:rPr>
      </w:pPr>
    </w:p>
    <w:p w14:paraId="7B253CD3" w14:textId="77777777" w:rsidR="00102027" w:rsidRDefault="00102027" w:rsidP="00CE621E">
      <w:pPr>
        <w:tabs>
          <w:tab w:val="left" w:pos="-720"/>
        </w:tabs>
        <w:spacing w:line="276" w:lineRule="auto"/>
        <w:ind w:right="-119"/>
        <w:jc w:val="center"/>
        <w:rPr>
          <w:b/>
          <w:spacing w:val="-3"/>
        </w:rPr>
      </w:pPr>
    </w:p>
    <w:p w14:paraId="5E9B7318" w14:textId="77777777" w:rsidR="00102027" w:rsidRDefault="00102027" w:rsidP="00CE621E">
      <w:pPr>
        <w:tabs>
          <w:tab w:val="left" w:pos="-720"/>
        </w:tabs>
        <w:spacing w:line="276" w:lineRule="auto"/>
        <w:ind w:right="-119"/>
        <w:jc w:val="center"/>
        <w:rPr>
          <w:b/>
          <w:spacing w:val="-3"/>
        </w:rPr>
      </w:pPr>
    </w:p>
    <w:p w14:paraId="0C9B5715" w14:textId="77777777" w:rsidR="00102027" w:rsidRDefault="00102027" w:rsidP="00CE621E">
      <w:pPr>
        <w:tabs>
          <w:tab w:val="left" w:pos="-720"/>
        </w:tabs>
        <w:spacing w:line="276" w:lineRule="auto"/>
        <w:ind w:right="-119"/>
        <w:jc w:val="center"/>
        <w:rPr>
          <w:b/>
          <w:spacing w:val="-3"/>
        </w:rPr>
      </w:pPr>
    </w:p>
    <w:p w14:paraId="3E6881AB" w14:textId="77777777" w:rsidR="00102027" w:rsidRDefault="00102027" w:rsidP="00CE621E">
      <w:pPr>
        <w:tabs>
          <w:tab w:val="left" w:pos="-720"/>
        </w:tabs>
        <w:spacing w:line="276" w:lineRule="auto"/>
        <w:ind w:right="-119"/>
        <w:jc w:val="center"/>
        <w:rPr>
          <w:b/>
          <w:spacing w:val="-3"/>
        </w:rPr>
      </w:pPr>
    </w:p>
    <w:p w14:paraId="4A434A12" w14:textId="77777777" w:rsidR="00102027" w:rsidRDefault="00102027" w:rsidP="00CE621E">
      <w:pPr>
        <w:tabs>
          <w:tab w:val="left" w:pos="-720"/>
        </w:tabs>
        <w:spacing w:line="276" w:lineRule="auto"/>
        <w:ind w:right="-119"/>
        <w:jc w:val="center"/>
        <w:rPr>
          <w:b/>
          <w:spacing w:val="-3"/>
        </w:rPr>
      </w:pPr>
    </w:p>
    <w:p w14:paraId="127D8349" w14:textId="77777777" w:rsidR="00102027" w:rsidRDefault="00102027" w:rsidP="00CE621E">
      <w:pPr>
        <w:tabs>
          <w:tab w:val="left" w:pos="-720"/>
        </w:tabs>
        <w:spacing w:line="276" w:lineRule="auto"/>
        <w:ind w:right="-119"/>
        <w:jc w:val="center"/>
        <w:rPr>
          <w:b/>
          <w:spacing w:val="-3"/>
        </w:rPr>
      </w:pPr>
    </w:p>
    <w:p w14:paraId="74224CD3" w14:textId="77777777" w:rsidR="00CF6922" w:rsidRDefault="00CF6922" w:rsidP="00CE621E">
      <w:pPr>
        <w:tabs>
          <w:tab w:val="left" w:pos="-720"/>
        </w:tabs>
        <w:spacing w:line="276" w:lineRule="auto"/>
        <w:ind w:right="-119"/>
        <w:jc w:val="center"/>
        <w:rPr>
          <w:b/>
          <w:spacing w:val="-3"/>
        </w:rPr>
      </w:pPr>
    </w:p>
    <w:p w14:paraId="62EA3B87" w14:textId="77777777" w:rsidR="003F4F10" w:rsidRPr="00CE621E" w:rsidRDefault="00554784" w:rsidP="00CE621E">
      <w:pPr>
        <w:tabs>
          <w:tab w:val="left" w:pos="-720"/>
        </w:tabs>
        <w:spacing w:line="276" w:lineRule="auto"/>
        <w:ind w:right="-119"/>
        <w:jc w:val="center"/>
        <w:rPr>
          <w:b/>
          <w:spacing w:val="-3"/>
        </w:rPr>
      </w:pPr>
      <w:r w:rsidRPr="00CE621E">
        <w:rPr>
          <w:b/>
          <w:spacing w:val="-3"/>
        </w:rPr>
        <w:t>Í</w:t>
      </w:r>
      <w:r w:rsidR="003F4F10" w:rsidRPr="00CE621E">
        <w:rPr>
          <w:b/>
          <w:spacing w:val="-3"/>
        </w:rPr>
        <w:t>NDICE</w:t>
      </w:r>
    </w:p>
    <w:p w14:paraId="4EFA9411" w14:textId="77777777" w:rsidR="003F4F10" w:rsidRPr="00CE621E" w:rsidRDefault="003F4F10" w:rsidP="00CE621E">
      <w:pPr>
        <w:pStyle w:val="Standard"/>
        <w:widowControl w:val="0"/>
        <w:tabs>
          <w:tab w:val="left" w:pos="-525"/>
        </w:tabs>
        <w:overflowPunct w:val="0"/>
        <w:autoSpaceDE w:val="0"/>
        <w:spacing w:line="276" w:lineRule="auto"/>
        <w:ind w:left="15" w:right="45"/>
        <w:jc w:val="center"/>
        <w:rPr>
          <w:b/>
          <w:spacing w:val="-3"/>
          <w:sz w:val="24"/>
          <w:szCs w:val="24"/>
        </w:rPr>
      </w:pPr>
    </w:p>
    <w:p w14:paraId="7E0F2AD6" w14:textId="77777777" w:rsidR="003F4F10" w:rsidRPr="00CE621E" w:rsidRDefault="003F4F10" w:rsidP="00CE621E">
      <w:pPr>
        <w:pBdr>
          <w:top w:val="single" w:sz="4" w:space="1" w:color="auto"/>
          <w:left w:val="single" w:sz="4" w:space="4" w:color="auto"/>
          <w:bottom w:val="single" w:sz="4" w:space="1" w:color="auto"/>
          <w:right w:val="single" w:sz="4" w:space="4" w:color="auto"/>
        </w:pBdr>
        <w:spacing w:line="276" w:lineRule="auto"/>
        <w:jc w:val="center"/>
      </w:pPr>
    </w:p>
    <w:p w14:paraId="26EB4BB4" w14:textId="581F9089" w:rsidR="003F4F10" w:rsidRPr="00CE621E" w:rsidRDefault="003F4F10" w:rsidP="00CE621E">
      <w:pPr>
        <w:pBdr>
          <w:top w:val="single" w:sz="4" w:space="1" w:color="auto"/>
          <w:left w:val="single" w:sz="4" w:space="4" w:color="auto"/>
          <w:bottom w:val="single" w:sz="4" w:space="1" w:color="auto"/>
          <w:right w:val="single" w:sz="4" w:space="4" w:color="auto"/>
        </w:pBdr>
        <w:spacing w:line="276" w:lineRule="auto"/>
        <w:jc w:val="center"/>
      </w:pPr>
      <w:r w:rsidRPr="00CE621E">
        <w:rPr>
          <w:b/>
          <w:bCs/>
        </w:rPr>
        <w:t xml:space="preserve">I. CONDICIONES PARTICULARES PARA </w:t>
      </w:r>
      <w:r w:rsidR="00176DD9" w:rsidRPr="00CE621E">
        <w:rPr>
          <w:b/>
          <w:bCs/>
        </w:rPr>
        <w:t xml:space="preserve">LA CONTRATACIÓN </w:t>
      </w:r>
      <w:r w:rsidR="00713E8E" w:rsidRPr="00CE621E">
        <w:rPr>
          <w:b/>
          <w:bCs/>
        </w:rPr>
        <w:t>DE BIENES</w:t>
      </w:r>
      <w:r w:rsidR="00F21E91" w:rsidRPr="00CE621E">
        <w:rPr>
          <w:rFonts w:eastAsia="Calibri"/>
          <w:b/>
          <w:lang w:eastAsia="en-US"/>
        </w:rPr>
        <w:t xml:space="preserve"> Y/O SERVICIOS </w:t>
      </w:r>
      <w:r w:rsidR="00BB620E" w:rsidRPr="00CE621E">
        <w:rPr>
          <w:rFonts w:eastAsia="Calibri"/>
          <w:b/>
          <w:lang w:eastAsia="en-US"/>
        </w:rPr>
        <w:t>Ú</w:t>
      </w:r>
      <w:r w:rsidR="00F21E91" w:rsidRPr="00CE621E">
        <w:rPr>
          <w:rFonts w:eastAsia="Calibri"/>
          <w:b/>
          <w:lang w:eastAsia="en-US"/>
        </w:rPr>
        <w:t xml:space="preserve">NICOS EN EL MERCADO </w:t>
      </w:r>
      <w:r w:rsidR="00BB620E" w:rsidRPr="00CE621E">
        <w:rPr>
          <w:rFonts w:eastAsia="Calibri"/>
          <w:b/>
          <w:lang w:eastAsia="en-US"/>
        </w:rPr>
        <w:t>O</w:t>
      </w:r>
      <w:r w:rsidR="00614887" w:rsidRPr="00CE621E">
        <w:rPr>
          <w:rFonts w:eastAsia="Calibri"/>
          <w:b/>
          <w:lang w:eastAsia="en-US"/>
        </w:rPr>
        <w:t xml:space="preserve"> </w:t>
      </w:r>
      <w:r w:rsidR="00176DD9" w:rsidRPr="00CE621E">
        <w:rPr>
          <w:rFonts w:eastAsia="Calibri"/>
          <w:b/>
          <w:lang w:eastAsia="en-US"/>
        </w:rPr>
        <w:t xml:space="preserve">DE </w:t>
      </w:r>
      <w:r w:rsidR="00F21E91" w:rsidRPr="00CE621E">
        <w:rPr>
          <w:rFonts w:eastAsia="Calibri"/>
          <w:b/>
          <w:lang w:eastAsia="en-US"/>
        </w:rPr>
        <w:t xml:space="preserve">PROVEEDOR </w:t>
      </w:r>
      <w:r w:rsidR="00BB620E" w:rsidRPr="00CE621E">
        <w:rPr>
          <w:rFonts w:eastAsia="Calibri"/>
          <w:b/>
          <w:lang w:eastAsia="en-US"/>
        </w:rPr>
        <w:t>Ú</w:t>
      </w:r>
      <w:r w:rsidR="00F21E91" w:rsidRPr="00CE621E">
        <w:rPr>
          <w:rFonts w:eastAsia="Calibri"/>
          <w:b/>
          <w:lang w:eastAsia="en-US"/>
        </w:rPr>
        <w:t>NICO</w:t>
      </w:r>
    </w:p>
    <w:p w14:paraId="2BC40AE3" w14:textId="77777777" w:rsidR="003F4F10" w:rsidRPr="00CE621E" w:rsidRDefault="003F4F10" w:rsidP="00CE621E">
      <w:pPr>
        <w:suppressAutoHyphens w:val="0"/>
        <w:spacing w:line="276" w:lineRule="auto"/>
        <w:rPr>
          <w:b/>
          <w:spacing w:val="-3"/>
        </w:rPr>
      </w:pPr>
    </w:p>
    <w:p w14:paraId="1AE27FC8" w14:textId="77777777" w:rsidR="00E817B5" w:rsidRPr="00CE621E" w:rsidRDefault="00E817B5" w:rsidP="00CE621E">
      <w:pPr>
        <w:suppressAutoHyphens w:val="0"/>
        <w:spacing w:line="276" w:lineRule="auto"/>
        <w:jc w:val="center"/>
        <w:rPr>
          <w:b/>
          <w:spacing w:val="-3"/>
        </w:rPr>
      </w:pPr>
      <w:r w:rsidRPr="00CE621E">
        <w:rPr>
          <w:b/>
          <w:spacing w:val="-3"/>
        </w:rPr>
        <w:t>SECCION I</w:t>
      </w:r>
    </w:p>
    <w:p w14:paraId="7E4CE2E9" w14:textId="77777777" w:rsidR="00E817B5" w:rsidRPr="00CE621E" w:rsidRDefault="00E817B5" w:rsidP="00CE621E">
      <w:pPr>
        <w:suppressAutoHyphens w:val="0"/>
        <w:spacing w:line="276" w:lineRule="auto"/>
        <w:jc w:val="center"/>
        <w:rPr>
          <w:b/>
          <w:spacing w:val="-3"/>
        </w:rPr>
      </w:pPr>
      <w:r w:rsidRPr="00CE621E">
        <w:rPr>
          <w:b/>
          <w:spacing w:val="-3"/>
        </w:rPr>
        <w:t>INVITACI</w:t>
      </w:r>
      <w:r w:rsidR="00BB620E" w:rsidRPr="00CE621E">
        <w:rPr>
          <w:b/>
          <w:spacing w:val="-3"/>
        </w:rPr>
        <w:t>Ó</w:t>
      </w:r>
      <w:r w:rsidRPr="00CE621E">
        <w:rPr>
          <w:b/>
          <w:spacing w:val="-3"/>
        </w:rPr>
        <w:t>N</w:t>
      </w:r>
    </w:p>
    <w:p w14:paraId="66A9FAE1" w14:textId="77777777" w:rsidR="00E817B5" w:rsidRPr="00CE621E" w:rsidRDefault="00E817B5" w:rsidP="00CE621E">
      <w:pPr>
        <w:suppressAutoHyphens w:val="0"/>
        <w:spacing w:line="276" w:lineRule="auto"/>
        <w:jc w:val="center"/>
        <w:rPr>
          <w:b/>
          <w:spacing w:val="-3"/>
        </w:rPr>
      </w:pPr>
    </w:p>
    <w:p w14:paraId="220A7BDB" w14:textId="77777777" w:rsidR="00E817B5" w:rsidRPr="00CE621E" w:rsidRDefault="00E817B5" w:rsidP="00CE621E">
      <w:pPr>
        <w:suppressAutoHyphens w:val="0"/>
        <w:spacing w:line="276" w:lineRule="auto"/>
        <w:jc w:val="center"/>
        <w:rPr>
          <w:b/>
          <w:spacing w:val="-3"/>
        </w:rPr>
      </w:pPr>
      <w:r w:rsidRPr="00CE621E">
        <w:rPr>
          <w:b/>
          <w:spacing w:val="-3"/>
        </w:rPr>
        <w:t>SECCI</w:t>
      </w:r>
      <w:r w:rsidR="00554784" w:rsidRPr="00CE621E">
        <w:rPr>
          <w:b/>
          <w:spacing w:val="-3"/>
        </w:rPr>
        <w:t>Ó</w:t>
      </w:r>
      <w:r w:rsidRPr="00CE621E">
        <w:rPr>
          <w:b/>
          <w:spacing w:val="-3"/>
        </w:rPr>
        <w:t>N II</w:t>
      </w:r>
    </w:p>
    <w:p w14:paraId="073E4C8A" w14:textId="77777777" w:rsidR="007B6A36" w:rsidRPr="00CE621E" w:rsidRDefault="007B6A36" w:rsidP="00CE621E">
      <w:pPr>
        <w:pStyle w:val="Standard"/>
        <w:tabs>
          <w:tab w:val="left" w:pos="180"/>
        </w:tabs>
        <w:spacing w:line="276" w:lineRule="auto"/>
        <w:jc w:val="center"/>
        <w:rPr>
          <w:b/>
          <w:spacing w:val="-3"/>
          <w:sz w:val="24"/>
          <w:szCs w:val="24"/>
        </w:rPr>
      </w:pPr>
      <w:r w:rsidRPr="00CE621E">
        <w:rPr>
          <w:b/>
          <w:spacing w:val="-3"/>
          <w:sz w:val="24"/>
          <w:szCs w:val="24"/>
        </w:rPr>
        <w:t>OBJETO DE LA CONTRATACIÓN, PRESUPUESTO REFERENCIAL Y</w:t>
      </w:r>
    </w:p>
    <w:p w14:paraId="7C0B04A6" w14:textId="77777777" w:rsidR="007B6A36" w:rsidRPr="00CE621E" w:rsidRDefault="007B6A36" w:rsidP="00CE621E">
      <w:pPr>
        <w:pStyle w:val="Standard"/>
        <w:tabs>
          <w:tab w:val="left" w:pos="180"/>
        </w:tabs>
        <w:spacing w:line="276" w:lineRule="auto"/>
        <w:jc w:val="center"/>
        <w:rPr>
          <w:b/>
          <w:spacing w:val="-3"/>
          <w:sz w:val="24"/>
          <w:szCs w:val="24"/>
        </w:rPr>
      </w:pPr>
      <w:r w:rsidRPr="00CE621E">
        <w:rPr>
          <w:b/>
          <w:spacing w:val="-3"/>
          <w:sz w:val="24"/>
          <w:szCs w:val="24"/>
        </w:rPr>
        <w:t>TÉRMINOS DE REFERENCIA.</w:t>
      </w:r>
    </w:p>
    <w:p w14:paraId="4DBE4F30" w14:textId="77777777" w:rsidR="007B6A36" w:rsidRPr="00CE621E" w:rsidRDefault="007B6A36" w:rsidP="00CE621E">
      <w:pPr>
        <w:tabs>
          <w:tab w:val="left" w:pos="0"/>
        </w:tabs>
        <w:spacing w:line="276" w:lineRule="auto"/>
        <w:ind w:right="-119"/>
        <w:jc w:val="center"/>
        <w:rPr>
          <w:lang w:val="es-EC"/>
        </w:rPr>
      </w:pPr>
    </w:p>
    <w:p w14:paraId="18F0BA15" w14:textId="77777777" w:rsidR="007B6A36" w:rsidRPr="00CE621E" w:rsidRDefault="007B6A36" w:rsidP="00CE621E">
      <w:pPr>
        <w:pStyle w:val="Standard"/>
        <w:spacing w:line="276" w:lineRule="auto"/>
        <w:jc w:val="both"/>
        <w:rPr>
          <w:sz w:val="24"/>
          <w:szCs w:val="24"/>
        </w:rPr>
      </w:pPr>
      <w:r w:rsidRPr="00CE621E">
        <w:rPr>
          <w:spacing w:val="-2"/>
          <w:sz w:val="24"/>
          <w:szCs w:val="24"/>
        </w:rPr>
        <w:t>2.1</w:t>
      </w:r>
      <w:r w:rsidRPr="00CE621E">
        <w:rPr>
          <w:spacing w:val="-2"/>
          <w:sz w:val="24"/>
          <w:szCs w:val="24"/>
        </w:rPr>
        <w:tab/>
        <w:t>Objeto</w:t>
      </w:r>
      <w:r w:rsidR="007476F9">
        <w:rPr>
          <w:spacing w:val="-2"/>
          <w:sz w:val="24"/>
          <w:szCs w:val="24"/>
        </w:rPr>
        <w:t xml:space="preserve"> de </w:t>
      </w:r>
      <w:r w:rsidR="00BF0AB6" w:rsidRPr="00CE621E">
        <w:rPr>
          <w:spacing w:val="-2"/>
          <w:sz w:val="24"/>
          <w:szCs w:val="24"/>
        </w:rPr>
        <w:t>contratación</w:t>
      </w:r>
    </w:p>
    <w:p w14:paraId="661F82B4" w14:textId="77777777" w:rsidR="007B6A36" w:rsidRPr="00CE621E" w:rsidRDefault="007B6A36" w:rsidP="00CE621E">
      <w:pPr>
        <w:pStyle w:val="Standard"/>
        <w:numPr>
          <w:ilvl w:val="1"/>
          <w:numId w:val="17"/>
        </w:numPr>
        <w:spacing w:line="276" w:lineRule="auto"/>
        <w:ind w:left="0" w:firstLine="0"/>
        <w:jc w:val="both"/>
        <w:rPr>
          <w:spacing w:val="-2"/>
          <w:sz w:val="24"/>
          <w:szCs w:val="24"/>
        </w:rPr>
      </w:pPr>
      <w:r w:rsidRPr="00CE621E">
        <w:rPr>
          <w:spacing w:val="-2"/>
          <w:sz w:val="24"/>
          <w:szCs w:val="24"/>
        </w:rPr>
        <w:t>Presupuesto referencial</w:t>
      </w:r>
    </w:p>
    <w:p w14:paraId="61E633BE" w14:textId="77777777" w:rsidR="007B6A36" w:rsidRPr="00CE621E" w:rsidRDefault="00870EFF" w:rsidP="00CE621E">
      <w:pPr>
        <w:pStyle w:val="Standard"/>
        <w:numPr>
          <w:ilvl w:val="1"/>
          <w:numId w:val="17"/>
        </w:numPr>
        <w:spacing w:line="276" w:lineRule="auto"/>
        <w:ind w:left="0" w:firstLine="0"/>
        <w:jc w:val="both"/>
        <w:rPr>
          <w:sz w:val="24"/>
          <w:szCs w:val="24"/>
        </w:rPr>
      </w:pPr>
      <w:r w:rsidRPr="00CE621E">
        <w:rPr>
          <w:spacing w:val="-2"/>
          <w:sz w:val="24"/>
          <w:szCs w:val="24"/>
        </w:rPr>
        <w:t xml:space="preserve">Especificaciones </w:t>
      </w:r>
      <w:r w:rsidR="00633744" w:rsidRPr="00CE621E">
        <w:rPr>
          <w:spacing w:val="-2"/>
          <w:sz w:val="24"/>
          <w:szCs w:val="24"/>
        </w:rPr>
        <w:t>t</w:t>
      </w:r>
      <w:r w:rsidRPr="00CE621E">
        <w:rPr>
          <w:spacing w:val="-2"/>
          <w:sz w:val="24"/>
          <w:szCs w:val="24"/>
        </w:rPr>
        <w:t xml:space="preserve">écnicas o </w:t>
      </w:r>
      <w:r w:rsidR="007B6A36" w:rsidRPr="00CE621E">
        <w:rPr>
          <w:spacing w:val="-2"/>
          <w:sz w:val="24"/>
          <w:szCs w:val="24"/>
        </w:rPr>
        <w:t>Términos de referencia</w:t>
      </w:r>
    </w:p>
    <w:p w14:paraId="575BDFA1" w14:textId="77777777" w:rsidR="00E817B5" w:rsidRPr="00CE621E" w:rsidRDefault="00E817B5" w:rsidP="00CE621E">
      <w:pPr>
        <w:pStyle w:val="Standard"/>
        <w:tabs>
          <w:tab w:val="left" w:pos="3196"/>
        </w:tabs>
        <w:spacing w:line="276" w:lineRule="auto"/>
        <w:jc w:val="center"/>
        <w:rPr>
          <w:b/>
          <w:sz w:val="24"/>
          <w:szCs w:val="24"/>
        </w:rPr>
      </w:pPr>
    </w:p>
    <w:p w14:paraId="7A9F1AFF" w14:textId="4A1A3DDC" w:rsidR="007B6A36" w:rsidRPr="00CE621E" w:rsidRDefault="00713E8E" w:rsidP="00CE621E">
      <w:pPr>
        <w:pStyle w:val="Standard"/>
        <w:tabs>
          <w:tab w:val="left" w:pos="3196"/>
        </w:tabs>
        <w:spacing w:line="276" w:lineRule="auto"/>
        <w:jc w:val="center"/>
        <w:rPr>
          <w:b/>
          <w:sz w:val="24"/>
          <w:szCs w:val="24"/>
        </w:rPr>
      </w:pPr>
      <w:r w:rsidRPr="00CE621E">
        <w:rPr>
          <w:b/>
          <w:sz w:val="24"/>
          <w:szCs w:val="24"/>
        </w:rPr>
        <w:t>SECCIÓN III</w:t>
      </w:r>
    </w:p>
    <w:p w14:paraId="44DB9DF9" w14:textId="77777777" w:rsidR="007B6A36" w:rsidRPr="00CE621E" w:rsidRDefault="007B6A36" w:rsidP="00CE621E">
      <w:pPr>
        <w:pStyle w:val="Standard"/>
        <w:tabs>
          <w:tab w:val="left" w:pos="3196"/>
        </w:tabs>
        <w:spacing w:line="276" w:lineRule="auto"/>
        <w:jc w:val="center"/>
        <w:rPr>
          <w:b/>
          <w:sz w:val="24"/>
          <w:szCs w:val="24"/>
        </w:rPr>
      </w:pPr>
      <w:r w:rsidRPr="00CE621E">
        <w:rPr>
          <w:b/>
          <w:sz w:val="24"/>
          <w:szCs w:val="24"/>
        </w:rPr>
        <w:t>CONDICIONES DEL PROCEDIMIENTO</w:t>
      </w:r>
    </w:p>
    <w:p w14:paraId="384844AE" w14:textId="77777777" w:rsidR="007B6A36" w:rsidRPr="00CE621E" w:rsidRDefault="007B6A36" w:rsidP="00CE621E">
      <w:pPr>
        <w:pStyle w:val="Standard"/>
        <w:tabs>
          <w:tab w:val="left" w:pos="3196"/>
        </w:tabs>
        <w:spacing w:line="276" w:lineRule="auto"/>
        <w:rPr>
          <w:spacing w:val="-2"/>
          <w:sz w:val="24"/>
          <w:szCs w:val="24"/>
        </w:rPr>
      </w:pPr>
    </w:p>
    <w:p w14:paraId="477F9E47" w14:textId="77777777" w:rsidR="007B6A36" w:rsidRPr="00CE621E" w:rsidRDefault="00E817B5" w:rsidP="00CE621E">
      <w:pPr>
        <w:tabs>
          <w:tab w:val="left" w:pos="0"/>
        </w:tabs>
        <w:spacing w:line="276" w:lineRule="auto"/>
        <w:jc w:val="both"/>
        <w:rPr>
          <w:rFonts w:eastAsia="Times New Roman"/>
          <w:spacing w:val="-2"/>
          <w:kern w:val="0"/>
          <w:lang w:val="es-EC"/>
        </w:rPr>
      </w:pPr>
      <w:r w:rsidRPr="00CE621E">
        <w:rPr>
          <w:rFonts w:eastAsia="Times New Roman"/>
          <w:spacing w:val="-2"/>
          <w:kern w:val="0"/>
          <w:lang w:val="es-EC"/>
        </w:rPr>
        <w:t>3.1</w:t>
      </w:r>
      <w:r w:rsidRPr="00CE621E">
        <w:rPr>
          <w:rFonts w:eastAsia="Times New Roman"/>
          <w:spacing w:val="-2"/>
          <w:kern w:val="0"/>
          <w:lang w:val="es-EC"/>
        </w:rPr>
        <w:tab/>
      </w:r>
      <w:r w:rsidR="007B6A36" w:rsidRPr="00CE621E">
        <w:rPr>
          <w:rFonts w:eastAsia="Times New Roman"/>
          <w:spacing w:val="-2"/>
          <w:kern w:val="0"/>
          <w:lang w:val="es-EC"/>
        </w:rPr>
        <w:t xml:space="preserve">Cronograma del </w:t>
      </w:r>
      <w:r w:rsidR="00F52F99" w:rsidRPr="00CE621E">
        <w:rPr>
          <w:rFonts w:eastAsia="Times New Roman"/>
          <w:spacing w:val="-2"/>
          <w:kern w:val="0"/>
          <w:lang w:val="es-EC"/>
        </w:rPr>
        <w:t>procedimiento</w:t>
      </w:r>
    </w:p>
    <w:p w14:paraId="05E7E62F" w14:textId="77777777" w:rsidR="007B6A36" w:rsidRPr="00CE621E" w:rsidRDefault="007B6A36" w:rsidP="00CE621E">
      <w:pPr>
        <w:pStyle w:val="Standard"/>
        <w:spacing w:line="276" w:lineRule="auto"/>
        <w:jc w:val="both"/>
        <w:rPr>
          <w:spacing w:val="-2"/>
          <w:sz w:val="24"/>
          <w:szCs w:val="24"/>
        </w:rPr>
      </w:pPr>
      <w:r w:rsidRPr="00CE621E">
        <w:rPr>
          <w:spacing w:val="-2"/>
          <w:sz w:val="24"/>
          <w:szCs w:val="24"/>
        </w:rPr>
        <w:t>3.2</w:t>
      </w:r>
      <w:r w:rsidRPr="00CE621E">
        <w:rPr>
          <w:spacing w:val="-2"/>
          <w:sz w:val="24"/>
          <w:szCs w:val="24"/>
        </w:rPr>
        <w:tab/>
        <w:t>Vigencia de la oferta</w:t>
      </w:r>
    </w:p>
    <w:p w14:paraId="2C764B21" w14:textId="77777777" w:rsidR="007B6A36" w:rsidRPr="00CE621E" w:rsidRDefault="007B6A36" w:rsidP="00CE621E">
      <w:pPr>
        <w:pStyle w:val="Standard"/>
        <w:spacing w:line="276" w:lineRule="auto"/>
        <w:jc w:val="both"/>
        <w:rPr>
          <w:spacing w:val="-2"/>
          <w:sz w:val="24"/>
          <w:szCs w:val="24"/>
        </w:rPr>
      </w:pPr>
      <w:r w:rsidRPr="00CE621E">
        <w:rPr>
          <w:spacing w:val="-2"/>
          <w:sz w:val="24"/>
          <w:szCs w:val="24"/>
        </w:rPr>
        <w:t>3.3</w:t>
      </w:r>
      <w:r w:rsidRPr="00CE621E">
        <w:rPr>
          <w:spacing w:val="-2"/>
          <w:sz w:val="24"/>
          <w:szCs w:val="24"/>
        </w:rPr>
        <w:tab/>
        <w:t xml:space="preserve">Precio de la </w:t>
      </w:r>
      <w:r w:rsidR="0001684D" w:rsidRPr="00CE621E">
        <w:rPr>
          <w:spacing w:val="-2"/>
          <w:sz w:val="24"/>
          <w:szCs w:val="24"/>
        </w:rPr>
        <w:t>Oferta</w:t>
      </w:r>
    </w:p>
    <w:p w14:paraId="512CF15A" w14:textId="77777777" w:rsidR="007B6A36" w:rsidRPr="00CE621E" w:rsidRDefault="0001684D" w:rsidP="00CE621E">
      <w:pPr>
        <w:pStyle w:val="Standard"/>
        <w:tabs>
          <w:tab w:val="left" w:pos="-525"/>
        </w:tabs>
        <w:spacing w:line="276" w:lineRule="auto"/>
        <w:ind w:left="15" w:right="45"/>
        <w:jc w:val="both"/>
        <w:rPr>
          <w:spacing w:val="-2"/>
          <w:sz w:val="24"/>
          <w:szCs w:val="24"/>
          <w:lang w:val="es-ES"/>
        </w:rPr>
      </w:pPr>
      <w:r w:rsidRPr="00CE621E">
        <w:rPr>
          <w:spacing w:val="-2"/>
          <w:sz w:val="24"/>
          <w:szCs w:val="24"/>
          <w:lang w:val="es-ES"/>
        </w:rPr>
        <w:t>3.4</w:t>
      </w:r>
      <w:r w:rsidR="007B6A36" w:rsidRPr="00CE621E">
        <w:rPr>
          <w:spacing w:val="-2"/>
          <w:sz w:val="24"/>
          <w:szCs w:val="24"/>
          <w:lang w:val="es-ES"/>
        </w:rPr>
        <w:tab/>
        <w:t>Plazo de ejecución</w:t>
      </w:r>
    </w:p>
    <w:p w14:paraId="4433E4A9" w14:textId="77777777" w:rsidR="007B6A36" w:rsidRPr="00CE621E" w:rsidRDefault="007B6A36" w:rsidP="00CE621E">
      <w:pPr>
        <w:pStyle w:val="Standard"/>
        <w:tabs>
          <w:tab w:val="left" w:pos="-540"/>
        </w:tabs>
        <w:spacing w:line="276" w:lineRule="auto"/>
        <w:jc w:val="both"/>
        <w:rPr>
          <w:spacing w:val="-2"/>
          <w:sz w:val="24"/>
          <w:szCs w:val="24"/>
        </w:rPr>
      </w:pPr>
      <w:r w:rsidRPr="00CE621E">
        <w:rPr>
          <w:spacing w:val="-2"/>
          <w:sz w:val="24"/>
          <w:szCs w:val="24"/>
        </w:rPr>
        <w:t>3.</w:t>
      </w:r>
      <w:r w:rsidR="0001684D" w:rsidRPr="00CE621E">
        <w:rPr>
          <w:spacing w:val="-2"/>
          <w:sz w:val="24"/>
          <w:szCs w:val="24"/>
          <w:lang w:val="es-ES"/>
        </w:rPr>
        <w:t>5</w:t>
      </w:r>
      <w:r w:rsidRPr="00CE621E">
        <w:rPr>
          <w:spacing w:val="-2"/>
          <w:sz w:val="24"/>
          <w:szCs w:val="24"/>
        </w:rPr>
        <w:tab/>
        <w:t>Forma de pago</w:t>
      </w:r>
    </w:p>
    <w:p w14:paraId="15D7EE81" w14:textId="77777777" w:rsidR="007B6A36" w:rsidRPr="00CE621E" w:rsidRDefault="007B6A36" w:rsidP="00CE621E">
      <w:pPr>
        <w:pStyle w:val="Standard"/>
        <w:tabs>
          <w:tab w:val="left" w:pos="-540"/>
        </w:tabs>
        <w:spacing w:line="276" w:lineRule="auto"/>
        <w:jc w:val="both"/>
        <w:rPr>
          <w:sz w:val="24"/>
          <w:szCs w:val="24"/>
        </w:rPr>
      </w:pPr>
      <w:r w:rsidRPr="00CE621E">
        <w:rPr>
          <w:spacing w:val="-2"/>
          <w:sz w:val="24"/>
          <w:szCs w:val="24"/>
        </w:rPr>
        <w:t>3.</w:t>
      </w:r>
      <w:r w:rsidR="0001684D" w:rsidRPr="00CE621E">
        <w:rPr>
          <w:spacing w:val="-2"/>
          <w:sz w:val="24"/>
          <w:szCs w:val="24"/>
          <w:lang w:val="es-ES"/>
        </w:rPr>
        <w:t>5</w:t>
      </w:r>
      <w:r w:rsidRPr="00CE621E">
        <w:rPr>
          <w:spacing w:val="-2"/>
          <w:sz w:val="24"/>
          <w:szCs w:val="24"/>
        </w:rPr>
        <w:t>.1</w:t>
      </w:r>
      <w:r w:rsidRPr="00CE621E">
        <w:rPr>
          <w:spacing w:val="-2"/>
          <w:sz w:val="24"/>
          <w:szCs w:val="24"/>
        </w:rPr>
        <w:tab/>
        <w:t>Anticipo</w:t>
      </w:r>
    </w:p>
    <w:p w14:paraId="17E58CCE" w14:textId="77777777" w:rsidR="007B6A36" w:rsidRPr="00CE621E" w:rsidRDefault="007B6A36" w:rsidP="00CE621E">
      <w:pPr>
        <w:pStyle w:val="Textbody"/>
        <w:spacing w:line="276" w:lineRule="auto"/>
        <w:jc w:val="both"/>
        <w:rPr>
          <w:spacing w:val="-2"/>
          <w:sz w:val="24"/>
          <w:szCs w:val="24"/>
          <w:lang w:val="es-ES"/>
        </w:rPr>
      </w:pPr>
      <w:r w:rsidRPr="00CE621E">
        <w:rPr>
          <w:spacing w:val="-2"/>
          <w:sz w:val="24"/>
          <w:szCs w:val="24"/>
          <w:lang w:val="es-ES"/>
        </w:rPr>
        <w:t>3.</w:t>
      </w:r>
      <w:r w:rsidR="0001684D" w:rsidRPr="00CE621E">
        <w:rPr>
          <w:spacing w:val="-2"/>
          <w:sz w:val="24"/>
          <w:szCs w:val="24"/>
          <w:lang w:val="es-ES"/>
        </w:rPr>
        <w:t>6</w:t>
      </w:r>
      <w:r w:rsidRPr="00CE621E">
        <w:rPr>
          <w:spacing w:val="-2"/>
          <w:sz w:val="24"/>
          <w:szCs w:val="24"/>
          <w:lang w:val="es-ES"/>
        </w:rPr>
        <w:t>.</w:t>
      </w:r>
      <w:r w:rsidRPr="00CE621E">
        <w:rPr>
          <w:spacing w:val="-2"/>
          <w:sz w:val="24"/>
          <w:szCs w:val="24"/>
          <w:lang w:val="es-ES"/>
        </w:rPr>
        <w:tab/>
        <w:t xml:space="preserve">Forma de presentar la oferta </w:t>
      </w:r>
    </w:p>
    <w:p w14:paraId="5C576851" w14:textId="77777777" w:rsidR="007B6A36" w:rsidRPr="00CE621E" w:rsidRDefault="007B6A36" w:rsidP="00CE621E">
      <w:pPr>
        <w:tabs>
          <w:tab w:val="left" w:pos="0"/>
        </w:tabs>
        <w:spacing w:line="276" w:lineRule="auto"/>
        <w:ind w:right="105"/>
        <w:jc w:val="both"/>
        <w:rPr>
          <w:rFonts w:eastAsia="CenturyGothic"/>
          <w:lang w:val="es-ES"/>
        </w:rPr>
      </w:pPr>
    </w:p>
    <w:p w14:paraId="2049CF15" w14:textId="77777777" w:rsidR="007B6A36" w:rsidRPr="00CE621E" w:rsidRDefault="007B6A36" w:rsidP="00CE621E">
      <w:pPr>
        <w:pStyle w:val="Standard"/>
        <w:tabs>
          <w:tab w:val="left" w:pos="3708"/>
        </w:tabs>
        <w:spacing w:line="276" w:lineRule="auto"/>
        <w:jc w:val="center"/>
        <w:rPr>
          <w:b/>
          <w:spacing w:val="-2"/>
          <w:sz w:val="24"/>
          <w:szCs w:val="24"/>
        </w:rPr>
      </w:pPr>
      <w:r w:rsidRPr="00CE621E">
        <w:rPr>
          <w:b/>
          <w:spacing w:val="-2"/>
          <w:sz w:val="24"/>
          <w:szCs w:val="24"/>
        </w:rPr>
        <w:t>SECCIÓN IV</w:t>
      </w:r>
    </w:p>
    <w:p w14:paraId="4A9A226F" w14:textId="77777777" w:rsidR="007B6A36" w:rsidRPr="00CE621E" w:rsidRDefault="007B6A36" w:rsidP="00CE621E">
      <w:pPr>
        <w:pStyle w:val="Standard"/>
        <w:tabs>
          <w:tab w:val="left" w:pos="3708"/>
        </w:tabs>
        <w:spacing w:line="276" w:lineRule="auto"/>
        <w:jc w:val="center"/>
        <w:rPr>
          <w:b/>
          <w:spacing w:val="-2"/>
          <w:sz w:val="24"/>
          <w:szCs w:val="24"/>
        </w:rPr>
      </w:pPr>
      <w:r w:rsidRPr="00CE621E">
        <w:rPr>
          <w:b/>
          <w:spacing w:val="-2"/>
          <w:sz w:val="24"/>
          <w:szCs w:val="24"/>
        </w:rPr>
        <w:t>EVALUACIÓN DE LA OFERTA</w:t>
      </w:r>
    </w:p>
    <w:p w14:paraId="1627D2F2" w14:textId="77777777" w:rsidR="007B6A36" w:rsidRPr="00CE621E" w:rsidRDefault="007B6A36" w:rsidP="00CE621E">
      <w:pPr>
        <w:pStyle w:val="Standard"/>
        <w:tabs>
          <w:tab w:val="left" w:pos="3708"/>
        </w:tabs>
        <w:spacing w:line="276" w:lineRule="auto"/>
        <w:jc w:val="center"/>
        <w:rPr>
          <w:spacing w:val="-2"/>
          <w:sz w:val="24"/>
          <w:szCs w:val="24"/>
        </w:rPr>
      </w:pPr>
    </w:p>
    <w:p w14:paraId="10D4407E" w14:textId="77777777" w:rsidR="007B6A36" w:rsidRPr="00CE621E" w:rsidRDefault="007B6A36" w:rsidP="00CE621E">
      <w:pPr>
        <w:pStyle w:val="Textbody"/>
        <w:tabs>
          <w:tab w:val="left" w:pos="621"/>
        </w:tabs>
        <w:spacing w:after="0" w:line="276" w:lineRule="auto"/>
        <w:jc w:val="both"/>
        <w:rPr>
          <w:bCs/>
          <w:color w:val="000000"/>
          <w:spacing w:val="-3"/>
          <w:sz w:val="24"/>
          <w:szCs w:val="24"/>
          <w:lang w:val="es-ES"/>
        </w:rPr>
      </w:pPr>
      <w:r w:rsidRPr="00CE621E">
        <w:rPr>
          <w:bCs/>
          <w:color w:val="000000"/>
          <w:spacing w:val="-3"/>
          <w:sz w:val="24"/>
          <w:szCs w:val="24"/>
          <w:lang w:val="es-ES"/>
        </w:rPr>
        <w:t>4.1</w:t>
      </w:r>
      <w:r w:rsidRPr="00CE621E">
        <w:rPr>
          <w:color w:val="000000"/>
          <w:spacing w:val="-3"/>
          <w:sz w:val="24"/>
          <w:szCs w:val="24"/>
          <w:lang w:val="es-ES"/>
        </w:rPr>
        <w:tab/>
      </w:r>
      <w:r w:rsidRPr="00CE621E">
        <w:rPr>
          <w:bCs/>
          <w:color w:val="000000"/>
          <w:spacing w:val="-3"/>
          <w:sz w:val="24"/>
          <w:szCs w:val="24"/>
          <w:lang w:val="es-ES"/>
        </w:rPr>
        <w:t xml:space="preserve">Integridad de la oferta </w:t>
      </w:r>
    </w:p>
    <w:p w14:paraId="39BAEC8D" w14:textId="77777777" w:rsidR="007B6A36" w:rsidRPr="00CE621E" w:rsidRDefault="007B6A36" w:rsidP="00CE621E">
      <w:pPr>
        <w:pStyle w:val="Textbody"/>
        <w:tabs>
          <w:tab w:val="left" w:pos="621"/>
        </w:tabs>
        <w:spacing w:after="0" w:line="276" w:lineRule="auto"/>
        <w:jc w:val="both"/>
        <w:rPr>
          <w:color w:val="000000"/>
          <w:spacing w:val="-3"/>
          <w:sz w:val="24"/>
          <w:szCs w:val="24"/>
          <w:lang w:val="es-ES"/>
        </w:rPr>
      </w:pPr>
      <w:r w:rsidRPr="00CE621E">
        <w:rPr>
          <w:bCs/>
          <w:color w:val="000000"/>
          <w:spacing w:val="-3"/>
          <w:sz w:val="24"/>
          <w:szCs w:val="24"/>
          <w:lang w:val="es-ES"/>
        </w:rPr>
        <w:t>4.2</w:t>
      </w:r>
      <w:r w:rsidRPr="00CE621E">
        <w:rPr>
          <w:color w:val="000000"/>
          <w:spacing w:val="-3"/>
          <w:sz w:val="24"/>
          <w:szCs w:val="24"/>
          <w:lang w:val="es-ES"/>
        </w:rPr>
        <w:tab/>
      </w:r>
      <w:r w:rsidRPr="00CE621E">
        <w:rPr>
          <w:bCs/>
          <w:color w:val="000000"/>
          <w:spacing w:val="-3"/>
          <w:sz w:val="24"/>
          <w:szCs w:val="24"/>
          <w:lang w:val="es-ES"/>
        </w:rPr>
        <w:t>Evaluación de la oferta (cumple / no cumple)</w:t>
      </w:r>
    </w:p>
    <w:p w14:paraId="5311C1B3" w14:textId="77777777" w:rsidR="007E5888" w:rsidRPr="00CE621E" w:rsidRDefault="007E5888" w:rsidP="00CE621E">
      <w:pPr>
        <w:pStyle w:val="Textbody"/>
        <w:tabs>
          <w:tab w:val="left" w:pos="621"/>
        </w:tabs>
        <w:spacing w:after="0" w:line="276" w:lineRule="auto"/>
        <w:jc w:val="both"/>
        <w:rPr>
          <w:bCs/>
          <w:color w:val="000000"/>
          <w:spacing w:val="-3"/>
          <w:sz w:val="24"/>
          <w:szCs w:val="24"/>
          <w:lang w:val="es-ES"/>
        </w:rPr>
      </w:pPr>
      <w:r w:rsidRPr="00CE621E">
        <w:rPr>
          <w:bCs/>
          <w:color w:val="000000"/>
          <w:spacing w:val="-3"/>
          <w:sz w:val="24"/>
          <w:szCs w:val="24"/>
          <w:lang w:val="es-ES"/>
        </w:rPr>
        <w:t xml:space="preserve">4.2.1 </w:t>
      </w:r>
      <w:r w:rsidR="003D7A90" w:rsidRPr="00CE621E">
        <w:rPr>
          <w:bCs/>
          <w:color w:val="000000"/>
          <w:spacing w:val="-3"/>
          <w:sz w:val="24"/>
          <w:szCs w:val="24"/>
          <w:lang w:val="es-ES"/>
        </w:rPr>
        <w:tab/>
      </w:r>
      <w:r w:rsidRPr="00CE621E">
        <w:rPr>
          <w:bCs/>
          <w:color w:val="000000"/>
          <w:spacing w:val="-3"/>
          <w:sz w:val="24"/>
          <w:szCs w:val="24"/>
          <w:lang w:val="es-ES"/>
        </w:rPr>
        <w:t xml:space="preserve">Parámetros de calificación </w:t>
      </w:r>
    </w:p>
    <w:p w14:paraId="6B40E01E" w14:textId="77777777" w:rsidR="007E5888" w:rsidRPr="00CE621E" w:rsidRDefault="007E5888" w:rsidP="00CE621E">
      <w:pPr>
        <w:pStyle w:val="Standard"/>
        <w:spacing w:line="276" w:lineRule="auto"/>
        <w:rPr>
          <w:iCs/>
          <w:color w:val="000000"/>
          <w:sz w:val="24"/>
          <w:szCs w:val="24"/>
        </w:rPr>
      </w:pPr>
      <w:r w:rsidRPr="00CE621E">
        <w:rPr>
          <w:color w:val="000000"/>
          <w:spacing w:val="-3"/>
          <w:sz w:val="24"/>
          <w:szCs w:val="24"/>
        </w:rPr>
        <w:t xml:space="preserve">4.2.2 </w:t>
      </w:r>
      <w:r w:rsidR="003D7A90" w:rsidRPr="00CE621E">
        <w:rPr>
          <w:color w:val="000000"/>
          <w:spacing w:val="-3"/>
          <w:sz w:val="24"/>
          <w:szCs w:val="24"/>
        </w:rPr>
        <w:t xml:space="preserve">  </w:t>
      </w:r>
      <w:r w:rsidR="004F1314" w:rsidRPr="00CE621E">
        <w:rPr>
          <w:iCs/>
          <w:color w:val="000000"/>
          <w:sz w:val="24"/>
          <w:szCs w:val="24"/>
        </w:rPr>
        <w:t>Porcentaje de Valor Agregado Ecuatoriano Mínimo</w:t>
      </w:r>
      <w:r w:rsidR="004F1314" w:rsidRPr="00CE621E">
        <w:rPr>
          <w:color w:val="000000"/>
          <w:spacing w:val="-3"/>
          <w:sz w:val="24"/>
          <w:szCs w:val="24"/>
        </w:rPr>
        <w:t xml:space="preserve"> </w:t>
      </w:r>
    </w:p>
    <w:p w14:paraId="32E2D4E9" w14:textId="77777777" w:rsidR="007B6A36" w:rsidRPr="00CE621E" w:rsidRDefault="007B6A36" w:rsidP="00CE621E">
      <w:pPr>
        <w:pStyle w:val="Standard"/>
        <w:spacing w:line="276" w:lineRule="auto"/>
        <w:rPr>
          <w:iCs/>
          <w:color w:val="000000"/>
          <w:sz w:val="24"/>
          <w:szCs w:val="24"/>
        </w:rPr>
      </w:pPr>
      <w:proofErr w:type="gramStart"/>
      <w:r w:rsidRPr="00CE621E">
        <w:rPr>
          <w:bCs/>
          <w:sz w:val="24"/>
          <w:szCs w:val="24"/>
          <w:lang w:val="es-ES"/>
        </w:rPr>
        <w:t>4.2.</w:t>
      </w:r>
      <w:r w:rsidR="00C47D06" w:rsidRPr="00CE621E">
        <w:rPr>
          <w:bCs/>
          <w:sz w:val="24"/>
          <w:szCs w:val="24"/>
          <w:lang w:val="es-ES"/>
        </w:rPr>
        <w:t xml:space="preserve">3  </w:t>
      </w:r>
      <w:r w:rsidR="004F1314" w:rsidRPr="00CE621E">
        <w:rPr>
          <w:color w:val="000000"/>
          <w:spacing w:val="-3"/>
          <w:sz w:val="24"/>
          <w:szCs w:val="24"/>
        </w:rPr>
        <w:t>Patrimonio</w:t>
      </w:r>
      <w:proofErr w:type="gramEnd"/>
    </w:p>
    <w:p w14:paraId="430ECBC8" w14:textId="77777777" w:rsidR="007B6A36" w:rsidRPr="00CE621E" w:rsidRDefault="007B6A36" w:rsidP="00CE621E">
      <w:pPr>
        <w:pStyle w:val="Textbody"/>
        <w:tabs>
          <w:tab w:val="left" w:pos="621"/>
        </w:tabs>
        <w:spacing w:after="0" w:line="276" w:lineRule="auto"/>
        <w:jc w:val="both"/>
        <w:rPr>
          <w:color w:val="000000"/>
          <w:spacing w:val="-3"/>
          <w:sz w:val="24"/>
          <w:szCs w:val="24"/>
          <w:lang w:val="es-ES"/>
        </w:rPr>
      </w:pPr>
    </w:p>
    <w:p w14:paraId="29AC8908" w14:textId="77777777" w:rsidR="007B6A36" w:rsidRPr="00CE621E" w:rsidRDefault="007B6A36" w:rsidP="00CE621E">
      <w:pPr>
        <w:tabs>
          <w:tab w:val="left" w:pos="-720"/>
        </w:tabs>
        <w:autoSpaceDE w:val="0"/>
        <w:spacing w:line="276" w:lineRule="auto"/>
        <w:ind w:right="-119"/>
        <w:jc w:val="center"/>
        <w:rPr>
          <w:b/>
          <w:spacing w:val="-2"/>
        </w:rPr>
      </w:pPr>
      <w:r w:rsidRPr="00CE621E">
        <w:rPr>
          <w:b/>
          <w:spacing w:val="-2"/>
        </w:rPr>
        <w:t>SECCIÓN V</w:t>
      </w:r>
    </w:p>
    <w:p w14:paraId="5B11B56C" w14:textId="77777777" w:rsidR="007B6A36" w:rsidRPr="00CE621E" w:rsidRDefault="007B6A36" w:rsidP="00CE621E">
      <w:pPr>
        <w:tabs>
          <w:tab w:val="left" w:pos="-720"/>
        </w:tabs>
        <w:autoSpaceDE w:val="0"/>
        <w:spacing w:line="276" w:lineRule="auto"/>
        <w:ind w:right="-119"/>
        <w:jc w:val="center"/>
        <w:rPr>
          <w:b/>
          <w:spacing w:val="-2"/>
        </w:rPr>
      </w:pPr>
      <w:r w:rsidRPr="00CE621E">
        <w:rPr>
          <w:b/>
          <w:spacing w:val="-2"/>
        </w:rPr>
        <w:t>OBLIGACIONES DE LAS PARTES</w:t>
      </w:r>
    </w:p>
    <w:p w14:paraId="5169CEF1" w14:textId="77777777" w:rsidR="00636A89" w:rsidRPr="00CE621E" w:rsidRDefault="00AC0A20" w:rsidP="00CE621E">
      <w:pPr>
        <w:pStyle w:val="Standard"/>
        <w:numPr>
          <w:ilvl w:val="1"/>
          <w:numId w:val="34"/>
        </w:numPr>
        <w:tabs>
          <w:tab w:val="left" w:pos="-540"/>
        </w:tabs>
        <w:spacing w:line="276" w:lineRule="auto"/>
        <w:jc w:val="both"/>
        <w:rPr>
          <w:spacing w:val="-2"/>
          <w:sz w:val="24"/>
          <w:szCs w:val="24"/>
        </w:rPr>
      </w:pPr>
      <w:r w:rsidRPr="00CE621E">
        <w:rPr>
          <w:spacing w:val="-2"/>
          <w:sz w:val="24"/>
          <w:szCs w:val="24"/>
        </w:rPr>
        <w:t xml:space="preserve">     </w:t>
      </w:r>
      <w:r w:rsidR="00636A89" w:rsidRPr="00CE621E">
        <w:rPr>
          <w:spacing w:val="-2"/>
          <w:sz w:val="24"/>
          <w:szCs w:val="24"/>
        </w:rPr>
        <w:t>Obligaciones</w:t>
      </w:r>
      <w:r w:rsidR="00931493" w:rsidRPr="00CE621E">
        <w:rPr>
          <w:spacing w:val="-2"/>
          <w:sz w:val="24"/>
          <w:szCs w:val="24"/>
        </w:rPr>
        <w:t xml:space="preserve"> del adjudicatario</w:t>
      </w:r>
      <w:r w:rsidR="00636A89" w:rsidRPr="00CE621E">
        <w:rPr>
          <w:spacing w:val="-2"/>
          <w:sz w:val="24"/>
          <w:szCs w:val="24"/>
        </w:rPr>
        <w:t xml:space="preserve"> en la aplicación de transferencia de tecnología </w:t>
      </w:r>
    </w:p>
    <w:p w14:paraId="6334E42B" w14:textId="77777777" w:rsidR="004A618F" w:rsidRPr="00CE621E" w:rsidRDefault="002A5F7C" w:rsidP="00CE621E">
      <w:pPr>
        <w:pStyle w:val="Standard"/>
        <w:numPr>
          <w:ilvl w:val="1"/>
          <w:numId w:val="34"/>
        </w:numPr>
        <w:tabs>
          <w:tab w:val="left" w:pos="-540"/>
        </w:tabs>
        <w:spacing w:line="276" w:lineRule="auto"/>
        <w:jc w:val="both"/>
        <w:rPr>
          <w:spacing w:val="-2"/>
          <w:sz w:val="24"/>
          <w:szCs w:val="24"/>
        </w:rPr>
      </w:pPr>
      <w:r w:rsidRPr="00CE621E">
        <w:rPr>
          <w:spacing w:val="-2"/>
          <w:sz w:val="24"/>
          <w:szCs w:val="24"/>
        </w:rPr>
        <w:t xml:space="preserve">    </w:t>
      </w:r>
      <w:r w:rsidR="00F424D1" w:rsidRPr="00CE621E">
        <w:rPr>
          <w:spacing w:val="-2"/>
          <w:sz w:val="24"/>
          <w:szCs w:val="24"/>
        </w:rPr>
        <w:t xml:space="preserve"> </w:t>
      </w:r>
      <w:r w:rsidR="004A618F" w:rsidRPr="00CE621E">
        <w:rPr>
          <w:spacing w:val="-2"/>
          <w:sz w:val="24"/>
          <w:szCs w:val="24"/>
        </w:rPr>
        <w:t xml:space="preserve">Obligaciones del Contratista </w:t>
      </w:r>
    </w:p>
    <w:p w14:paraId="7F221FAE" w14:textId="77777777" w:rsidR="00F424D1" w:rsidRPr="00CE621E" w:rsidRDefault="00AC0A20" w:rsidP="00CE621E">
      <w:pPr>
        <w:pStyle w:val="Standard"/>
        <w:numPr>
          <w:ilvl w:val="1"/>
          <w:numId w:val="34"/>
        </w:numPr>
        <w:tabs>
          <w:tab w:val="left" w:pos="-540"/>
        </w:tabs>
        <w:spacing w:line="276" w:lineRule="auto"/>
        <w:jc w:val="both"/>
        <w:rPr>
          <w:spacing w:val="-2"/>
          <w:sz w:val="24"/>
          <w:szCs w:val="24"/>
        </w:rPr>
      </w:pPr>
      <w:r w:rsidRPr="00CE621E">
        <w:rPr>
          <w:spacing w:val="-2"/>
          <w:sz w:val="24"/>
          <w:szCs w:val="24"/>
        </w:rPr>
        <w:lastRenderedPageBreak/>
        <w:t xml:space="preserve">     </w:t>
      </w:r>
      <w:r w:rsidR="00F424D1" w:rsidRPr="00CE621E">
        <w:rPr>
          <w:spacing w:val="-2"/>
          <w:sz w:val="24"/>
          <w:szCs w:val="24"/>
        </w:rPr>
        <w:t>Obligaciones de la Contratante</w:t>
      </w:r>
    </w:p>
    <w:p w14:paraId="5B266326" w14:textId="77777777" w:rsidR="00F424D1" w:rsidRPr="00CE621E" w:rsidRDefault="00F424D1" w:rsidP="00CE621E">
      <w:pPr>
        <w:pStyle w:val="Standard"/>
        <w:numPr>
          <w:ilvl w:val="2"/>
          <w:numId w:val="34"/>
        </w:numPr>
        <w:tabs>
          <w:tab w:val="left" w:pos="-540"/>
        </w:tabs>
        <w:spacing w:line="276" w:lineRule="auto"/>
        <w:jc w:val="both"/>
        <w:rPr>
          <w:spacing w:val="-2"/>
          <w:sz w:val="24"/>
          <w:szCs w:val="24"/>
        </w:rPr>
      </w:pPr>
      <w:r w:rsidRPr="00CE621E">
        <w:rPr>
          <w:spacing w:val="-2"/>
          <w:sz w:val="24"/>
          <w:szCs w:val="24"/>
        </w:rPr>
        <w:t>Obligaciones</w:t>
      </w:r>
      <w:r w:rsidR="00931493" w:rsidRPr="00CE621E">
        <w:rPr>
          <w:spacing w:val="-2"/>
          <w:sz w:val="24"/>
          <w:szCs w:val="24"/>
        </w:rPr>
        <w:t xml:space="preserve"> del contratante</w:t>
      </w:r>
      <w:r w:rsidRPr="00CE621E">
        <w:rPr>
          <w:spacing w:val="-2"/>
          <w:sz w:val="24"/>
          <w:szCs w:val="24"/>
        </w:rPr>
        <w:t xml:space="preserve"> en la aplicación de transferencia</w:t>
      </w:r>
      <w:r w:rsidR="00931493" w:rsidRPr="00CE621E">
        <w:rPr>
          <w:spacing w:val="-2"/>
          <w:sz w:val="24"/>
          <w:szCs w:val="24"/>
        </w:rPr>
        <w:t xml:space="preserve"> de</w:t>
      </w:r>
      <w:r w:rsidRPr="00CE621E">
        <w:rPr>
          <w:spacing w:val="-2"/>
          <w:sz w:val="24"/>
          <w:szCs w:val="24"/>
        </w:rPr>
        <w:t xml:space="preserve"> tecnol</w:t>
      </w:r>
      <w:r w:rsidR="00931493" w:rsidRPr="00CE621E">
        <w:rPr>
          <w:spacing w:val="-2"/>
          <w:sz w:val="24"/>
          <w:szCs w:val="24"/>
        </w:rPr>
        <w:t>ogía</w:t>
      </w:r>
    </w:p>
    <w:p w14:paraId="6AB69C44" w14:textId="77777777" w:rsidR="00F424D1" w:rsidRPr="00CE621E" w:rsidRDefault="00F424D1" w:rsidP="00CE621E">
      <w:pPr>
        <w:pStyle w:val="Standard"/>
        <w:tabs>
          <w:tab w:val="left" w:pos="-540"/>
        </w:tabs>
        <w:spacing w:line="276" w:lineRule="auto"/>
        <w:jc w:val="both"/>
        <w:rPr>
          <w:spacing w:val="-2"/>
          <w:sz w:val="24"/>
          <w:szCs w:val="24"/>
        </w:rPr>
      </w:pPr>
    </w:p>
    <w:p w14:paraId="7A95D961" w14:textId="77777777" w:rsidR="00F424D1" w:rsidRPr="00CE621E" w:rsidRDefault="00F424D1" w:rsidP="00CE621E">
      <w:pPr>
        <w:spacing w:line="276" w:lineRule="auto"/>
        <w:rPr>
          <w:b/>
          <w:spacing w:val="-3"/>
        </w:rPr>
      </w:pPr>
    </w:p>
    <w:p w14:paraId="61C16808" w14:textId="77777777" w:rsidR="003543EB" w:rsidRPr="00CE621E" w:rsidRDefault="003543EB" w:rsidP="00CE621E">
      <w:pPr>
        <w:pStyle w:val="Standard"/>
        <w:widowControl w:val="0"/>
        <w:pBdr>
          <w:top w:val="single" w:sz="4" w:space="1" w:color="auto"/>
          <w:left w:val="single" w:sz="4" w:space="4" w:color="auto"/>
          <w:bottom w:val="single" w:sz="4" w:space="1" w:color="auto"/>
          <w:right w:val="single" w:sz="4" w:space="4" w:color="auto"/>
        </w:pBdr>
        <w:tabs>
          <w:tab w:val="left" w:pos="-525"/>
        </w:tabs>
        <w:overflowPunct w:val="0"/>
        <w:autoSpaceDE w:val="0"/>
        <w:spacing w:line="276" w:lineRule="auto"/>
        <w:ind w:left="15" w:right="45"/>
        <w:jc w:val="both"/>
        <w:rPr>
          <w:sz w:val="24"/>
          <w:szCs w:val="24"/>
        </w:rPr>
      </w:pPr>
      <w:r w:rsidRPr="00CE621E">
        <w:rPr>
          <w:b/>
          <w:spacing w:val="-3"/>
          <w:sz w:val="24"/>
          <w:szCs w:val="24"/>
        </w:rPr>
        <w:t>Nota: Edición del modelo de pliego:</w:t>
      </w:r>
      <w:r w:rsidRPr="00CE621E">
        <w:rPr>
          <w:spacing w:val="-3"/>
          <w:sz w:val="24"/>
          <w:szCs w:val="24"/>
        </w:rPr>
        <w:t xml:space="preserve"> La </w:t>
      </w:r>
      <w:r w:rsidR="004B65E0" w:rsidRPr="00CE621E">
        <w:rPr>
          <w:spacing w:val="-3"/>
          <w:sz w:val="24"/>
          <w:szCs w:val="24"/>
        </w:rPr>
        <w:t>e</w:t>
      </w:r>
      <w:r w:rsidRPr="00CE621E">
        <w:rPr>
          <w:spacing w:val="-3"/>
          <w:sz w:val="24"/>
          <w:szCs w:val="24"/>
        </w:rPr>
        <w:t xml:space="preserve">ntidad </w:t>
      </w:r>
      <w:r w:rsidR="004B65E0" w:rsidRPr="00CE621E">
        <w:rPr>
          <w:spacing w:val="-3"/>
          <w:sz w:val="24"/>
          <w:szCs w:val="24"/>
        </w:rPr>
        <w:t>c</w:t>
      </w:r>
      <w:r w:rsidRPr="00CE621E">
        <w:rPr>
          <w:spacing w:val="-3"/>
          <w:sz w:val="24"/>
          <w:szCs w:val="24"/>
        </w:rPr>
        <w:t xml:space="preserve">ontratante señalará en las condiciones particulares las especificidades del </w:t>
      </w:r>
      <w:r w:rsidR="000B13DB" w:rsidRPr="00CE621E">
        <w:rPr>
          <w:spacing w:val="-3"/>
          <w:sz w:val="24"/>
          <w:szCs w:val="24"/>
        </w:rPr>
        <w:t xml:space="preserve">procedimiento </w:t>
      </w:r>
      <w:r w:rsidRPr="00CE621E">
        <w:rPr>
          <w:spacing w:val="-3"/>
          <w:sz w:val="24"/>
          <w:szCs w:val="24"/>
        </w:rPr>
        <w:t xml:space="preserve">al que convoca y para el efecto detallará e individualizará las condiciones </w:t>
      </w:r>
      <w:proofErr w:type="gramStart"/>
      <w:r w:rsidRPr="00CE621E">
        <w:rPr>
          <w:spacing w:val="-3"/>
          <w:sz w:val="24"/>
          <w:szCs w:val="24"/>
        </w:rPr>
        <w:t>del mismo</w:t>
      </w:r>
      <w:proofErr w:type="gramEnd"/>
      <w:r w:rsidRPr="00CE621E">
        <w:rPr>
          <w:spacing w:val="-3"/>
          <w:sz w:val="24"/>
          <w:szCs w:val="24"/>
        </w:rPr>
        <w:t xml:space="preserve">. En consecuencia, la </w:t>
      </w:r>
      <w:r w:rsidR="004B65E0" w:rsidRPr="00CE621E">
        <w:rPr>
          <w:spacing w:val="-3"/>
          <w:sz w:val="24"/>
          <w:szCs w:val="24"/>
        </w:rPr>
        <w:t>e</w:t>
      </w:r>
      <w:r w:rsidRPr="00CE621E">
        <w:rPr>
          <w:spacing w:val="-3"/>
          <w:sz w:val="24"/>
          <w:szCs w:val="24"/>
        </w:rPr>
        <w:t xml:space="preserve">ntidad </w:t>
      </w:r>
      <w:r w:rsidR="004B65E0" w:rsidRPr="00CE621E">
        <w:rPr>
          <w:spacing w:val="-3"/>
          <w:sz w:val="24"/>
          <w:szCs w:val="24"/>
        </w:rPr>
        <w:t>c</w:t>
      </w:r>
      <w:r w:rsidRPr="00CE621E">
        <w:rPr>
          <w:spacing w:val="-3"/>
          <w:sz w:val="24"/>
          <w:szCs w:val="24"/>
        </w:rPr>
        <w:t xml:space="preserve">ontratante asume la responsabilidad por los ajustes y/o modificaciones realizadas a las condiciones particulares del presente pliego, así como por la determinación y aplicabilidad de los formularios previstos para el presente </w:t>
      </w:r>
      <w:r w:rsidR="000B13DB" w:rsidRPr="00CE621E">
        <w:rPr>
          <w:spacing w:val="-3"/>
          <w:sz w:val="24"/>
          <w:szCs w:val="24"/>
        </w:rPr>
        <w:t>procedimiento</w:t>
      </w:r>
      <w:r w:rsidRPr="00CE621E">
        <w:rPr>
          <w:spacing w:val="-3"/>
          <w:sz w:val="24"/>
          <w:szCs w:val="24"/>
        </w:rPr>
        <w:t>, y reemplazará todo texto que conste en paréntesis por el contenido pertinente.</w:t>
      </w:r>
    </w:p>
    <w:p w14:paraId="53C0D63E" w14:textId="77777777" w:rsidR="00A80ACD" w:rsidRPr="00CE621E" w:rsidRDefault="00A80ACD" w:rsidP="00CE621E">
      <w:pPr>
        <w:pStyle w:val="Standard"/>
        <w:widowControl w:val="0"/>
        <w:tabs>
          <w:tab w:val="left" w:pos="-525"/>
        </w:tabs>
        <w:overflowPunct w:val="0"/>
        <w:autoSpaceDE w:val="0"/>
        <w:spacing w:line="276" w:lineRule="auto"/>
        <w:ind w:left="15" w:right="45"/>
        <w:jc w:val="center"/>
        <w:rPr>
          <w:b/>
          <w:spacing w:val="-3"/>
          <w:sz w:val="24"/>
          <w:szCs w:val="24"/>
        </w:rPr>
      </w:pPr>
    </w:p>
    <w:p w14:paraId="27E7F279" w14:textId="77777777" w:rsidR="00A80ACD" w:rsidRPr="00CE621E" w:rsidRDefault="00A80ACD" w:rsidP="00CE621E">
      <w:pPr>
        <w:pBdr>
          <w:top w:val="single" w:sz="4" w:space="1" w:color="auto"/>
          <w:left w:val="single" w:sz="4" w:space="4" w:color="auto"/>
          <w:bottom w:val="single" w:sz="4" w:space="1" w:color="auto"/>
          <w:right w:val="single" w:sz="4" w:space="4" w:color="auto"/>
        </w:pBdr>
        <w:spacing w:line="276" w:lineRule="auto"/>
        <w:jc w:val="center"/>
      </w:pPr>
    </w:p>
    <w:p w14:paraId="084DDFA8" w14:textId="77777777" w:rsidR="00A80ACD" w:rsidRPr="00CE621E" w:rsidRDefault="00A80ACD" w:rsidP="00CE621E">
      <w:pPr>
        <w:pBdr>
          <w:top w:val="single" w:sz="4" w:space="1" w:color="auto"/>
          <w:left w:val="single" w:sz="4" w:space="4" w:color="auto"/>
          <w:bottom w:val="single" w:sz="4" w:space="1" w:color="auto"/>
          <w:right w:val="single" w:sz="4" w:space="4" w:color="auto"/>
        </w:pBdr>
        <w:spacing w:line="276" w:lineRule="auto"/>
        <w:jc w:val="center"/>
        <w:rPr>
          <w:b/>
          <w:bCs/>
        </w:rPr>
      </w:pPr>
      <w:r w:rsidRPr="00CE621E">
        <w:rPr>
          <w:b/>
          <w:bCs/>
        </w:rPr>
        <w:t xml:space="preserve">I. CONDICIONES PARTICULARES PARA </w:t>
      </w:r>
      <w:r w:rsidR="00176DD9" w:rsidRPr="00CE621E">
        <w:rPr>
          <w:b/>
          <w:bCs/>
        </w:rPr>
        <w:t xml:space="preserve">LA CONTRATACIÓN </w:t>
      </w:r>
      <w:proofErr w:type="gramStart"/>
      <w:r w:rsidR="00176DD9" w:rsidRPr="00CE621E">
        <w:rPr>
          <w:b/>
          <w:bCs/>
        </w:rPr>
        <w:t xml:space="preserve">DE </w:t>
      </w:r>
      <w:r w:rsidRPr="00CE621E">
        <w:rPr>
          <w:b/>
          <w:bCs/>
        </w:rPr>
        <w:t xml:space="preserve"> </w:t>
      </w:r>
      <w:r w:rsidR="00196DE7" w:rsidRPr="00CE621E">
        <w:rPr>
          <w:rFonts w:eastAsia="Calibri"/>
          <w:b/>
          <w:lang w:eastAsia="en-US"/>
        </w:rPr>
        <w:t>BIENES</w:t>
      </w:r>
      <w:proofErr w:type="gramEnd"/>
      <w:r w:rsidR="00196DE7" w:rsidRPr="00CE621E">
        <w:rPr>
          <w:rFonts w:eastAsia="Calibri"/>
          <w:b/>
          <w:lang w:eastAsia="en-US"/>
        </w:rPr>
        <w:t xml:space="preserve"> Y/O SERVICIOS </w:t>
      </w:r>
      <w:r w:rsidR="0095410D" w:rsidRPr="00CE621E">
        <w:rPr>
          <w:rFonts w:eastAsia="Calibri"/>
          <w:b/>
          <w:lang w:eastAsia="en-US"/>
        </w:rPr>
        <w:t>Ú</w:t>
      </w:r>
      <w:r w:rsidR="00196DE7" w:rsidRPr="00CE621E">
        <w:rPr>
          <w:rFonts w:eastAsia="Calibri"/>
          <w:b/>
          <w:lang w:eastAsia="en-US"/>
        </w:rPr>
        <w:t xml:space="preserve">NICOS EN EL MERCADO </w:t>
      </w:r>
      <w:r w:rsidR="000B13DB" w:rsidRPr="00CE621E">
        <w:rPr>
          <w:rFonts w:eastAsia="Calibri"/>
          <w:b/>
          <w:lang w:eastAsia="en-US"/>
        </w:rPr>
        <w:t xml:space="preserve">O </w:t>
      </w:r>
      <w:r w:rsidR="00176DD9" w:rsidRPr="00CE621E">
        <w:rPr>
          <w:rFonts w:eastAsia="Calibri"/>
          <w:b/>
          <w:lang w:eastAsia="en-US"/>
        </w:rPr>
        <w:t xml:space="preserve">DE </w:t>
      </w:r>
      <w:r w:rsidR="00196DE7" w:rsidRPr="00CE621E">
        <w:rPr>
          <w:rFonts w:eastAsia="Calibri"/>
          <w:b/>
          <w:lang w:eastAsia="en-US"/>
        </w:rPr>
        <w:t xml:space="preserve">PROVEEDOR </w:t>
      </w:r>
      <w:r w:rsidR="00823F60" w:rsidRPr="00CE621E">
        <w:rPr>
          <w:rFonts w:eastAsia="Calibri"/>
          <w:b/>
          <w:lang w:eastAsia="en-US"/>
        </w:rPr>
        <w:t>Ú</w:t>
      </w:r>
      <w:r w:rsidR="00196DE7" w:rsidRPr="00CE621E">
        <w:rPr>
          <w:rFonts w:eastAsia="Calibri"/>
          <w:b/>
          <w:lang w:eastAsia="en-US"/>
        </w:rPr>
        <w:t>NICO</w:t>
      </w:r>
    </w:p>
    <w:p w14:paraId="2E89DF63" w14:textId="77777777" w:rsidR="00A80ACD" w:rsidRPr="00CE621E" w:rsidRDefault="00A80ACD" w:rsidP="00CE621E">
      <w:pPr>
        <w:pBdr>
          <w:top w:val="single" w:sz="4" w:space="1" w:color="auto"/>
          <w:left w:val="single" w:sz="4" w:space="4" w:color="auto"/>
          <w:bottom w:val="single" w:sz="4" w:space="1" w:color="auto"/>
          <w:right w:val="single" w:sz="4" w:space="4" w:color="auto"/>
        </w:pBdr>
        <w:spacing w:line="276" w:lineRule="auto"/>
        <w:jc w:val="center"/>
      </w:pPr>
    </w:p>
    <w:p w14:paraId="7A4BAB02" w14:textId="77777777" w:rsidR="00A80ACD" w:rsidRPr="00CE621E" w:rsidRDefault="00A80ACD" w:rsidP="00CE621E">
      <w:pPr>
        <w:suppressAutoHyphens w:val="0"/>
        <w:spacing w:line="276" w:lineRule="auto"/>
        <w:rPr>
          <w:b/>
          <w:spacing w:val="-3"/>
        </w:rPr>
      </w:pPr>
    </w:p>
    <w:p w14:paraId="43EC67F5" w14:textId="77777777" w:rsidR="00957DF9" w:rsidRPr="00CE621E" w:rsidRDefault="00957DF9" w:rsidP="00CE621E">
      <w:pPr>
        <w:pStyle w:val="Standard"/>
        <w:spacing w:line="276" w:lineRule="auto"/>
        <w:jc w:val="center"/>
        <w:rPr>
          <w:b/>
          <w:sz w:val="24"/>
          <w:szCs w:val="24"/>
        </w:rPr>
      </w:pPr>
      <w:r w:rsidRPr="00CE621E">
        <w:rPr>
          <w:b/>
          <w:sz w:val="24"/>
          <w:szCs w:val="24"/>
        </w:rPr>
        <w:t>SECCIÓN I</w:t>
      </w:r>
    </w:p>
    <w:p w14:paraId="5F5D0223" w14:textId="77777777" w:rsidR="00957DF9" w:rsidRPr="00CE621E" w:rsidRDefault="00957DF9" w:rsidP="00CE621E">
      <w:pPr>
        <w:pStyle w:val="Standard"/>
        <w:spacing w:line="276" w:lineRule="auto"/>
        <w:jc w:val="center"/>
        <w:rPr>
          <w:b/>
          <w:sz w:val="24"/>
          <w:szCs w:val="24"/>
        </w:rPr>
      </w:pPr>
      <w:r w:rsidRPr="00CE621E">
        <w:rPr>
          <w:b/>
          <w:sz w:val="24"/>
          <w:szCs w:val="24"/>
        </w:rPr>
        <w:t>INVITACIÓN</w:t>
      </w:r>
    </w:p>
    <w:p w14:paraId="0E27D448" w14:textId="77777777" w:rsidR="00957DF9" w:rsidRPr="00CE621E" w:rsidRDefault="00957DF9" w:rsidP="00CE621E">
      <w:pPr>
        <w:tabs>
          <w:tab w:val="left" w:pos="-720"/>
        </w:tabs>
        <w:spacing w:line="276" w:lineRule="auto"/>
        <w:jc w:val="both"/>
        <w:rPr>
          <w:spacing w:val="-2"/>
        </w:rPr>
      </w:pPr>
    </w:p>
    <w:p w14:paraId="29078049" w14:textId="3C771D7C" w:rsidR="00957DF9" w:rsidRPr="00CE621E" w:rsidRDefault="00F66E33" w:rsidP="00CE621E">
      <w:pPr>
        <w:pStyle w:val="Standard"/>
        <w:tabs>
          <w:tab w:val="left" w:pos="-540"/>
        </w:tabs>
        <w:spacing w:line="276" w:lineRule="auto"/>
        <w:jc w:val="both"/>
        <w:rPr>
          <w:spacing w:val="-2"/>
          <w:sz w:val="24"/>
          <w:szCs w:val="24"/>
        </w:rPr>
      </w:pPr>
      <w:r w:rsidRPr="00CE621E">
        <w:rPr>
          <w:spacing w:val="-2"/>
          <w:sz w:val="24"/>
          <w:szCs w:val="24"/>
        </w:rPr>
        <w:t>Habiéndose</w:t>
      </w:r>
      <w:r w:rsidR="003F35AB" w:rsidRPr="00CE621E">
        <w:rPr>
          <w:spacing w:val="-2"/>
          <w:sz w:val="24"/>
          <w:szCs w:val="24"/>
        </w:rPr>
        <w:t xml:space="preserve"> el</w:t>
      </w:r>
      <w:r w:rsidR="00554784" w:rsidRPr="00CE621E">
        <w:rPr>
          <w:spacing w:val="-2"/>
          <w:sz w:val="24"/>
          <w:szCs w:val="24"/>
        </w:rPr>
        <w:t xml:space="preserve"> </w:t>
      </w:r>
      <w:r w:rsidR="0093298C" w:rsidRPr="0093298C">
        <w:rPr>
          <w:b/>
          <w:bCs/>
          <w:spacing w:val="-2"/>
          <w:sz w:val="24"/>
          <w:szCs w:val="24"/>
        </w:rPr>
        <w:t xml:space="preserve">CONSORCIO DE GOBIERNOS AUTÓNOMOS PROVINCIALES DEL </w:t>
      </w:r>
      <w:r w:rsidR="00A22F90" w:rsidRPr="0093298C">
        <w:rPr>
          <w:b/>
          <w:bCs/>
          <w:spacing w:val="-2"/>
          <w:sz w:val="24"/>
          <w:szCs w:val="24"/>
        </w:rPr>
        <w:t>ECUADOR</w:t>
      </w:r>
      <w:r w:rsidR="00A22F90" w:rsidRPr="00CE621E">
        <w:rPr>
          <w:spacing w:val="-2"/>
          <w:sz w:val="24"/>
          <w:szCs w:val="24"/>
        </w:rPr>
        <w:t xml:space="preserve"> </w:t>
      </w:r>
      <w:r w:rsidR="00A22F90" w:rsidRPr="00997704">
        <w:rPr>
          <w:b/>
          <w:bCs/>
          <w:spacing w:val="-2"/>
          <w:sz w:val="24"/>
          <w:szCs w:val="24"/>
        </w:rPr>
        <w:t>CONGOPE</w:t>
      </w:r>
      <w:r w:rsidR="0093298C" w:rsidRPr="0093298C">
        <w:rPr>
          <w:b/>
          <w:bCs/>
          <w:spacing w:val="-2"/>
          <w:sz w:val="24"/>
          <w:szCs w:val="24"/>
        </w:rPr>
        <w:t xml:space="preserve"> </w:t>
      </w:r>
      <w:r w:rsidRPr="00CE621E">
        <w:rPr>
          <w:spacing w:val="-2"/>
          <w:sz w:val="24"/>
          <w:szCs w:val="24"/>
        </w:rPr>
        <w:t xml:space="preserve">acogido al </w:t>
      </w:r>
      <w:r w:rsidR="009706DD" w:rsidRPr="00CE621E">
        <w:rPr>
          <w:spacing w:val="-2"/>
          <w:sz w:val="24"/>
          <w:szCs w:val="24"/>
        </w:rPr>
        <w:t xml:space="preserve">procedimiento de </w:t>
      </w:r>
      <w:r w:rsidR="00957DF9" w:rsidRPr="00CE621E">
        <w:rPr>
          <w:spacing w:val="-2"/>
          <w:sz w:val="24"/>
          <w:szCs w:val="24"/>
        </w:rPr>
        <w:t>Régimen Especial p</w:t>
      </w:r>
      <w:r w:rsidRPr="00CE621E">
        <w:rPr>
          <w:spacing w:val="-2"/>
          <w:sz w:val="24"/>
          <w:szCs w:val="24"/>
        </w:rPr>
        <w:t>ara la contrata</w:t>
      </w:r>
      <w:r w:rsidR="00560701" w:rsidRPr="00CE621E">
        <w:rPr>
          <w:spacing w:val="-2"/>
          <w:sz w:val="24"/>
          <w:szCs w:val="24"/>
        </w:rPr>
        <w:t xml:space="preserve">ción de </w:t>
      </w:r>
      <w:r w:rsidR="0093298C">
        <w:rPr>
          <w:spacing w:val="-2"/>
          <w:sz w:val="24"/>
          <w:szCs w:val="24"/>
        </w:rPr>
        <w:t>PROVEEDOR ÚNICO</w:t>
      </w:r>
      <w:r w:rsidR="00F61E82" w:rsidRPr="00CE621E">
        <w:rPr>
          <w:spacing w:val="-2"/>
          <w:sz w:val="24"/>
          <w:szCs w:val="24"/>
        </w:rPr>
        <w:t xml:space="preserve">, </w:t>
      </w:r>
      <w:r w:rsidRPr="00CE621E">
        <w:rPr>
          <w:spacing w:val="-2"/>
          <w:sz w:val="24"/>
          <w:szCs w:val="24"/>
        </w:rPr>
        <w:t xml:space="preserve">conforme se desprende de la Resolución motivada </w:t>
      </w:r>
      <w:r w:rsidR="00713E8E" w:rsidRPr="00713E8E">
        <w:rPr>
          <w:b/>
          <w:bCs/>
          <w:spacing w:val="-2"/>
          <w:sz w:val="24"/>
          <w:szCs w:val="24"/>
          <w:lang w:val="es-ES_tradnl"/>
        </w:rPr>
        <w:t>CCP-CONGOPE-2025-026</w:t>
      </w:r>
      <w:r w:rsidR="00E85C3C" w:rsidRPr="00827E50">
        <w:rPr>
          <w:b/>
          <w:bCs/>
          <w:spacing w:val="-2"/>
          <w:sz w:val="24"/>
          <w:szCs w:val="24"/>
        </w:rPr>
        <w:t xml:space="preserve"> de </w:t>
      </w:r>
      <w:r w:rsidR="00713E8E">
        <w:rPr>
          <w:b/>
          <w:bCs/>
          <w:spacing w:val="-2"/>
          <w:sz w:val="24"/>
          <w:szCs w:val="24"/>
        </w:rPr>
        <w:t>10 de abril de 2025</w:t>
      </w:r>
      <w:r w:rsidR="00E85C3C" w:rsidRPr="00CE621E">
        <w:rPr>
          <w:spacing w:val="-2"/>
          <w:sz w:val="24"/>
          <w:szCs w:val="24"/>
        </w:rPr>
        <w:t>, suscrita</w:t>
      </w:r>
      <w:r w:rsidRPr="00CE621E">
        <w:rPr>
          <w:spacing w:val="-2"/>
          <w:sz w:val="24"/>
          <w:szCs w:val="24"/>
        </w:rPr>
        <w:t xml:space="preserve"> </w:t>
      </w:r>
      <w:r w:rsidR="00957DF9" w:rsidRPr="00CE621E">
        <w:rPr>
          <w:spacing w:val="-2"/>
          <w:sz w:val="24"/>
          <w:szCs w:val="24"/>
        </w:rPr>
        <w:t>por</w:t>
      </w:r>
      <w:r w:rsidR="00561049">
        <w:rPr>
          <w:spacing w:val="-2"/>
          <w:sz w:val="24"/>
          <w:szCs w:val="24"/>
        </w:rPr>
        <w:t xml:space="preserve"> el</w:t>
      </w:r>
      <w:r w:rsidR="00957DF9" w:rsidRPr="00CE621E">
        <w:rPr>
          <w:spacing w:val="-2"/>
          <w:sz w:val="24"/>
          <w:szCs w:val="24"/>
        </w:rPr>
        <w:t xml:space="preserve"> </w:t>
      </w:r>
      <w:r w:rsidR="00561049">
        <w:rPr>
          <w:spacing w:val="-2"/>
          <w:sz w:val="24"/>
          <w:szCs w:val="24"/>
        </w:rPr>
        <w:t>Dr. Renato García, Coordinador de Compras Públicas</w:t>
      </w:r>
      <w:r w:rsidRPr="00CE621E">
        <w:rPr>
          <w:spacing w:val="-2"/>
          <w:sz w:val="24"/>
          <w:szCs w:val="24"/>
        </w:rPr>
        <w:t xml:space="preserve">, </w:t>
      </w:r>
      <w:r w:rsidR="00957DF9" w:rsidRPr="00CE621E">
        <w:rPr>
          <w:spacing w:val="-2"/>
          <w:sz w:val="24"/>
          <w:szCs w:val="24"/>
        </w:rPr>
        <w:t xml:space="preserve">se invita a </w:t>
      </w:r>
      <w:r w:rsidR="007F09AA" w:rsidRPr="007F09AA">
        <w:rPr>
          <w:b/>
          <w:bCs/>
          <w:spacing w:val="-2"/>
          <w:sz w:val="24"/>
          <w:szCs w:val="24"/>
          <w:lang w:val="es-ES_tradnl"/>
        </w:rPr>
        <w:t xml:space="preserve">ESRI ECUADOR </w:t>
      </w:r>
      <w:r w:rsidR="007F09AA" w:rsidRPr="007F09AA">
        <w:rPr>
          <w:b/>
          <w:bCs/>
          <w:spacing w:val="-2"/>
          <w:sz w:val="24"/>
          <w:szCs w:val="24"/>
          <w:lang w:val="es-ES_tradnl"/>
        </w:rPr>
        <w:t>S.A</w:t>
      </w:r>
      <w:r w:rsidR="00063658" w:rsidRPr="00634DC1">
        <w:rPr>
          <w:b/>
          <w:bCs/>
          <w:spacing w:val="-2"/>
          <w:sz w:val="24"/>
          <w:szCs w:val="24"/>
        </w:rPr>
        <w:t>.</w:t>
      </w:r>
      <w:r w:rsidR="00A22F90" w:rsidRPr="00634DC1">
        <w:rPr>
          <w:b/>
          <w:bCs/>
          <w:spacing w:val="-2"/>
          <w:sz w:val="24"/>
          <w:szCs w:val="24"/>
        </w:rPr>
        <w:t xml:space="preserve"> RUC: </w:t>
      </w:r>
      <w:r w:rsidR="007F09AA" w:rsidRPr="007F09AA">
        <w:rPr>
          <w:b/>
          <w:bCs/>
          <w:spacing w:val="-2"/>
          <w:sz w:val="24"/>
          <w:szCs w:val="24"/>
          <w:lang w:val="es-ES_tradnl"/>
        </w:rPr>
        <w:t>1792833698001</w:t>
      </w:r>
      <w:r w:rsidR="00957DF9" w:rsidRPr="00CE621E">
        <w:rPr>
          <w:spacing w:val="-2"/>
          <w:sz w:val="24"/>
          <w:szCs w:val="24"/>
        </w:rPr>
        <w:t xml:space="preserve"> a que presente su oferta técnica y económica para </w:t>
      </w:r>
      <w:r w:rsidR="00F67096" w:rsidRPr="00CE621E">
        <w:rPr>
          <w:spacing w:val="-2"/>
          <w:sz w:val="24"/>
          <w:szCs w:val="24"/>
        </w:rPr>
        <w:t xml:space="preserve">la </w:t>
      </w:r>
      <w:r w:rsidR="00614887" w:rsidRPr="00CE621E">
        <w:rPr>
          <w:spacing w:val="-2"/>
          <w:sz w:val="24"/>
          <w:szCs w:val="24"/>
        </w:rPr>
        <w:t>provisión</w:t>
      </w:r>
      <w:r w:rsidR="00F67096" w:rsidRPr="00CE621E">
        <w:rPr>
          <w:spacing w:val="-2"/>
          <w:sz w:val="24"/>
          <w:szCs w:val="24"/>
        </w:rPr>
        <w:t xml:space="preserve"> de</w:t>
      </w:r>
      <w:r w:rsidR="007F09AA">
        <w:rPr>
          <w:spacing w:val="-2"/>
          <w:sz w:val="24"/>
          <w:szCs w:val="24"/>
        </w:rPr>
        <w:t xml:space="preserve"> </w:t>
      </w:r>
      <w:r w:rsidR="00A22F90">
        <w:rPr>
          <w:spacing w:val="-2"/>
          <w:sz w:val="24"/>
          <w:szCs w:val="24"/>
        </w:rPr>
        <w:t>l</w:t>
      </w:r>
      <w:r w:rsidR="007F09AA">
        <w:rPr>
          <w:spacing w:val="-2"/>
          <w:sz w:val="24"/>
          <w:szCs w:val="24"/>
        </w:rPr>
        <w:t>a</w:t>
      </w:r>
      <w:r w:rsidR="00F67096" w:rsidRPr="00CE621E">
        <w:rPr>
          <w:spacing w:val="-2"/>
          <w:sz w:val="24"/>
          <w:szCs w:val="24"/>
        </w:rPr>
        <w:t xml:space="preserve"> </w:t>
      </w:r>
      <w:r w:rsidR="007F09AA">
        <w:rPr>
          <w:spacing w:val="-2"/>
          <w:sz w:val="24"/>
          <w:szCs w:val="24"/>
        </w:rPr>
        <w:t>“</w:t>
      </w:r>
      <w:r w:rsidR="007F09AA" w:rsidRPr="007F09AA">
        <w:rPr>
          <w:b/>
          <w:bCs/>
          <w:i/>
          <w:spacing w:val="-2"/>
          <w:sz w:val="24"/>
          <w:szCs w:val="24"/>
          <w:lang w:val="es-ES_tradnl"/>
        </w:rPr>
        <w:t>SUSCRIPCIÓN DE SOFTWARE PARA SISTEMAS DE INFORMACIÓN GEOGRÁFICA</w:t>
      </w:r>
      <w:r w:rsidR="00063658" w:rsidRPr="00063658">
        <w:rPr>
          <w:b/>
          <w:bCs/>
          <w:i/>
          <w:spacing w:val="-2"/>
          <w:sz w:val="24"/>
          <w:szCs w:val="24"/>
          <w:lang w:val="es-ES_tradnl"/>
        </w:rPr>
        <w:t>.</w:t>
      </w:r>
      <w:r w:rsidR="007F09AA">
        <w:rPr>
          <w:b/>
          <w:bCs/>
          <w:i/>
          <w:spacing w:val="-2"/>
          <w:sz w:val="24"/>
          <w:szCs w:val="24"/>
          <w:lang w:val="es-ES_tradnl"/>
        </w:rPr>
        <w:t>”</w:t>
      </w:r>
      <w:r w:rsidR="00957DF9" w:rsidRPr="00CE621E">
        <w:rPr>
          <w:spacing w:val="-2"/>
          <w:sz w:val="24"/>
          <w:szCs w:val="24"/>
        </w:rPr>
        <w:t xml:space="preserve"> </w:t>
      </w:r>
    </w:p>
    <w:p w14:paraId="1FD137DB" w14:textId="77777777" w:rsidR="006D3CA8" w:rsidRPr="00CE621E" w:rsidRDefault="006D3CA8" w:rsidP="00CE621E">
      <w:pPr>
        <w:pStyle w:val="xl74"/>
        <w:overflowPunct w:val="0"/>
        <w:autoSpaceDE w:val="0"/>
        <w:spacing w:before="0" w:after="0" w:line="276" w:lineRule="auto"/>
        <w:jc w:val="left"/>
        <w:textAlignment w:val="baseline"/>
        <w:rPr>
          <w:rFonts w:ascii="Times New Roman" w:hAnsi="Times New Roman"/>
          <w:spacing w:val="-2"/>
          <w:lang w:val="es-EC"/>
        </w:rPr>
      </w:pPr>
    </w:p>
    <w:p w14:paraId="38587D0A" w14:textId="6B461A13" w:rsidR="006D3CA8" w:rsidRPr="00D56012" w:rsidRDefault="006D3CA8" w:rsidP="00E527A5">
      <w:pPr>
        <w:pStyle w:val="Standard"/>
        <w:tabs>
          <w:tab w:val="left" w:pos="-540"/>
        </w:tabs>
        <w:spacing w:line="276" w:lineRule="auto"/>
        <w:jc w:val="both"/>
        <w:rPr>
          <w:b/>
          <w:bCs/>
          <w:spacing w:val="-2"/>
          <w:sz w:val="24"/>
          <w:szCs w:val="24"/>
        </w:rPr>
      </w:pPr>
      <w:r w:rsidRPr="00CE621E">
        <w:rPr>
          <w:spacing w:val="-2"/>
          <w:sz w:val="24"/>
          <w:szCs w:val="24"/>
        </w:rPr>
        <w:t xml:space="preserve">El presupuesto referencial es de </w:t>
      </w:r>
      <w:r w:rsidR="00A22F90" w:rsidRPr="00A22F90">
        <w:rPr>
          <w:b/>
          <w:bCs/>
          <w:spacing w:val="-2"/>
          <w:sz w:val="24"/>
          <w:szCs w:val="24"/>
        </w:rPr>
        <w:t>USD$</w:t>
      </w:r>
      <w:r w:rsidR="007F09AA">
        <w:rPr>
          <w:b/>
          <w:bCs/>
          <w:spacing w:val="-2"/>
          <w:sz w:val="24"/>
          <w:szCs w:val="24"/>
          <w:lang w:val="es-ES_tradnl"/>
        </w:rPr>
        <w:t>29.040,00</w:t>
      </w:r>
      <w:r w:rsidR="00E527A5">
        <w:rPr>
          <w:b/>
          <w:bCs/>
          <w:spacing w:val="-2"/>
          <w:sz w:val="24"/>
          <w:szCs w:val="24"/>
          <w:lang w:val="es-ES_tradnl"/>
        </w:rPr>
        <w:t xml:space="preserve"> </w:t>
      </w:r>
      <w:r w:rsidR="00E527A5" w:rsidRPr="00E527A5">
        <w:rPr>
          <w:b/>
          <w:bCs/>
          <w:spacing w:val="-2"/>
          <w:sz w:val="24"/>
          <w:szCs w:val="24"/>
          <w:lang w:val="es-ES_tradnl"/>
        </w:rPr>
        <w:t>(</w:t>
      </w:r>
      <w:r w:rsidR="007F09AA">
        <w:rPr>
          <w:b/>
          <w:bCs/>
          <w:spacing w:val="-2"/>
          <w:sz w:val="24"/>
          <w:szCs w:val="24"/>
          <w:lang w:val="es-ES_tradnl"/>
        </w:rPr>
        <w:t xml:space="preserve">VEINTE Y NUEVE MIL CUARENTA </w:t>
      </w:r>
      <w:r w:rsidR="00E527A5" w:rsidRPr="00E527A5">
        <w:rPr>
          <w:b/>
          <w:bCs/>
          <w:spacing w:val="-2"/>
          <w:sz w:val="24"/>
          <w:szCs w:val="24"/>
          <w:lang w:val="es-ES_tradnl"/>
        </w:rPr>
        <w:t xml:space="preserve">00/100 Dólares de los estados unidos de américa) valor que no incluye </w:t>
      </w:r>
      <w:r w:rsidR="00713E8E" w:rsidRPr="00E527A5">
        <w:rPr>
          <w:b/>
          <w:bCs/>
          <w:spacing w:val="-2"/>
          <w:sz w:val="24"/>
          <w:szCs w:val="24"/>
          <w:lang w:val="es-ES_tradnl"/>
        </w:rPr>
        <w:t>IVA</w:t>
      </w:r>
      <w:r w:rsidR="00713E8E" w:rsidRPr="00A22F90">
        <w:rPr>
          <w:b/>
          <w:bCs/>
          <w:spacing w:val="-2"/>
          <w:sz w:val="24"/>
          <w:szCs w:val="24"/>
        </w:rPr>
        <w:t xml:space="preserve">, </w:t>
      </w:r>
      <w:r w:rsidR="00713E8E" w:rsidRPr="00CE621E">
        <w:rPr>
          <w:spacing w:val="-2"/>
          <w:sz w:val="24"/>
          <w:szCs w:val="24"/>
        </w:rPr>
        <w:t>y</w:t>
      </w:r>
      <w:r w:rsidRPr="00CE621E">
        <w:rPr>
          <w:spacing w:val="-2"/>
          <w:sz w:val="24"/>
          <w:szCs w:val="24"/>
        </w:rPr>
        <w:t xml:space="preserve"> el plazo estimado para la ejecución del contrato es de</w:t>
      </w:r>
      <w:r w:rsidR="007F09AA">
        <w:rPr>
          <w:spacing w:val="-2"/>
          <w:sz w:val="24"/>
          <w:szCs w:val="24"/>
        </w:rPr>
        <w:t>:</w:t>
      </w:r>
      <w:r w:rsidRPr="00CE621E">
        <w:rPr>
          <w:spacing w:val="-2"/>
          <w:sz w:val="24"/>
          <w:szCs w:val="24"/>
        </w:rPr>
        <w:t xml:space="preserve"> </w:t>
      </w:r>
      <w:r w:rsidR="007F09AA">
        <w:rPr>
          <w:spacing w:val="-2"/>
          <w:sz w:val="24"/>
          <w:szCs w:val="24"/>
        </w:rPr>
        <w:t>“</w:t>
      </w:r>
      <w:r w:rsidR="007F09AA">
        <w:rPr>
          <w:b/>
          <w:bCs/>
          <w:spacing w:val="-2"/>
          <w:sz w:val="24"/>
          <w:szCs w:val="24"/>
          <w:lang w:val="es-ES_tradnl"/>
        </w:rPr>
        <w:t>L</w:t>
      </w:r>
      <w:r w:rsidR="007F09AA" w:rsidRPr="007F09AA">
        <w:rPr>
          <w:b/>
          <w:bCs/>
          <w:spacing w:val="-2"/>
          <w:sz w:val="24"/>
          <w:szCs w:val="24"/>
          <w:lang w:val="es-ES_tradnl"/>
        </w:rPr>
        <w:t>a información de la activación de las suscripciones será entregada mediante correo electrónico al administrador de las licencias que el CONGOPE designe dentro de los quince (15) días contados a partir del día siguiente de la suscripción del contrato, la vigencia de las licencias será de 3 años</w:t>
      </w:r>
      <w:r w:rsidR="007F09AA">
        <w:rPr>
          <w:b/>
          <w:bCs/>
          <w:spacing w:val="-2"/>
          <w:sz w:val="24"/>
          <w:szCs w:val="24"/>
          <w:lang w:val="es-ES_tradnl"/>
        </w:rPr>
        <w:t>”</w:t>
      </w:r>
    </w:p>
    <w:p w14:paraId="35C1B01E" w14:textId="77777777" w:rsidR="006D3CA8" w:rsidRPr="00CE621E" w:rsidRDefault="006D3CA8" w:rsidP="00CE621E">
      <w:pPr>
        <w:pStyle w:val="xl74"/>
        <w:overflowPunct w:val="0"/>
        <w:autoSpaceDE w:val="0"/>
        <w:spacing w:before="0" w:after="0" w:line="276" w:lineRule="auto"/>
        <w:jc w:val="left"/>
        <w:textAlignment w:val="baseline"/>
        <w:rPr>
          <w:rFonts w:ascii="Times New Roman" w:hAnsi="Times New Roman"/>
          <w:spacing w:val="-2"/>
          <w:lang w:val="es-EC"/>
        </w:rPr>
      </w:pPr>
    </w:p>
    <w:p w14:paraId="628E2D50" w14:textId="77777777" w:rsidR="00957DF9" w:rsidRPr="00CE621E" w:rsidRDefault="00957DF9" w:rsidP="00CE621E">
      <w:pPr>
        <w:tabs>
          <w:tab w:val="left" w:pos="-720"/>
        </w:tabs>
        <w:spacing w:line="276" w:lineRule="auto"/>
        <w:jc w:val="both"/>
        <w:rPr>
          <w:spacing w:val="-2"/>
        </w:rPr>
      </w:pPr>
      <w:r w:rsidRPr="00CE621E">
        <w:rPr>
          <w:spacing w:val="-2"/>
        </w:rPr>
        <w:t xml:space="preserve">Las </w:t>
      </w:r>
      <w:r w:rsidR="004B65E0" w:rsidRPr="00CE621E">
        <w:rPr>
          <w:spacing w:val="-2"/>
        </w:rPr>
        <w:t>c</w:t>
      </w:r>
      <w:r w:rsidRPr="00CE621E">
        <w:rPr>
          <w:spacing w:val="-2"/>
        </w:rPr>
        <w:t xml:space="preserve">ondiciones </w:t>
      </w:r>
      <w:r w:rsidR="004B65E0" w:rsidRPr="00CE621E">
        <w:rPr>
          <w:spacing w:val="-2"/>
        </w:rPr>
        <w:t>g</w:t>
      </w:r>
      <w:r w:rsidRPr="00CE621E">
        <w:rPr>
          <w:spacing w:val="-2"/>
        </w:rPr>
        <w:t>enerales de esta invitación son las siguientes:</w:t>
      </w:r>
    </w:p>
    <w:p w14:paraId="036D3BAB" w14:textId="77777777" w:rsidR="00D53D6C" w:rsidRPr="00CE621E" w:rsidRDefault="00D53D6C" w:rsidP="00CE621E">
      <w:pPr>
        <w:tabs>
          <w:tab w:val="left" w:pos="-720"/>
        </w:tabs>
        <w:spacing w:line="276" w:lineRule="auto"/>
        <w:jc w:val="both"/>
        <w:rPr>
          <w:spacing w:val="-2"/>
        </w:rPr>
      </w:pPr>
    </w:p>
    <w:p w14:paraId="1096CE4A" w14:textId="77777777" w:rsidR="00BE2613" w:rsidRPr="00CE621E" w:rsidRDefault="00BE2613" w:rsidP="00CE621E">
      <w:pPr>
        <w:numPr>
          <w:ilvl w:val="0"/>
          <w:numId w:val="9"/>
        </w:numPr>
        <w:spacing w:line="276" w:lineRule="auto"/>
        <w:jc w:val="both"/>
        <w:rPr>
          <w:color w:val="000000"/>
          <w:spacing w:val="-2"/>
        </w:rPr>
      </w:pPr>
      <w:r w:rsidRPr="00CE621E">
        <w:rPr>
          <w:spacing w:val="-2"/>
        </w:rPr>
        <w:t xml:space="preserve">El pliego está disponible, sin ningún costo, en el Portal Institucional del </w:t>
      </w:r>
      <w:r w:rsidR="0026065F" w:rsidRPr="00CE621E">
        <w:rPr>
          <w:spacing w:val="-2"/>
        </w:rPr>
        <w:t>Servicio Nacional de Contratación Pública</w:t>
      </w:r>
      <w:r w:rsidR="004B65E0" w:rsidRPr="00CE621E">
        <w:rPr>
          <w:spacing w:val="-2"/>
        </w:rPr>
        <w:t>.</w:t>
      </w:r>
    </w:p>
    <w:p w14:paraId="0474A515" w14:textId="77777777" w:rsidR="00D53D6C" w:rsidRPr="00CE621E" w:rsidRDefault="00D53D6C" w:rsidP="00CE621E">
      <w:pPr>
        <w:spacing w:line="276" w:lineRule="auto"/>
        <w:ind w:left="720"/>
        <w:jc w:val="both"/>
        <w:rPr>
          <w:color w:val="000000"/>
          <w:spacing w:val="-2"/>
        </w:rPr>
      </w:pPr>
    </w:p>
    <w:p w14:paraId="09EDD2F3" w14:textId="77777777" w:rsidR="008C0976" w:rsidRPr="00CE621E" w:rsidRDefault="008C0976" w:rsidP="00CE621E">
      <w:pPr>
        <w:numPr>
          <w:ilvl w:val="0"/>
          <w:numId w:val="9"/>
        </w:numPr>
        <w:spacing w:line="276" w:lineRule="auto"/>
        <w:jc w:val="both"/>
        <w:rPr>
          <w:color w:val="000000"/>
        </w:rPr>
      </w:pPr>
      <w:r w:rsidRPr="00CE621E">
        <w:rPr>
          <w:spacing w:val="-2"/>
        </w:rPr>
        <w:lastRenderedPageBreak/>
        <w:t>Para poder participar en el presente procedimiento, al momento de la presentación de la pro</w:t>
      </w:r>
      <w:r w:rsidR="00E127B2" w:rsidRPr="00CE621E">
        <w:rPr>
          <w:spacing w:val="-2"/>
        </w:rPr>
        <w:t>puesta, el oferente interesado</w:t>
      </w:r>
      <w:r w:rsidR="000A207B" w:rsidRPr="00CE621E">
        <w:rPr>
          <w:spacing w:val="-2"/>
        </w:rPr>
        <w:t xml:space="preserve"> deberá encontrarse habilitado</w:t>
      </w:r>
      <w:r w:rsidRPr="00CE621E">
        <w:rPr>
          <w:spacing w:val="-2"/>
        </w:rPr>
        <w:t xml:space="preserve"> en el Registro Único de Proveedores</w:t>
      </w:r>
      <w:r w:rsidR="003E1709" w:rsidRPr="00CE621E">
        <w:rPr>
          <w:spacing w:val="-2"/>
        </w:rPr>
        <w:t xml:space="preserve"> -RUP-</w:t>
      </w:r>
      <w:r w:rsidR="00452136" w:rsidRPr="00CE621E">
        <w:rPr>
          <w:spacing w:val="-2"/>
        </w:rPr>
        <w:t>.</w:t>
      </w:r>
      <w:r w:rsidRPr="00CE621E">
        <w:rPr>
          <w:spacing w:val="-2"/>
        </w:rPr>
        <w:t xml:space="preserve"> En consecuencia, para participar, bastará “registrar” o “indicar” en su propuesta, el número o código de RUP.</w:t>
      </w:r>
    </w:p>
    <w:p w14:paraId="03C27039" w14:textId="77777777" w:rsidR="003013B3" w:rsidRPr="00CE621E" w:rsidRDefault="003013B3" w:rsidP="00CE621E">
      <w:pPr>
        <w:spacing w:line="276" w:lineRule="auto"/>
        <w:jc w:val="both"/>
        <w:rPr>
          <w:color w:val="000000"/>
        </w:rPr>
      </w:pPr>
    </w:p>
    <w:p w14:paraId="5557FA2C" w14:textId="3D71F2A2" w:rsidR="00957DF9" w:rsidRPr="00CE621E" w:rsidRDefault="00957DF9" w:rsidP="00CE621E">
      <w:pPr>
        <w:numPr>
          <w:ilvl w:val="0"/>
          <w:numId w:val="9"/>
        </w:numPr>
        <w:spacing w:line="276" w:lineRule="auto"/>
        <w:jc w:val="both"/>
        <w:rPr>
          <w:spacing w:val="-2"/>
        </w:rPr>
      </w:pPr>
      <w:r w:rsidRPr="00CE621E">
        <w:rPr>
          <w:spacing w:val="-2"/>
        </w:rPr>
        <w:t>Se convoca al</w:t>
      </w:r>
      <w:r w:rsidR="0097239A" w:rsidRPr="00CE621E">
        <w:rPr>
          <w:spacing w:val="-2"/>
        </w:rPr>
        <w:t xml:space="preserve"> </w:t>
      </w:r>
      <w:r w:rsidRPr="00CE621E">
        <w:rPr>
          <w:spacing w:val="-2"/>
        </w:rPr>
        <w:t>proveedor</w:t>
      </w:r>
      <w:r w:rsidR="00614887" w:rsidRPr="00CE621E">
        <w:rPr>
          <w:spacing w:val="-2"/>
        </w:rPr>
        <w:t xml:space="preserve"> único</w:t>
      </w:r>
      <w:r w:rsidRPr="00CE621E">
        <w:rPr>
          <w:spacing w:val="-2"/>
        </w:rPr>
        <w:t xml:space="preserve"> invitado a una audiencia informativa para el </w:t>
      </w:r>
      <w:r w:rsidR="00E25058" w:rsidRPr="00BF4197">
        <w:rPr>
          <w:b/>
          <w:bCs/>
          <w:spacing w:val="-2"/>
          <w:highlight w:val="yellow"/>
        </w:rPr>
        <w:t>jueves 26</w:t>
      </w:r>
      <w:r w:rsidR="00BF4197" w:rsidRPr="00BF4197">
        <w:rPr>
          <w:b/>
          <w:bCs/>
          <w:spacing w:val="-2"/>
          <w:highlight w:val="yellow"/>
        </w:rPr>
        <w:t>mart</w:t>
      </w:r>
      <w:r w:rsidR="00BF4197">
        <w:rPr>
          <w:b/>
          <w:bCs/>
          <w:spacing w:val="-2"/>
          <w:highlight w:val="yellow"/>
        </w:rPr>
        <w:t>e</w:t>
      </w:r>
      <w:r w:rsidR="00BF4197" w:rsidRPr="00BF4197">
        <w:rPr>
          <w:b/>
          <w:bCs/>
          <w:spacing w:val="-2"/>
          <w:highlight w:val="yellow"/>
        </w:rPr>
        <w:t>s 15 de abril de 2025</w:t>
      </w:r>
      <w:r w:rsidR="00997704" w:rsidRPr="00BF4197">
        <w:rPr>
          <w:b/>
          <w:bCs/>
          <w:spacing w:val="-2"/>
          <w:highlight w:val="yellow"/>
        </w:rPr>
        <w:t xml:space="preserve"> a las 1</w:t>
      </w:r>
      <w:r w:rsidR="00BF4197" w:rsidRPr="00BF4197">
        <w:rPr>
          <w:b/>
          <w:bCs/>
          <w:spacing w:val="-2"/>
          <w:highlight w:val="yellow"/>
        </w:rPr>
        <w:t>0</w:t>
      </w:r>
      <w:r w:rsidR="00997704" w:rsidRPr="00BF4197">
        <w:rPr>
          <w:b/>
          <w:bCs/>
          <w:spacing w:val="-2"/>
          <w:highlight w:val="yellow"/>
        </w:rPr>
        <w:t>:00</w:t>
      </w:r>
      <w:r w:rsidR="006A592B" w:rsidRPr="00CE621E">
        <w:rPr>
          <w:spacing w:val="-2"/>
        </w:rPr>
        <w:t xml:space="preserve">, a fin de que </w:t>
      </w:r>
      <w:r w:rsidR="00997704">
        <w:rPr>
          <w:spacing w:val="-2"/>
        </w:rPr>
        <w:t xml:space="preserve">el </w:t>
      </w:r>
      <w:r w:rsidR="00997704" w:rsidRPr="0093298C">
        <w:rPr>
          <w:b/>
          <w:bCs/>
          <w:spacing w:val="-2"/>
        </w:rPr>
        <w:t>CONSORCIO DE GOBIERNOS AUTÓNOMOS PROVINCIALES DEL ECUADOR</w:t>
      </w:r>
      <w:r w:rsidR="00997704" w:rsidRPr="00CE621E">
        <w:rPr>
          <w:spacing w:val="-2"/>
        </w:rPr>
        <w:t xml:space="preserve"> </w:t>
      </w:r>
      <w:r w:rsidR="00997704" w:rsidRPr="00997704">
        <w:rPr>
          <w:b/>
          <w:bCs/>
          <w:spacing w:val="-2"/>
        </w:rPr>
        <w:t>CONGOPE</w:t>
      </w:r>
      <w:r w:rsidR="00997704">
        <w:rPr>
          <w:spacing w:val="-2"/>
        </w:rPr>
        <w:t xml:space="preserve">  </w:t>
      </w:r>
      <w:r w:rsidRPr="00CE621E">
        <w:rPr>
          <w:spacing w:val="-2"/>
        </w:rPr>
        <w:t xml:space="preserve"> explique en términos generales el objeto de la invitación, absuelva las consultas y realice las aclaraciones que fueren requeridas. De esta audiencia se dejará constancia en un</w:t>
      </w:r>
      <w:r w:rsidR="008C0976" w:rsidRPr="00CE621E">
        <w:rPr>
          <w:spacing w:val="-2"/>
        </w:rPr>
        <w:t xml:space="preserve"> acta que será publicada en el P</w:t>
      </w:r>
      <w:r w:rsidRPr="00CE621E">
        <w:rPr>
          <w:spacing w:val="-2"/>
        </w:rPr>
        <w:t>ortal</w:t>
      </w:r>
      <w:r w:rsidR="008C0976" w:rsidRPr="00CE621E">
        <w:rPr>
          <w:spacing w:val="-2"/>
        </w:rPr>
        <w:t xml:space="preserve"> Institucional</w:t>
      </w:r>
      <w:r w:rsidR="004B65E0" w:rsidRPr="00CE621E">
        <w:rPr>
          <w:spacing w:val="-2"/>
        </w:rPr>
        <w:t xml:space="preserve"> del Servicio Nacional de Contratación Pública</w:t>
      </w:r>
      <w:r w:rsidR="008C0976" w:rsidRPr="00CE621E">
        <w:rPr>
          <w:spacing w:val="-2"/>
        </w:rPr>
        <w:t>.</w:t>
      </w:r>
    </w:p>
    <w:p w14:paraId="2B253E0E" w14:textId="77777777" w:rsidR="00D53D6C" w:rsidRPr="00CE621E" w:rsidRDefault="00D53D6C" w:rsidP="00CE621E">
      <w:pPr>
        <w:spacing w:line="276" w:lineRule="auto"/>
        <w:jc w:val="both"/>
        <w:rPr>
          <w:spacing w:val="-2"/>
        </w:rPr>
      </w:pPr>
    </w:p>
    <w:p w14:paraId="4ECA7148" w14:textId="07692302" w:rsidR="001B63BE" w:rsidRPr="00CE621E" w:rsidRDefault="0073494D" w:rsidP="00CE621E">
      <w:pPr>
        <w:numPr>
          <w:ilvl w:val="0"/>
          <w:numId w:val="9"/>
        </w:numPr>
        <w:spacing w:line="276" w:lineRule="auto"/>
        <w:jc w:val="both"/>
        <w:rPr>
          <w:rFonts w:eastAsia="Times New Roman"/>
          <w:color w:val="000000"/>
          <w:spacing w:val="-2"/>
          <w:kern w:val="0"/>
          <w:lang w:val="es-EC"/>
        </w:rPr>
      </w:pPr>
      <w:r w:rsidRPr="00CE621E">
        <w:rPr>
          <w:rFonts w:eastAsia="Times New Roman"/>
          <w:color w:val="000000"/>
          <w:spacing w:val="-2"/>
          <w:kern w:val="0"/>
          <w:lang w:val="es-EC"/>
        </w:rPr>
        <w:t xml:space="preserve">La </w:t>
      </w:r>
      <w:r w:rsidRPr="00CE621E">
        <w:t>oferta se present</w:t>
      </w:r>
      <w:r>
        <w:t>ará</w:t>
      </w:r>
      <w:r w:rsidRPr="00CE621E">
        <w:t xml:space="preserve"> a través del Portal Institucional del SERCOP, y</w:t>
      </w:r>
      <w:r>
        <w:t xml:space="preserve"> deberá </w:t>
      </w:r>
      <w:r w:rsidRPr="00CE621E">
        <w:t>contener firma electrónica, no será necesaria la presentación de la oferta en forma física. La entidad contratante será responsable de la validación de dicha firma electrónica, de conformidad a la normativa aplicable</w:t>
      </w:r>
      <w:r w:rsidR="004B65E0" w:rsidRPr="00CE621E">
        <w:rPr>
          <w:rFonts w:eastAsia="Times New Roman"/>
          <w:color w:val="000000"/>
          <w:spacing w:val="-2"/>
          <w:kern w:val="0"/>
          <w:lang w:val="es-EC"/>
        </w:rPr>
        <w:t xml:space="preserve">; hasta las </w:t>
      </w:r>
      <w:r w:rsidR="00997704" w:rsidRPr="00146B8B">
        <w:rPr>
          <w:rFonts w:eastAsia="Times New Roman"/>
          <w:b/>
          <w:bCs/>
          <w:color w:val="000000"/>
          <w:spacing w:val="-2"/>
          <w:kern w:val="0"/>
          <w:highlight w:val="yellow"/>
          <w:lang w:val="es-EC"/>
        </w:rPr>
        <w:t>1</w:t>
      </w:r>
      <w:r w:rsidR="00146B8B" w:rsidRPr="00146B8B">
        <w:rPr>
          <w:rFonts w:eastAsia="Times New Roman"/>
          <w:b/>
          <w:bCs/>
          <w:color w:val="000000"/>
          <w:spacing w:val="-2"/>
          <w:kern w:val="0"/>
          <w:highlight w:val="yellow"/>
          <w:lang w:val="es-EC"/>
        </w:rPr>
        <w:t>0</w:t>
      </w:r>
      <w:r w:rsidR="00997704" w:rsidRPr="00146B8B">
        <w:rPr>
          <w:rFonts w:eastAsia="Times New Roman"/>
          <w:b/>
          <w:bCs/>
          <w:color w:val="000000"/>
          <w:spacing w:val="-2"/>
          <w:kern w:val="0"/>
          <w:highlight w:val="yellow"/>
          <w:lang w:val="es-EC"/>
        </w:rPr>
        <w:t>:00</w:t>
      </w:r>
      <w:r w:rsidR="004B65E0" w:rsidRPr="00CE621E">
        <w:rPr>
          <w:rFonts w:eastAsia="Times New Roman"/>
          <w:color w:val="000000"/>
          <w:spacing w:val="-2"/>
          <w:kern w:val="0"/>
          <w:lang w:val="es-EC"/>
        </w:rPr>
        <w:t xml:space="preserve"> del </w:t>
      </w:r>
      <w:proofErr w:type="gramStart"/>
      <w:r w:rsidR="004B65E0" w:rsidRPr="00CE621E">
        <w:rPr>
          <w:rFonts w:eastAsia="Times New Roman"/>
          <w:color w:val="000000"/>
          <w:spacing w:val="-2"/>
          <w:kern w:val="0"/>
          <w:lang w:val="es-EC"/>
        </w:rPr>
        <w:t xml:space="preserve">día </w:t>
      </w:r>
      <w:r w:rsidR="00146B8B" w:rsidRPr="00146B8B">
        <w:rPr>
          <w:rFonts w:eastAsia="Times New Roman"/>
          <w:b/>
          <w:bCs/>
          <w:color w:val="000000"/>
          <w:spacing w:val="-2"/>
          <w:kern w:val="0"/>
          <w:highlight w:val="yellow"/>
          <w:lang w:val="es-EC"/>
        </w:rPr>
        <w:t>viernes</w:t>
      </w:r>
      <w:proofErr w:type="gramEnd"/>
      <w:r w:rsidR="00E25058" w:rsidRPr="00146B8B">
        <w:rPr>
          <w:rFonts w:eastAsia="Times New Roman"/>
          <w:b/>
          <w:bCs/>
          <w:color w:val="000000"/>
          <w:spacing w:val="-2"/>
          <w:kern w:val="0"/>
          <w:highlight w:val="yellow"/>
          <w:lang w:val="es-EC"/>
        </w:rPr>
        <w:t xml:space="preserve"> </w:t>
      </w:r>
      <w:r w:rsidR="00E25058" w:rsidRPr="00146B8B">
        <w:rPr>
          <w:rFonts w:eastAsia="Times New Roman"/>
          <w:b/>
          <w:bCs/>
          <w:color w:val="000000"/>
          <w:spacing w:val="-2"/>
          <w:kern w:val="0"/>
          <w:highlight w:val="yellow"/>
          <w:lang w:val="es-EC"/>
        </w:rPr>
        <w:t>30 de octubre</w:t>
      </w:r>
      <w:r w:rsidR="00997704" w:rsidRPr="00146B8B">
        <w:rPr>
          <w:rFonts w:eastAsia="Times New Roman"/>
          <w:b/>
          <w:bCs/>
          <w:color w:val="000000"/>
          <w:spacing w:val="-2"/>
          <w:kern w:val="0"/>
          <w:highlight w:val="yellow"/>
          <w:lang w:val="es-EC"/>
        </w:rPr>
        <w:t xml:space="preserve"> </w:t>
      </w:r>
      <w:r w:rsidR="00534ED2" w:rsidRPr="00146B8B">
        <w:rPr>
          <w:rFonts w:eastAsia="Times New Roman"/>
          <w:b/>
          <w:bCs/>
          <w:color w:val="000000"/>
          <w:spacing w:val="-2"/>
          <w:kern w:val="0"/>
          <w:highlight w:val="yellow"/>
          <w:lang w:val="es-EC"/>
        </w:rPr>
        <w:t>septiembre</w:t>
      </w:r>
      <w:r w:rsidR="00146B8B" w:rsidRPr="00146B8B">
        <w:rPr>
          <w:rFonts w:eastAsia="Times New Roman"/>
          <w:b/>
          <w:bCs/>
          <w:color w:val="000000"/>
          <w:spacing w:val="-2"/>
          <w:kern w:val="0"/>
          <w:highlight w:val="yellow"/>
          <w:lang w:val="es-EC"/>
        </w:rPr>
        <w:t>17</w:t>
      </w:r>
      <w:r w:rsidR="002F04F8" w:rsidRPr="00146B8B">
        <w:rPr>
          <w:rFonts w:eastAsia="Times New Roman"/>
          <w:b/>
          <w:bCs/>
          <w:color w:val="000000"/>
          <w:spacing w:val="-2"/>
          <w:kern w:val="0"/>
          <w:highlight w:val="yellow"/>
          <w:lang w:val="es-EC"/>
        </w:rPr>
        <w:t xml:space="preserve"> de </w:t>
      </w:r>
      <w:r w:rsidR="00146B8B" w:rsidRPr="00146B8B">
        <w:rPr>
          <w:rFonts w:eastAsia="Times New Roman"/>
          <w:b/>
          <w:bCs/>
          <w:color w:val="000000"/>
          <w:spacing w:val="-2"/>
          <w:kern w:val="0"/>
          <w:highlight w:val="yellow"/>
          <w:lang w:val="es-EC"/>
        </w:rPr>
        <w:t>abril</w:t>
      </w:r>
      <w:ins w:id="1" w:author="Carlos Alberto Arce Mino" w:date="2024-09-25T13:35:00Z">
        <w:r w:rsidR="00534ED2" w:rsidRPr="00146B8B">
          <w:rPr>
            <w:rFonts w:eastAsia="Times New Roman"/>
            <w:b/>
            <w:bCs/>
            <w:color w:val="000000"/>
            <w:spacing w:val="-2"/>
            <w:kern w:val="0"/>
            <w:highlight w:val="yellow"/>
            <w:lang w:val="es-EC"/>
          </w:rPr>
          <w:t xml:space="preserve"> </w:t>
        </w:r>
      </w:ins>
      <w:r w:rsidR="00997704" w:rsidRPr="00146B8B">
        <w:rPr>
          <w:rFonts w:eastAsia="Times New Roman"/>
          <w:b/>
          <w:bCs/>
          <w:color w:val="000000"/>
          <w:spacing w:val="-2"/>
          <w:kern w:val="0"/>
          <w:highlight w:val="yellow"/>
          <w:lang w:val="es-EC"/>
        </w:rPr>
        <w:t>de 202</w:t>
      </w:r>
      <w:r w:rsidR="00146B8B" w:rsidRPr="00146B8B">
        <w:rPr>
          <w:rFonts w:eastAsia="Times New Roman"/>
          <w:b/>
          <w:bCs/>
          <w:color w:val="000000"/>
          <w:spacing w:val="-2"/>
          <w:kern w:val="0"/>
          <w:lang w:val="es-EC"/>
        </w:rPr>
        <w:t>5</w:t>
      </w:r>
      <w:r w:rsidR="004B65E0" w:rsidRPr="00CE621E">
        <w:rPr>
          <w:rFonts w:eastAsia="Times New Roman"/>
          <w:color w:val="000000"/>
          <w:spacing w:val="-2"/>
          <w:kern w:val="0"/>
          <w:lang w:val="es-EC"/>
        </w:rPr>
        <w:t xml:space="preserve">.  El precio de </w:t>
      </w:r>
      <w:proofErr w:type="gramStart"/>
      <w:r w:rsidR="004B65E0" w:rsidRPr="00CE621E">
        <w:rPr>
          <w:rFonts w:eastAsia="Times New Roman"/>
          <w:color w:val="000000"/>
          <w:spacing w:val="-2"/>
          <w:kern w:val="0"/>
          <w:lang w:val="es-EC"/>
        </w:rPr>
        <w:t>la misma</w:t>
      </w:r>
      <w:proofErr w:type="gramEnd"/>
      <w:r w:rsidR="004B65E0" w:rsidRPr="00CE621E">
        <w:rPr>
          <w:rFonts w:eastAsia="Times New Roman"/>
          <w:color w:val="000000"/>
          <w:spacing w:val="-2"/>
          <w:kern w:val="0"/>
          <w:lang w:val="es-EC"/>
        </w:rPr>
        <w:t xml:space="preserve"> siempre deberá subirse a través del Portal Institucional del Servicio Nacional de Contratación Pública, hasta la fecha en que se cierre el plazo para la presentación de la oferta. La falta de ingreso del precio de la propuesta en el referido </w:t>
      </w:r>
      <w:proofErr w:type="gramStart"/>
      <w:r w:rsidR="004B65E0" w:rsidRPr="00CE621E">
        <w:rPr>
          <w:rFonts w:eastAsia="Times New Roman"/>
          <w:color w:val="000000"/>
          <w:spacing w:val="-2"/>
          <w:kern w:val="0"/>
          <w:lang w:val="es-EC"/>
        </w:rPr>
        <w:t>Portal,</w:t>
      </w:r>
      <w:proofErr w:type="gramEnd"/>
      <w:r w:rsidR="004B65E0" w:rsidRPr="00CE621E">
        <w:rPr>
          <w:rFonts w:eastAsia="Times New Roman"/>
          <w:color w:val="000000"/>
          <w:spacing w:val="-2"/>
          <w:kern w:val="0"/>
          <w:lang w:val="es-EC"/>
        </w:rPr>
        <w:t xml:space="preserve"> será causa de descalificación de la oferta.</w:t>
      </w:r>
    </w:p>
    <w:p w14:paraId="4768BAF6" w14:textId="77777777" w:rsidR="001B63BE" w:rsidRPr="00CE621E" w:rsidRDefault="001B63BE" w:rsidP="00CE621E">
      <w:pPr>
        <w:pStyle w:val="Prrafodelista"/>
        <w:spacing w:line="276" w:lineRule="auto"/>
        <w:rPr>
          <w:rFonts w:eastAsia="Times New Roman"/>
          <w:color w:val="000000"/>
          <w:spacing w:val="-2"/>
          <w:kern w:val="0"/>
          <w:lang w:val="es-EC"/>
        </w:rPr>
      </w:pPr>
    </w:p>
    <w:p w14:paraId="17D9471C" w14:textId="77777777" w:rsidR="00957DF9" w:rsidRPr="00CE621E" w:rsidRDefault="00957DF9" w:rsidP="00CE621E">
      <w:pPr>
        <w:numPr>
          <w:ilvl w:val="0"/>
          <w:numId w:val="9"/>
        </w:numPr>
        <w:spacing w:line="276" w:lineRule="auto"/>
        <w:jc w:val="both"/>
        <w:rPr>
          <w:rFonts w:eastAsia="Times New Roman"/>
          <w:spacing w:val="-2"/>
          <w:kern w:val="0"/>
          <w:lang w:val="es-EC"/>
        </w:rPr>
      </w:pPr>
      <w:r w:rsidRPr="00CE621E">
        <w:rPr>
          <w:rFonts w:eastAsia="Times New Roman"/>
          <w:spacing w:val="-2"/>
          <w:kern w:val="0"/>
          <w:lang w:val="es-EC"/>
        </w:rPr>
        <w:t>La evaluación de la oferta se realizará aplicando los parámetros de</w:t>
      </w:r>
      <w:r w:rsidR="00D82D5C" w:rsidRPr="00CE621E">
        <w:rPr>
          <w:rFonts w:eastAsia="Times New Roman"/>
          <w:spacing w:val="-2"/>
          <w:kern w:val="0"/>
          <w:lang w:val="es-EC"/>
        </w:rPr>
        <w:t xml:space="preserve"> calificación definidos por la </w:t>
      </w:r>
      <w:r w:rsidR="004B65E0" w:rsidRPr="00CE621E">
        <w:rPr>
          <w:rFonts w:eastAsia="Times New Roman"/>
          <w:spacing w:val="-2"/>
          <w:kern w:val="0"/>
          <w:lang w:val="es-EC"/>
        </w:rPr>
        <w:t>e</w:t>
      </w:r>
      <w:r w:rsidR="00D82D5C" w:rsidRPr="00CE621E">
        <w:rPr>
          <w:rFonts w:eastAsia="Times New Roman"/>
          <w:spacing w:val="-2"/>
          <w:kern w:val="0"/>
          <w:lang w:val="es-EC"/>
        </w:rPr>
        <w:t xml:space="preserve">ntidad </w:t>
      </w:r>
      <w:r w:rsidR="004B65E0" w:rsidRPr="00CE621E">
        <w:rPr>
          <w:rFonts w:eastAsia="Times New Roman"/>
          <w:spacing w:val="-2"/>
          <w:kern w:val="0"/>
          <w:lang w:val="es-EC"/>
        </w:rPr>
        <w:t>c</w:t>
      </w:r>
      <w:r w:rsidRPr="00CE621E">
        <w:rPr>
          <w:rFonts w:eastAsia="Times New Roman"/>
          <w:spacing w:val="-2"/>
          <w:kern w:val="0"/>
          <w:lang w:val="es-EC"/>
        </w:rPr>
        <w:t xml:space="preserve">ontratante. </w:t>
      </w:r>
    </w:p>
    <w:p w14:paraId="0589CB8D" w14:textId="77777777" w:rsidR="00D53D6C" w:rsidRPr="00CE621E" w:rsidRDefault="00D53D6C" w:rsidP="00CE621E">
      <w:pPr>
        <w:spacing w:line="276" w:lineRule="auto"/>
        <w:jc w:val="both"/>
        <w:rPr>
          <w:rFonts w:eastAsia="Times New Roman"/>
          <w:spacing w:val="-2"/>
          <w:kern w:val="0"/>
          <w:lang w:val="es-EC"/>
        </w:rPr>
      </w:pPr>
    </w:p>
    <w:p w14:paraId="1252938D" w14:textId="3B7465BD" w:rsidR="009446EB" w:rsidRPr="002D05E1" w:rsidRDefault="009446EB" w:rsidP="00CE621E">
      <w:pPr>
        <w:pStyle w:val="Standard"/>
        <w:numPr>
          <w:ilvl w:val="0"/>
          <w:numId w:val="9"/>
        </w:numPr>
        <w:tabs>
          <w:tab w:val="left" w:pos="-540"/>
        </w:tabs>
        <w:spacing w:line="276" w:lineRule="auto"/>
        <w:jc w:val="both"/>
        <w:rPr>
          <w:b/>
          <w:bCs/>
          <w:sz w:val="24"/>
          <w:szCs w:val="24"/>
        </w:rPr>
      </w:pPr>
      <w:r w:rsidRPr="002D05E1">
        <w:rPr>
          <w:spacing w:val="-2"/>
          <w:sz w:val="24"/>
          <w:szCs w:val="24"/>
        </w:rPr>
        <w:t xml:space="preserve">Los pagos del contrato se realizarán con cargo a los fondos propios provenientes del presupuesto de la </w:t>
      </w:r>
      <w:r w:rsidR="004B65E0" w:rsidRPr="002D05E1">
        <w:rPr>
          <w:spacing w:val="-2"/>
          <w:sz w:val="24"/>
          <w:szCs w:val="24"/>
        </w:rPr>
        <w:t>e</w:t>
      </w:r>
      <w:r w:rsidRPr="002D05E1">
        <w:rPr>
          <w:spacing w:val="-2"/>
          <w:sz w:val="24"/>
          <w:szCs w:val="24"/>
        </w:rPr>
        <w:t xml:space="preserve">ntidad </w:t>
      </w:r>
      <w:r w:rsidR="004B65E0" w:rsidRPr="002D05E1">
        <w:rPr>
          <w:spacing w:val="-2"/>
          <w:sz w:val="24"/>
          <w:szCs w:val="24"/>
        </w:rPr>
        <w:t>c</w:t>
      </w:r>
      <w:r w:rsidRPr="002D05E1">
        <w:rPr>
          <w:spacing w:val="-2"/>
          <w:sz w:val="24"/>
          <w:szCs w:val="24"/>
        </w:rPr>
        <w:t xml:space="preserve">ontratante relacionados con la </w:t>
      </w:r>
      <w:r w:rsidR="00E149E1" w:rsidRPr="002D05E1">
        <w:rPr>
          <w:spacing w:val="-2"/>
          <w:sz w:val="24"/>
          <w:szCs w:val="24"/>
        </w:rPr>
        <w:t>partida presupuestaria</w:t>
      </w:r>
      <w:r w:rsidRPr="002D05E1">
        <w:rPr>
          <w:spacing w:val="-2"/>
          <w:sz w:val="24"/>
          <w:szCs w:val="24"/>
        </w:rPr>
        <w:t xml:space="preserve"> </w:t>
      </w:r>
      <w:r w:rsidR="00BC0F36" w:rsidRPr="00BC0F36">
        <w:rPr>
          <w:b/>
          <w:bCs/>
          <w:spacing w:val="-2"/>
          <w:sz w:val="24"/>
          <w:szCs w:val="24"/>
          <w:lang w:val="es-ES_tradnl"/>
        </w:rPr>
        <w:t>01.01.01.999.002.003.5.53.07.02.000.99.99.99.99.17 .17.50.001.6520000</w:t>
      </w:r>
      <w:r w:rsidR="00BC0F36">
        <w:rPr>
          <w:b/>
          <w:bCs/>
          <w:spacing w:val="-2"/>
          <w:sz w:val="24"/>
          <w:szCs w:val="24"/>
          <w:lang w:val="es-ES_tradnl"/>
        </w:rPr>
        <w:t xml:space="preserve"> </w:t>
      </w:r>
      <w:r w:rsidR="00BC0F36" w:rsidRPr="00BC0F36">
        <w:rPr>
          <w:b/>
          <w:bCs/>
          <w:spacing w:val="-2"/>
          <w:sz w:val="24"/>
          <w:szCs w:val="24"/>
          <w:lang w:val="es-ES_tradnl"/>
        </w:rPr>
        <w:t>Arrendamiento y Licencias de Uso de Paquetes Informáticos</w:t>
      </w:r>
      <w:r w:rsidR="00BB7313" w:rsidRPr="00102027">
        <w:rPr>
          <w:b/>
          <w:bCs/>
          <w:spacing w:val="-2"/>
          <w:sz w:val="24"/>
          <w:szCs w:val="24"/>
        </w:rPr>
        <w:t>, por un valor de USD</w:t>
      </w:r>
      <w:r w:rsidR="0073494D" w:rsidRPr="0073494D">
        <w:rPr>
          <w:rFonts w:eastAsia="Arial Unicode MS"/>
          <w:kern w:val="1"/>
          <w:sz w:val="24"/>
          <w:szCs w:val="24"/>
          <w:lang w:val="es-ES_tradnl"/>
        </w:rPr>
        <w:t xml:space="preserve"> </w:t>
      </w:r>
      <w:r w:rsidR="0073494D" w:rsidRPr="0073494D">
        <w:rPr>
          <w:b/>
          <w:bCs/>
          <w:spacing w:val="-2"/>
          <w:sz w:val="24"/>
          <w:szCs w:val="24"/>
          <w:lang w:val="es-ES_tradnl"/>
        </w:rPr>
        <w:t>$</w:t>
      </w:r>
      <w:r w:rsidR="00BC0F36">
        <w:rPr>
          <w:b/>
          <w:bCs/>
          <w:spacing w:val="-2"/>
          <w:sz w:val="24"/>
          <w:szCs w:val="24"/>
          <w:lang w:val="es-ES_tradnl"/>
        </w:rPr>
        <w:t>29.040,00</w:t>
      </w:r>
      <w:r w:rsidR="0073494D" w:rsidRPr="0073494D">
        <w:rPr>
          <w:b/>
          <w:bCs/>
          <w:spacing w:val="-2"/>
          <w:sz w:val="24"/>
          <w:szCs w:val="24"/>
          <w:lang w:val="es-ES_tradnl"/>
        </w:rPr>
        <w:t xml:space="preserve"> (</w:t>
      </w:r>
      <w:r w:rsidR="00BC0F36">
        <w:rPr>
          <w:b/>
          <w:bCs/>
          <w:spacing w:val="-2"/>
          <w:sz w:val="24"/>
          <w:szCs w:val="24"/>
          <w:lang w:val="es-ES_tradnl"/>
        </w:rPr>
        <w:t>veinte y nueve mil cuarenta,</w:t>
      </w:r>
      <w:r w:rsidR="0073494D" w:rsidRPr="0073494D">
        <w:rPr>
          <w:b/>
          <w:bCs/>
          <w:spacing w:val="-2"/>
          <w:sz w:val="24"/>
          <w:szCs w:val="24"/>
          <w:lang w:val="es-ES_tradnl"/>
        </w:rPr>
        <w:t xml:space="preserve"> </w:t>
      </w:r>
      <w:proofErr w:type="gramStart"/>
      <w:r w:rsidR="0073494D" w:rsidRPr="0073494D">
        <w:rPr>
          <w:b/>
          <w:bCs/>
          <w:spacing w:val="-2"/>
          <w:sz w:val="24"/>
          <w:szCs w:val="24"/>
          <w:lang w:val="es-ES_tradnl"/>
        </w:rPr>
        <w:t>Dólares</w:t>
      </w:r>
      <w:proofErr w:type="gramEnd"/>
      <w:r w:rsidR="0073494D" w:rsidRPr="0073494D">
        <w:rPr>
          <w:b/>
          <w:bCs/>
          <w:spacing w:val="-2"/>
          <w:sz w:val="24"/>
          <w:szCs w:val="24"/>
          <w:lang w:val="es-ES_tradnl"/>
        </w:rPr>
        <w:t xml:space="preserve"> de </w:t>
      </w:r>
      <w:r w:rsidR="00534ED2" w:rsidRPr="0073494D">
        <w:rPr>
          <w:b/>
          <w:bCs/>
          <w:spacing w:val="-2"/>
          <w:sz w:val="24"/>
          <w:szCs w:val="24"/>
          <w:lang w:val="es-ES_tradnl"/>
        </w:rPr>
        <w:t xml:space="preserve">Los Estados Unidos </w:t>
      </w:r>
      <w:r w:rsidR="00BC0F36">
        <w:rPr>
          <w:b/>
          <w:bCs/>
          <w:spacing w:val="-2"/>
          <w:sz w:val="24"/>
          <w:szCs w:val="24"/>
          <w:lang w:val="es-ES_tradnl"/>
        </w:rPr>
        <w:t>d</w:t>
      </w:r>
      <w:r w:rsidR="00534ED2" w:rsidRPr="0073494D">
        <w:rPr>
          <w:b/>
          <w:bCs/>
          <w:spacing w:val="-2"/>
          <w:sz w:val="24"/>
          <w:szCs w:val="24"/>
          <w:lang w:val="es-ES_tradnl"/>
        </w:rPr>
        <w:t>e América</w:t>
      </w:r>
      <w:r w:rsidR="0073494D" w:rsidRPr="0073494D">
        <w:rPr>
          <w:b/>
          <w:bCs/>
          <w:spacing w:val="-2"/>
          <w:sz w:val="24"/>
          <w:szCs w:val="24"/>
          <w:lang w:val="es-ES_tradnl"/>
        </w:rPr>
        <w:t>) valor que no incluye IVA</w:t>
      </w:r>
      <w:r w:rsidR="00BB7313" w:rsidRPr="002D05E1">
        <w:rPr>
          <w:spacing w:val="-2"/>
          <w:sz w:val="24"/>
          <w:szCs w:val="24"/>
        </w:rPr>
        <w:t>.</w:t>
      </w:r>
      <w:r w:rsidRPr="002D05E1">
        <w:rPr>
          <w:spacing w:val="-2"/>
          <w:sz w:val="24"/>
          <w:szCs w:val="24"/>
        </w:rPr>
        <w:t xml:space="preserve"> La partida presupuestaria deberá certificarse por la totalidad de la contratación incluyéndose el IVA, </w:t>
      </w:r>
      <w:r w:rsidR="00BC0F36" w:rsidRPr="00BC0F36">
        <w:rPr>
          <w:b/>
          <w:bCs/>
          <w:spacing w:val="-2"/>
          <w:sz w:val="24"/>
          <w:szCs w:val="24"/>
          <w:lang w:val="es-ES_tradnl"/>
        </w:rPr>
        <w:t>El pago será 100% contra entrega y una vez entregado los informes correspondientes.</w:t>
      </w:r>
    </w:p>
    <w:p w14:paraId="04F34BF6" w14:textId="77777777" w:rsidR="00237BDA" w:rsidRPr="00CE621E" w:rsidRDefault="00237BDA" w:rsidP="00CE621E">
      <w:pPr>
        <w:pStyle w:val="Standard"/>
        <w:tabs>
          <w:tab w:val="left" w:pos="-540"/>
        </w:tabs>
        <w:spacing w:line="276" w:lineRule="auto"/>
        <w:ind w:left="720"/>
        <w:jc w:val="both"/>
        <w:rPr>
          <w:sz w:val="24"/>
          <w:szCs w:val="24"/>
        </w:rPr>
      </w:pPr>
    </w:p>
    <w:p w14:paraId="04B5D7A4" w14:textId="4F43381A" w:rsidR="006D1C73" w:rsidRDefault="006D1C73" w:rsidP="00CE621E">
      <w:pPr>
        <w:numPr>
          <w:ilvl w:val="0"/>
          <w:numId w:val="9"/>
        </w:numPr>
        <w:spacing w:line="276" w:lineRule="auto"/>
        <w:jc w:val="both"/>
        <w:rPr>
          <w:rFonts w:eastAsia="Times New Roman"/>
          <w:spacing w:val="-2"/>
          <w:kern w:val="0"/>
          <w:lang w:val="es-EC"/>
        </w:rPr>
      </w:pPr>
      <w:r w:rsidRPr="00CE621E">
        <w:rPr>
          <w:rFonts w:eastAsia="Times New Roman"/>
          <w:spacing w:val="-2"/>
          <w:kern w:val="0"/>
          <w:lang w:val="es-EC"/>
        </w:rPr>
        <w:t xml:space="preserve">El procedimiento se ceñirá a las disposiciones de la Ley Orgánica del Sistema Nacional de Contratación Pública, su Reglamento General, la normativa </w:t>
      </w:r>
      <w:r w:rsidR="000D2070" w:rsidRPr="00CE621E">
        <w:rPr>
          <w:rFonts w:eastAsia="Times New Roman"/>
          <w:spacing w:val="-2"/>
          <w:kern w:val="0"/>
          <w:lang w:val="es-EC"/>
        </w:rPr>
        <w:t>expedida por</w:t>
      </w:r>
      <w:r w:rsidRPr="00CE621E">
        <w:rPr>
          <w:rFonts w:eastAsia="Times New Roman"/>
          <w:spacing w:val="-2"/>
          <w:kern w:val="0"/>
          <w:lang w:val="es-EC"/>
        </w:rPr>
        <w:t xml:space="preserve"> el Servicio Nacional de Contratación </w:t>
      </w:r>
      <w:r w:rsidR="00BC0F36" w:rsidRPr="00CE621E">
        <w:rPr>
          <w:rFonts w:eastAsia="Times New Roman"/>
          <w:spacing w:val="-2"/>
          <w:kern w:val="0"/>
          <w:lang w:val="es-EC"/>
        </w:rPr>
        <w:t>Pública y</w:t>
      </w:r>
      <w:r w:rsidRPr="00CE621E">
        <w:rPr>
          <w:rFonts w:eastAsia="Times New Roman"/>
          <w:spacing w:val="-2"/>
          <w:kern w:val="0"/>
          <w:lang w:val="es-EC"/>
        </w:rPr>
        <w:t xml:space="preserve"> el presente pliego.</w:t>
      </w:r>
    </w:p>
    <w:p w14:paraId="4F1E55B1" w14:textId="77777777" w:rsidR="00470BCB" w:rsidRDefault="00470BCB" w:rsidP="00470BCB">
      <w:pPr>
        <w:pStyle w:val="Prrafodelista"/>
        <w:rPr>
          <w:rFonts w:eastAsia="Times New Roman"/>
          <w:spacing w:val="-2"/>
          <w:kern w:val="0"/>
          <w:lang w:val="es-EC"/>
        </w:rPr>
      </w:pPr>
    </w:p>
    <w:p w14:paraId="59CA3A18" w14:textId="77777777" w:rsidR="00470BCB" w:rsidRPr="00CE621E" w:rsidRDefault="00470BCB" w:rsidP="00470BCB">
      <w:pPr>
        <w:spacing w:line="276" w:lineRule="auto"/>
        <w:ind w:left="720"/>
        <w:jc w:val="both"/>
        <w:rPr>
          <w:rFonts w:eastAsia="Times New Roman"/>
          <w:spacing w:val="-2"/>
          <w:kern w:val="0"/>
          <w:lang w:val="es-EC"/>
        </w:rPr>
      </w:pPr>
    </w:p>
    <w:p w14:paraId="3E239FE8" w14:textId="1D05B726" w:rsidR="00261E73" w:rsidRDefault="00261E73" w:rsidP="00261E73">
      <w:pPr>
        <w:tabs>
          <w:tab w:val="center" w:pos="4218"/>
        </w:tabs>
        <w:spacing w:line="276" w:lineRule="auto"/>
        <w:rPr>
          <w:rFonts w:eastAsia="Times New Roman"/>
          <w:b/>
          <w:bCs/>
          <w:iCs/>
          <w:spacing w:val="-2"/>
          <w:kern w:val="0"/>
          <w:lang w:val="es-EC"/>
        </w:rPr>
      </w:pPr>
      <w:r w:rsidRPr="00573FE2">
        <w:rPr>
          <w:rFonts w:eastAsia="Times New Roman"/>
          <w:b/>
          <w:bCs/>
          <w:iCs/>
          <w:spacing w:val="-2"/>
          <w:kern w:val="0"/>
          <w:lang w:val="es-EC"/>
        </w:rPr>
        <w:t xml:space="preserve">Quito, </w:t>
      </w:r>
      <w:r w:rsidR="00BC0F36">
        <w:rPr>
          <w:rFonts w:eastAsia="Times New Roman"/>
          <w:b/>
          <w:bCs/>
          <w:iCs/>
          <w:spacing w:val="-2"/>
          <w:kern w:val="0"/>
          <w:lang w:val="es-EC"/>
        </w:rPr>
        <w:t>11 de abril de 2025</w:t>
      </w:r>
      <w:r w:rsidRPr="00573FE2">
        <w:rPr>
          <w:rFonts w:eastAsia="Times New Roman"/>
          <w:b/>
          <w:bCs/>
          <w:iCs/>
          <w:spacing w:val="-2"/>
          <w:kern w:val="0"/>
          <w:lang w:val="es-EC"/>
        </w:rPr>
        <w:t>.</w:t>
      </w:r>
    </w:p>
    <w:p w14:paraId="5A61E1DE" w14:textId="77777777" w:rsidR="00261E73" w:rsidRDefault="00261E73" w:rsidP="00261E73">
      <w:pPr>
        <w:tabs>
          <w:tab w:val="center" w:pos="4218"/>
        </w:tabs>
        <w:spacing w:line="276" w:lineRule="auto"/>
        <w:rPr>
          <w:rFonts w:eastAsia="Times New Roman"/>
          <w:b/>
          <w:bCs/>
          <w:iCs/>
          <w:spacing w:val="-2"/>
          <w:kern w:val="0"/>
          <w:lang w:val="es-EC"/>
        </w:rPr>
      </w:pPr>
    </w:p>
    <w:p w14:paraId="7822EA2C" w14:textId="77777777" w:rsidR="00261E73" w:rsidRPr="00573FE2" w:rsidRDefault="00261E73" w:rsidP="00261E73">
      <w:pPr>
        <w:tabs>
          <w:tab w:val="center" w:pos="4218"/>
        </w:tabs>
        <w:spacing w:line="276" w:lineRule="auto"/>
        <w:rPr>
          <w:rFonts w:eastAsia="Times New Roman"/>
          <w:b/>
          <w:bCs/>
          <w:iCs/>
          <w:spacing w:val="-2"/>
          <w:kern w:val="0"/>
          <w:lang w:val="es-EC"/>
        </w:rPr>
      </w:pPr>
    </w:p>
    <w:p w14:paraId="6E7E82BB" w14:textId="77777777" w:rsidR="00261E73" w:rsidRPr="00873F23" w:rsidRDefault="00261E73" w:rsidP="00261E73">
      <w:pPr>
        <w:tabs>
          <w:tab w:val="center" w:pos="4218"/>
        </w:tabs>
        <w:spacing w:line="276" w:lineRule="auto"/>
        <w:rPr>
          <w:rFonts w:eastAsia="Times New Roman"/>
          <w:i/>
          <w:spacing w:val="-2"/>
          <w:kern w:val="0"/>
          <w:lang w:val="es-EC"/>
        </w:rPr>
      </w:pPr>
    </w:p>
    <w:p w14:paraId="066A3DBE" w14:textId="77777777" w:rsidR="00261E73" w:rsidRPr="009002D2" w:rsidRDefault="00261E73" w:rsidP="00261E73">
      <w:pPr>
        <w:tabs>
          <w:tab w:val="center" w:pos="4218"/>
        </w:tabs>
        <w:spacing w:line="276" w:lineRule="auto"/>
        <w:jc w:val="center"/>
        <w:rPr>
          <w:rFonts w:eastAsia="Times New Roman"/>
          <w:b/>
          <w:bCs/>
          <w:iCs/>
          <w:spacing w:val="-2"/>
          <w:kern w:val="0"/>
          <w:lang w:val="es-EC"/>
        </w:rPr>
      </w:pPr>
      <w:r w:rsidRPr="009002D2">
        <w:rPr>
          <w:rFonts w:eastAsia="Times New Roman"/>
          <w:b/>
          <w:bCs/>
          <w:iCs/>
          <w:spacing w:val="-2"/>
          <w:kern w:val="0"/>
          <w:lang w:val="es-EC"/>
        </w:rPr>
        <w:t>DR. RENATO GARCÍA.</w:t>
      </w:r>
    </w:p>
    <w:p w14:paraId="34CF549A" w14:textId="77777777" w:rsidR="00261E73" w:rsidRDefault="00261E73" w:rsidP="00261E73">
      <w:pPr>
        <w:tabs>
          <w:tab w:val="center" w:pos="4218"/>
        </w:tabs>
        <w:spacing w:line="276" w:lineRule="auto"/>
        <w:jc w:val="center"/>
        <w:rPr>
          <w:rFonts w:eastAsia="Times New Roman"/>
          <w:b/>
          <w:bCs/>
          <w:iCs/>
          <w:spacing w:val="-2"/>
          <w:kern w:val="0"/>
          <w:lang w:val="es-EC"/>
        </w:rPr>
      </w:pPr>
      <w:r w:rsidRPr="009002D2">
        <w:rPr>
          <w:rFonts w:eastAsia="Times New Roman"/>
          <w:b/>
          <w:bCs/>
          <w:iCs/>
          <w:spacing w:val="-2"/>
          <w:kern w:val="0"/>
          <w:lang w:val="es-EC"/>
        </w:rPr>
        <w:t>COORDINADOR DE COMPRAS PÚBLICAS</w:t>
      </w:r>
    </w:p>
    <w:p w14:paraId="10ED62BA" w14:textId="77777777" w:rsidR="00261E73" w:rsidRPr="005D69B9" w:rsidRDefault="00261E73" w:rsidP="00261E73">
      <w:pPr>
        <w:autoSpaceDE w:val="0"/>
        <w:autoSpaceDN w:val="0"/>
        <w:adjustRightInd w:val="0"/>
        <w:jc w:val="center"/>
        <w:rPr>
          <w:rFonts w:eastAsia="Times New Roman"/>
          <w:color w:val="000000"/>
          <w:lang w:val="es-ES" w:eastAsia="es-ES"/>
        </w:rPr>
      </w:pPr>
      <w:r w:rsidRPr="005D69B9">
        <w:rPr>
          <w:b/>
          <w:bCs/>
        </w:rPr>
        <w:t>DELEGADO RES. DE-CONGOPE-202</w:t>
      </w:r>
      <w:r w:rsidR="00CF091C">
        <w:rPr>
          <w:b/>
          <w:bCs/>
        </w:rPr>
        <w:t>4</w:t>
      </w:r>
      <w:r w:rsidRPr="005D69B9">
        <w:rPr>
          <w:b/>
          <w:bCs/>
        </w:rPr>
        <w:t>-0</w:t>
      </w:r>
      <w:r w:rsidR="00CF091C">
        <w:rPr>
          <w:b/>
          <w:bCs/>
        </w:rPr>
        <w:t>0</w:t>
      </w:r>
      <w:r w:rsidRPr="005D69B9">
        <w:rPr>
          <w:b/>
          <w:bCs/>
        </w:rPr>
        <w:t>4</w:t>
      </w:r>
    </w:p>
    <w:p w14:paraId="7DF137AF" w14:textId="77777777" w:rsidR="00957DF9" w:rsidRPr="00CE621E" w:rsidRDefault="00957DF9" w:rsidP="00CE621E">
      <w:pPr>
        <w:tabs>
          <w:tab w:val="center" w:pos="4218"/>
        </w:tabs>
        <w:spacing w:line="276" w:lineRule="auto"/>
        <w:rPr>
          <w:rFonts w:eastAsia="Times New Roman"/>
          <w:i/>
          <w:spacing w:val="-2"/>
          <w:kern w:val="0"/>
          <w:lang w:val="es-EC"/>
        </w:rPr>
      </w:pPr>
    </w:p>
    <w:p w14:paraId="29F224AB" w14:textId="77777777" w:rsidR="00957DF9" w:rsidRPr="00CE621E" w:rsidRDefault="00957DF9" w:rsidP="00CE621E">
      <w:pPr>
        <w:tabs>
          <w:tab w:val="center" w:pos="4218"/>
        </w:tabs>
        <w:spacing w:line="276" w:lineRule="auto"/>
        <w:rPr>
          <w:rFonts w:eastAsia="Times New Roman"/>
          <w:i/>
          <w:spacing w:val="-2"/>
          <w:kern w:val="0"/>
          <w:lang w:val="es-EC"/>
        </w:rPr>
      </w:pPr>
    </w:p>
    <w:p w14:paraId="497583C5" w14:textId="77777777" w:rsidR="00957DF9" w:rsidRPr="00CE621E" w:rsidRDefault="00957DF9" w:rsidP="00CE621E">
      <w:pPr>
        <w:tabs>
          <w:tab w:val="center" w:pos="4218"/>
        </w:tabs>
        <w:spacing w:line="276" w:lineRule="auto"/>
        <w:rPr>
          <w:rFonts w:eastAsia="Times New Roman"/>
          <w:i/>
          <w:spacing w:val="-2"/>
          <w:kern w:val="0"/>
          <w:lang w:val="es-EC"/>
        </w:rPr>
      </w:pPr>
    </w:p>
    <w:p w14:paraId="3C4CF9A1" w14:textId="77777777" w:rsidR="00957DF9" w:rsidRPr="00CE621E" w:rsidRDefault="00957DF9" w:rsidP="00CE621E">
      <w:pPr>
        <w:tabs>
          <w:tab w:val="center" w:pos="4218"/>
        </w:tabs>
        <w:spacing w:line="276" w:lineRule="auto"/>
        <w:rPr>
          <w:rFonts w:eastAsia="Times New Roman"/>
          <w:i/>
          <w:spacing w:val="-2"/>
          <w:kern w:val="0"/>
          <w:lang w:val="es-EC"/>
        </w:rPr>
      </w:pPr>
    </w:p>
    <w:p w14:paraId="70115FE4" w14:textId="77777777" w:rsidR="00957DF9" w:rsidRPr="00CE621E" w:rsidRDefault="00957DF9" w:rsidP="00CE621E">
      <w:pPr>
        <w:tabs>
          <w:tab w:val="center" w:pos="4218"/>
        </w:tabs>
        <w:spacing w:line="276" w:lineRule="auto"/>
        <w:rPr>
          <w:rFonts w:eastAsia="Times New Roman"/>
          <w:i/>
          <w:spacing w:val="-2"/>
          <w:kern w:val="0"/>
          <w:lang w:val="es-EC"/>
        </w:rPr>
      </w:pPr>
    </w:p>
    <w:p w14:paraId="659895D4" w14:textId="77777777" w:rsidR="00957DF9" w:rsidRPr="00CE621E" w:rsidRDefault="00957DF9" w:rsidP="00CE621E">
      <w:pPr>
        <w:tabs>
          <w:tab w:val="center" w:pos="4218"/>
        </w:tabs>
        <w:spacing w:line="276" w:lineRule="auto"/>
        <w:rPr>
          <w:rFonts w:eastAsia="Times New Roman"/>
          <w:i/>
          <w:spacing w:val="-2"/>
          <w:kern w:val="0"/>
          <w:lang w:val="es-EC"/>
        </w:rPr>
      </w:pPr>
    </w:p>
    <w:p w14:paraId="29B8C45A" w14:textId="77777777" w:rsidR="009A6357" w:rsidRPr="00CE621E" w:rsidRDefault="009A6357" w:rsidP="00CE621E">
      <w:pPr>
        <w:pStyle w:val="Standard"/>
        <w:pageBreakBefore/>
        <w:tabs>
          <w:tab w:val="left" w:pos="180"/>
        </w:tabs>
        <w:spacing w:line="276" w:lineRule="auto"/>
        <w:jc w:val="center"/>
        <w:rPr>
          <w:b/>
          <w:spacing w:val="-3"/>
          <w:sz w:val="24"/>
          <w:szCs w:val="24"/>
        </w:rPr>
      </w:pPr>
      <w:r w:rsidRPr="00CE621E">
        <w:rPr>
          <w:b/>
          <w:spacing w:val="-3"/>
          <w:sz w:val="24"/>
          <w:szCs w:val="24"/>
        </w:rPr>
        <w:lastRenderedPageBreak/>
        <w:t>SECCIÓN II</w:t>
      </w:r>
    </w:p>
    <w:p w14:paraId="30517E79" w14:textId="77777777" w:rsidR="009A6357" w:rsidRPr="00CE621E" w:rsidRDefault="009A6357" w:rsidP="00CE621E">
      <w:pPr>
        <w:pStyle w:val="Standard"/>
        <w:tabs>
          <w:tab w:val="left" w:pos="180"/>
        </w:tabs>
        <w:spacing w:line="276" w:lineRule="auto"/>
        <w:jc w:val="center"/>
        <w:rPr>
          <w:b/>
          <w:spacing w:val="-3"/>
          <w:sz w:val="24"/>
          <w:szCs w:val="24"/>
        </w:rPr>
      </w:pPr>
      <w:r w:rsidRPr="00CE621E">
        <w:rPr>
          <w:b/>
          <w:spacing w:val="-3"/>
          <w:sz w:val="24"/>
          <w:szCs w:val="24"/>
        </w:rPr>
        <w:t>OBJETO DE LA CONTRATACIÓN, PRESUPUESTO REFERENCIAL Y</w:t>
      </w:r>
    </w:p>
    <w:p w14:paraId="416DB043" w14:textId="77777777" w:rsidR="009A6357" w:rsidRPr="00CE621E" w:rsidRDefault="009A6357" w:rsidP="00CE621E">
      <w:pPr>
        <w:pStyle w:val="Standard"/>
        <w:tabs>
          <w:tab w:val="left" w:pos="180"/>
        </w:tabs>
        <w:spacing w:line="276" w:lineRule="auto"/>
        <w:jc w:val="center"/>
        <w:rPr>
          <w:b/>
          <w:spacing w:val="-3"/>
          <w:sz w:val="24"/>
          <w:szCs w:val="24"/>
        </w:rPr>
      </w:pPr>
      <w:r w:rsidRPr="00CE621E">
        <w:rPr>
          <w:b/>
          <w:spacing w:val="-3"/>
          <w:sz w:val="24"/>
          <w:szCs w:val="24"/>
        </w:rPr>
        <w:t>TÉRMINOS DE REFERENCIA.</w:t>
      </w:r>
    </w:p>
    <w:p w14:paraId="280FDF0C" w14:textId="77777777" w:rsidR="009A6357" w:rsidRPr="00CE621E" w:rsidRDefault="009A6357" w:rsidP="00CE621E">
      <w:pPr>
        <w:tabs>
          <w:tab w:val="left" w:pos="0"/>
        </w:tabs>
        <w:spacing w:line="276" w:lineRule="auto"/>
        <w:ind w:right="-119"/>
        <w:jc w:val="center"/>
        <w:rPr>
          <w:lang w:val="es-EC"/>
        </w:rPr>
      </w:pPr>
    </w:p>
    <w:p w14:paraId="03EC87A2" w14:textId="77777777" w:rsidR="009A6357" w:rsidRPr="00CE621E" w:rsidRDefault="009A6357" w:rsidP="00CE621E">
      <w:pPr>
        <w:pStyle w:val="Standard"/>
        <w:spacing w:line="276" w:lineRule="auto"/>
        <w:jc w:val="both"/>
        <w:rPr>
          <w:spacing w:val="-2"/>
          <w:sz w:val="24"/>
          <w:szCs w:val="24"/>
        </w:rPr>
      </w:pPr>
      <w:r w:rsidRPr="00CE621E">
        <w:rPr>
          <w:b/>
          <w:spacing w:val="-2"/>
          <w:sz w:val="24"/>
          <w:szCs w:val="24"/>
        </w:rPr>
        <w:t>2.1</w:t>
      </w:r>
      <w:r w:rsidRPr="00CE621E">
        <w:rPr>
          <w:b/>
          <w:spacing w:val="-2"/>
          <w:sz w:val="24"/>
          <w:szCs w:val="24"/>
        </w:rPr>
        <w:tab/>
        <w:t>Objeto</w:t>
      </w:r>
      <w:r w:rsidR="00054B59">
        <w:rPr>
          <w:b/>
          <w:spacing w:val="-2"/>
          <w:sz w:val="24"/>
          <w:szCs w:val="24"/>
        </w:rPr>
        <w:t xml:space="preserve"> de </w:t>
      </w:r>
      <w:r w:rsidR="00870EFF" w:rsidRPr="00CE621E">
        <w:rPr>
          <w:b/>
          <w:spacing w:val="-2"/>
          <w:sz w:val="24"/>
          <w:szCs w:val="24"/>
        </w:rPr>
        <w:t>c</w:t>
      </w:r>
      <w:r w:rsidR="00A42A14" w:rsidRPr="00CE621E">
        <w:rPr>
          <w:b/>
          <w:spacing w:val="-2"/>
          <w:sz w:val="24"/>
          <w:szCs w:val="24"/>
        </w:rPr>
        <w:t>ontratación</w:t>
      </w:r>
      <w:r w:rsidRPr="00CE621E">
        <w:rPr>
          <w:b/>
          <w:spacing w:val="-2"/>
          <w:sz w:val="24"/>
          <w:szCs w:val="24"/>
        </w:rPr>
        <w:t>:</w:t>
      </w:r>
      <w:r w:rsidRPr="00CE621E">
        <w:rPr>
          <w:spacing w:val="-2"/>
          <w:sz w:val="24"/>
          <w:szCs w:val="24"/>
        </w:rPr>
        <w:t xml:space="preserve"> Este procedimiento precontractual tiene como pro</w:t>
      </w:r>
      <w:r w:rsidR="006A592B" w:rsidRPr="00CE621E">
        <w:rPr>
          <w:spacing w:val="-2"/>
          <w:sz w:val="24"/>
          <w:szCs w:val="24"/>
        </w:rPr>
        <w:t xml:space="preserve">pósito seleccionar a la oferta </w:t>
      </w:r>
      <w:r w:rsidRPr="00CE621E">
        <w:rPr>
          <w:spacing w:val="-2"/>
          <w:sz w:val="24"/>
          <w:szCs w:val="24"/>
        </w:rPr>
        <w:t>de ori</w:t>
      </w:r>
      <w:r w:rsidR="007C7224" w:rsidRPr="00CE621E">
        <w:rPr>
          <w:spacing w:val="-2"/>
          <w:sz w:val="24"/>
          <w:szCs w:val="24"/>
        </w:rPr>
        <w:t>gen ecuatoriano</w:t>
      </w:r>
      <w:r w:rsidRPr="00CE621E">
        <w:rPr>
          <w:spacing w:val="-2"/>
          <w:sz w:val="24"/>
          <w:szCs w:val="24"/>
        </w:rPr>
        <w:t xml:space="preserve">, para la contratación de </w:t>
      </w:r>
      <w:r w:rsidR="004A7CC8" w:rsidRPr="00CE621E">
        <w:rPr>
          <w:rFonts w:eastAsia="Calibri"/>
          <w:sz w:val="24"/>
          <w:szCs w:val="24"/>
          <w:lang w:eastAsia="en-US"/>
        </w:rPr>
        <w:t xml:space="preserve">bienes y/o servicios únicos en el mercado o </w:t>
      </w:r>
      <w:r w:rsidR="00176DD9" w:rsidRPr="00CE621E">
        <w:rPr>
          <w:rFonts w:eastAsia="Calibri"/>
          <w:sz w:val="24"/>
          <w:szCs w:val="24"/>
          <w:lang w:eastAsia="en-US"/>
        </w:rPr>
        <w:t xml:space="preserve">de </w:t>
      </w:r>
      <w:r w:rsidR="004A7CC8" w:rsidRPr="00CE621E">
        <w:rPr>
          <w:rFonts w:eastAsia="Calibri"/>
          <w:sz w:val="24"/>
          <w:szCs w:val="24"/>
          <w:lang w:eastAsia="en-US"/>
        </w:rPr>
        <w:t>proveedor único</w:t>
      </w:r>
      <w:r w:rsidR="00554784" w:rsidRPr="00CE621E">
        <w:rPr>
          <w:rFonts w:eastAsia="Calibri"/>
          <w:sz w:val="24"/>
          <w:szCs w:val="24"/>
          <w:lang w:eastAsia="en-US"/>
        </w:rPr>
        <w:t>.</w:t>
      </w:r>
    </w:p>
    <w:p w14:paraId="241C1524" w14:textId="77777777" w:rsidR="009A6357" w:rsidRPr="00CE621E" w:rsidRDefault="009A6357" w:rsidP="00CE621E">
      <w:pPr>
        <w:pStyle w:val="Standard"/>
        <w:spacing w:line="276" w:lineRule="auto"/>
        <w:jc w:val="both"/>
        <w:rPr>
          <w:sz w:val="24"/>
          <w:szCs w:val="24"/>
        </w:rPr>
      </w:pPr>
    </w:p>
    <w:p w14:paraId="6463BDE6" w14:textId="77777777" w:rsidR="009A6357" w:rsidRPr="00CE621E" w:rsidRDefault="009A6357" w:rsidP="00CE621E">
      <w:pPr>
        <w:pStyle w:val="Standard"/>
        <w:spacing w:line="276" w:lineRule="auto"/>
        <w:jc w:val="both"/>
        <w:rPr>
          <w:sz w:val="24"/>
          <w:szCs w:val="24"/>
        </w:rPr>
      </w:pPr>
      <w:r w:rsidRPr="00CE621E">
        <w:rPr>
          <w:sz w:val="24"/>
          <w:szCs w:val="24"/>
          <w:lang w:val="es-ES"/>
        </w:rPr>
        <w:t xml:space="preserve">Si en el procedimiento de contratación </w:t>
      </w:r>
      <w:r w:rsidR="007E402A" w:rsidRPr="00CE621E">
        <w:rPr>
          <w:sz w:val="24"/>
          <w:szCs w:val="24"/>
        </w:rPr>
        <w:t xml:space="preserve">no hubiere oferta u ofertas </w:t>
      </w:r>
      <w:r w:rsidRPr="00CE621E">
        <w:rPr>
          <w:sz w:val="24"/>
          <w:szCs w:val="24"/>
        </w:rPr>
        <w:t xml:space="preserve">consideradas de origen ecuatoriano, la </w:t>
      </w:r>
      <w:r w:rsidR="004B65E0" w:rsidRPr="00CE621E">
        <w:rPr>
          <w:sz w:val="24"/>
          <w:szCs w:val="24"/>
        </w:rPr>
        <w:t>e</w:t>
      </w:r>
      <w:r w:rsidRPr="00CE621E">
        <w:rPr>
          <w:sz w:val="24"/>
          <w:szCs w:val="24"/>
        </w:rPr>
        <w:t xml:space="preserve">ntidad </w:t>
      </w:r>
      <w:r w:rsidR="004B65E0" w:rsidRPr="00CE621E">
        <w:rPr>
          <w:sz w:val="24"/>
          <w:szCs w:val="24"/>
        </w:rPr>
        <w:t>c</w:t>
      </w:r>
      <w:r w:rsidRPr="00CE621E">
        <w:rPr>
          <w:sz w:val="24"/>
          <w:szCs w:val="24"/>
        </w:rPr>
        <w:t xml:space="preserve">ontratante considerará y analizará </w:t>
      </w:r>
      <w:r w:rsidR="00A13E38" w:rsidRPr="00CE621E">
        <w:rPr>
          <w:sz w:val="24"/>
          <w:szCs w:val="24"/>
        </w:rPr>
        <w:t>las</w:t>
      </w:r>
      <w:r w:rsidRPr="00CE621E">
        <w:rPr>
          <w:sz w:val="24"/>
          <w:szCs w:val="24"/>
        </w:rPr>
        <w:t xml:space="preserve"> ofertas que no se consideren ecuatorianas.</w:t>
      </w:r>
    </w:p>
    <w:p w14:paraId="617906C1" w14:textId="77777777" w:rsidR="009320C2" w:rsidRPr="00CE621E" w:rsidRDefault="009320C2" w:rsidP="00CE621E">
      <w:pPr>
        <w:pStyle w:val="Standard"/>
        <w:spacing w:line="276" w:lineRule="auto"/>
        <w:jc w:val="both"/>
        <w:rPr>
          <w:sz w:val="24"/>
          <w:szCs w:val="24"/>
        </w:rPr>
      </w:pPr>
    </w:p>
    <w:p w14:paraId="7B051105" w14:textId="6EB73B26" w:rsidR="007E402A" w:rsidRPr="00CE621E" w:rsidRDefault="007E402A" w:rsidP="00CE621E">
      <w:pPr>
        <w:pStyle w:val="Standard"/>
        <w:numPr>
          <w:ilvl w:val="1"/>
          <w:numId w:val="33"/>
        </w:numPr>
        <w:spacing w:line="276" w:lineRule="auto"/>
        <w:ind w:left="0" w:firstLine="0"/>
        <w:jc w:val="both"/>
        <w:rPr>
          <w:b/>
          <w:spacing w:val="-2"/>
          <w:sz w:val="24"/>
          <w:szCs w:val="24"/>
        </w:rPr>
      </w:pPr>
      <w:r w:rsidRPr="00CE621E">
        <w:rPr>
          <w:b/>
          <w:spacing w:val="-2"/>
          <w:sz w:val="24"/>
          <w:szCs w:val="24"/>
        </w:rPr>
        <w:t xml:space="preserve">Presupuesto referencial: </w:t>
      </w:r>
      <w:r w:rsidRPr="00CE621E">
        <w:rPr>
          <w:spacing w:val="-2"/>
          <w:sz w:val="24"/>
          <w:szCs w:val="24"/>
        </w:rPr>
        <w:t xml:space="preserve">El presupuesto referencial es </w:t>
      </w:r>
      <w:proofErr w:type="gramStart"/>
      <w:r w:rsidR="00E838EF" w:rsidRPr="00E149E1">
        <w:rPr>
          <w:b/>
          <w:bCs/>
          <w:spacing w:val="-2"/>
          <w:sz w:val="24"/>
          <w:szCs w:val="24"/>
        </w:rPr>
        <w:t>USD</w:t>
      </w:r>
      <w:r w:rsidR="00024522" w:rsidRPr="00024522">
        <w:rPr>
          <w:rFonts w:eastAsia="Arial Unicode MS"/>
          <w:kern w:val="1"/>
          <w:sz w:val="24"/>
          <w:szCs w:val="24"/>
          <w:lang w:val="es-ES_tradnl"/>
        </w:rPr>
        <w:t xml:space="preserve"> </w:t>
      </w:r>
      <w:r w:rsidR="00024522" w:rsidRPr="00024522">
        <w:rPr>
          <w:b/>
          <w:bCs/>
          <w:spacing w:val="-2"/>
          <w:sz w:val="24"/>
          <w:szCs w:val="24"/>
          <w:lang w:val="es-ES_tradnl"/>
        </w:rPr>
        <w:t>:</w:t>
      </w:r>
      <w:proofErr w:type="gramEnd"/>
      <w:r w:rsidR="00024522" w:rsidRPr="00024522">
        <w:rPr>
          <w:b/>
          <w:bCs/>
          <w:spacing w:val="-2"/>
          <w:sz w:val="24"/>
          <w:szCs w:val="24"/>
          <w:lang w:val="es-ES_tradnl"/>
        </w:rPr>
        <w:t xml:space="preserve"> $</w:t>
      </w:r>
      <w:r w:rsidR="00BC0F36">
        <w:rPr>
          <w:b/>
          <w:bCs/>
          <w:spacing w:val="-2"/>
          <w:sz w:val="24"/>
          <w:szCs w:val="24"/>
          <w:lang w:val="es-ES_tradnl"/>
        </w:rPr>
        <w:t>29.040,00</w:t>
      </w:r>
      <w:r w:rsidR="00024522" w:rsidRPr="00024522">
        <w:rPr>
          <w:b/>
          <w:bCs/>
          <w:spacing w:val="-2"/>
          <w:sz w:val="24"/>
          <w:szCs w:val="24"/>
          <w:lang w:val="es-ES_tradnl"/>
        </w:rPr>
        <w:t>(</w:t>
      </w:r>
      <w:r w:rsidR="00BC0F36">
        <w:rPr>
          <w:b/>
          <w:bCs/>
          <w:spacing w:val="-2"/>
          <w:sz w:val="24"/>
          <w:szCs w:val="24"/>
          <w:lang w:val="es-ES_tradnl"/>
        </w:rPr>
        <w:t>Veinte y nueve mil cuarenta,</w:t>
      </w:r>
      <w:r w:rsidR="00024522" w:rsidRPr="00024522">
        <w:rPr>
          <w:b/>
          <w:bCs/>
          <w:spacing w:val="-2"/>
          <w:sz w:val="24"/>
          <w:szCs w:val="24"/>
          <w:lang w:val="es-ES_tradnl"/>
        </w:rPr>
        <w:t xml:space="preserve"> </w:t>
      </w:r>
      <w:proofErr w:type="gramStart"/>
      <w:r w:rsidR="00024522" w:rsidRPr="00024522">
        <w:rPr>
          <w:b/>
          <w:bCs/>
          <w:spacing w:val="-2"/>
          <w:sz w:val="24"/>
          <w:szCs w:val="24"/>
          <w:lang w:val="es-ES_tradnl"/>
        </w:rPr>
        <w:t>Dólares</w:t>
      </w:r>
      <w:proofErr w:type="gramEnd"/>
      <w:r w:rsidR="00024522" w:rsidRPr="00024522">
        <w:rPr>
          <w:b/>
          <w:bCs/>
          <w:spacing w:val="-2"/>
          <w:sz w:val="24"/>
          <w:szCs w:val="24"/>
          <w:lang w:val="es-ES_tradnl"/>
        </w:rPr>
        <w:t xml:space="preserve"> de los </w:t>
      </w:r>
      <w:r w:rsidR="00534ED2" w:rsidRPr="00024522">
        <w:rPr>
          <w:b/>
          <w:bCs/>
          <w:spacing w:val="-2"/>
          <w:sz w:val="24"/>
          <w:szCs w:val="24"/>
          <w:lang w:val="es-ES_tradnl"/>
        </w:rPr>
        <w:t xml:space="preserve">Estados Unidos </w:t>
      </w:r>
      <w:r w:rsidR="00024522" w:rsidRPr="00024522">
        <w:rPr>
          <w:b/>
          <w:bCs/>
          <w:spacing w:val="-2"/>
          <w:sz w:val="24"/>
          <w:szCs w:val="24"/>
          <w:lang w:val="es-ES_tradnl"/>
        </w:rPr>
        <w:t xml:space="preserve">de </w:t>
      </w:r>
      <w:r w:rsidR="00534ED2" w:rsidRPr="00024522">
        <w:rPr>
          <w:b/>
          <w:bCs/>
          <w:spacing w:val="-2"/>
          <w:sz w:val="24"/>
          <w:szCs w:val="24"/>
          <w:lang w:val="es-ES_tradnl"/>
        </w:rPr>
        <w:t>América</w:t>
      </w:r>
      <w:r w:rsidR="00024522" w:rsidRPr="00024522">
        <w:rPr>
          <w:b/>
          <w:bCs/>
          <w:spacing w:val="-2"/>
          <w:sz w:val="24"/>
          <w:szCs w:val="24"/>
          <w:lang w:val="es-ES_tradnl"/>
        </w:rPr>
        <w:t>) valor que no incluye IVA</w:t>
      </w:r>
      <w:r w:rsidRPr="00CE621E">
        <w:rPr>
          <w:spacing w:val="-2"/>
          <w:sz w:val="24"/>
          <w:szCs w:val="24"/>
        </w:rPr>
        <w:t>, de conformidad con el siguiente detalle:</w:t>
      </w:r>
    </w:p>
    <w:p w14:paraId="0C6AF723" w14:textId="77777777" w:rsidR="007E402A" w:rsidRPr="00CE621E" w:rsidRDefault="007E402A" w:rsidP="00CE621E">
      <w:pPr>
        <w:pStyle w:val="Standard"/>
        <w:spacing w:line="276" w:lineRule="auto"/>
        <w:jc w:val="both"/>
        <w:rPr>
          <w:b/>
          <w:spacing w:val="-2"/>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3722"/>
        <w:gridCol w:w="911"/>
        <w:gridCol w:w="1067"/>
        <w:gridCol w:w="1284"/>
        <w:gridCol w:w="1248"/>
      </w:tblGrid>
      <w:tr w:rsidR="007E402A" w:rsidRPr="00CE621E" w14:paraId="76EC1AEF" w14:textId="77777777" w:rsidTr="00957DF9">
        <w:trPr>
          <w:jc w:val="center"/>
        </w:trPr>
        <w:tc>
          <w:tcPr>
            <w:tcW w:w="0" w:type="auto"/>
            <w:shd w:val="clear" w:color="auto" w:fill="auto"/>
          </w:tcPr>
          <w:p w14:paraId="7E97B92D" w14:textId="77777777" w:rsidR="007E402A" w:rsidRPr="00CE621E" w:rsidRDefault="007E402A" w:rsidP="00CE621E">
            <w:pPr>
              <w:pStyle w:val="Standard"/>
              <w:spacing w:line="276" w:lineRule="auto"/>
              <w:jc w:val="both"/>
              <w:rPr>
                <w:spacing w:val="-2"/>
                <w:sz w:val="24"/>
                <w:szCs w:val="24"/>
              </w:rPr>
            </w:pPr>
            <w:r w:rsidRPr="00CE621E">
              <w:rPr>
                <w:spacing w:val="-2"/>
                <w:sz w:val="24"/>
                <w:szCs w:val="24"/>
              </w:rPr>
              <w:t>Código</w:t>
            </w:r>
          </w:p>
          <w:p w14:paraId="1DA7EDC8" w14:textId="77777777" w:rsidR="007E402A" w:rsidRPr="00CE621E" w:rsidRDefault="007E402A" w:rsidP="00CE621E">
            <w:pPr>
              <w:pStyle w:val="Standard"/>
              <w:suppressAutoHyphens/>
              <w:spacing w:line="276" w:lineRule="auto"/>
              <w:jc w:val="both"/>
              <w:rPr>
                <w:spacing w:val="-2"/>
                <w:sz w:val="24"/>
                <w:szCs w:val="24"/>
              </w:rPr>
            </w:pPr>
            <w:r w:rsidRPr="00CE621E">
              <w:rPr>
                <w:spacing w:val="-2"/>
                <w:sz w:val="24"/>
                <w:szCs w:val="24"/>
              </w:rPr>
              <w:t>CPC</w:t>
            </w:r>
          </w:p>
        </w:tc>
        <w:tc>
          <w:tcPr>
            <w:tcW w:w="0" w:type="auto"/>
            <w:shd w:val="clear" w:color="auto" w:fill="auto"/>
          </w:tcPr>
          <w:p w14:paraId="4E59E400" w14:textId="77777777" w:rsidR="007E402A" w:rsidRPr="00CE621E" w:rsidRDefault="007E402A" w:rsidP="00CE621E">
            <w:pPr>
              <w:pStyle w:val="Standard"/>
              <w:spacing w:line="276" w:lineRule="auto"/>
              <w:jc w:val="both"/>
              <w:rPr>
                <w:spacing w:val="-2"/>
                <w:sz w:val="24"/>
                <w:szCs w:val="24"/>
              </w:rPr>
            </w:pPr>
            <w:r w:rsidRPr="00CE621E">
              <w:rPr>
                <w:spacing w:val="-2"/>
                <w:sz w:val="24"/>
                <w:szCs w:val="24"/>
              </w:rPr>
              <w:t xml:space="preserve">Descripción del </w:t>
            </w:r>
            <w:r w:rsidR="003013B3" w:rsidRPr="00CE621E">
              <w:rPr>
                <w:spacing w:val="-2"/>
                <w:sz w:val="24"/>
                <w:szCs w:val="24"/>
              </w:rPr>
              <w:t xml:space="preserve">bien o </w:t>
            </w:r>
            <w:r w:rsidRPr="00CE621E">
              <w:rPr>
                <w:spacing w:val="-2"/>
                <w:sz w:val="24"/>
                <w:szCs w:val="24"/>
              </w:rPr>
              <w:t>servicio</w:t>
            </w:r>
          </w:p>
        </w:tc>
        <w:tc>
          <w:tcPr>
            <w:tcW w:w="0" w:type="auto"/>
            <w:shd w:val="clear" w:color="auto" w:fill="auto"/>
          </w:tcPr>
          <w:p w14:paraId="698CC5BD" w14:textId="77777777" w:rsidR="007E402A" w:rsidRPr="00CE621E" w:rsidRDefault="007E402A" w:rsidP="00CE621E">
            <w:pPr>
              <w:pStyle w:val="Standard"/>
              <w:spacing w:line="276" w:lineRule="auto"/>
              <w:jc w:val="both"/>
              <w:rPr>
                <w:spacing w:val="-2"/>
                <w:sz w:val="24"/>
                <w:szCs w:val="24"/>
              </w:rPr>
            </w:pPr>
            <w:r w:rsidRPr="00CE621E">
              <w:rPr>
                <w:spacing w:val="-2"/>
                <w:sz w:val="24"/>
                <w:szCs w:val="24"/>
              </w:rPr>
              <w:t>Unidad</w:t>
            </w:r>
          </w:p>
        </w:tc>
        <w:tc>
          <w:tcPr>
            <w:tcW w:w="0" w:type="auto"/>
            <w:shd w:val="clear" w:color="auto" w:fill="auto"/>
          </w:tcPr>
          <w:p w14:paraId="588AD985" w14:textId="77777777" w:rsidR="007E402A" w:rsidRPr="00CE621E" w:rsidRDefault="007E402A" w:rsidP="00CE621E">
            <w:pPr>
              <w:pStyle w:val="Standard"/>
              <w:spacing w:line="276" w:lineRule="auto"/>
              <w:jc w:val="both"/>
              <w:rPr>
                <w:spacing w:val="-2"/>
                <w:sz w:val="24"/>
                <w:szCs w:val="24"/>
              </w:rPr>
            </w:pPr>
            <w:r w:rsidRPr="00CE621E">
              <w:rPr>
                <w:spacing w:val="-2"/>
                <w:sz w:val="24"/>
                <w:szCs w:val="24"/>
              </w:rPr>
              <w:t>Cantidad</w:t>
            </w:r>
          </w:p>
        </w:tc>
        <w:tc>
          <w:tcPr>
            <w:tcW w:w="0" w:type="auto"/>
            <w:shd w:val="clear" w:color="auto" w:fill="auto"/>
          </w:tcPr>
          <w:p w14:paraId="61C7B8CD" w14:textId="77777777" w:rsidR="007E402A" w:rsidRPr="00CE621E" w:rsidRDefault="007E402A" w:rsidP="00CE621E">
            <w:pPr>
              <w:pStyle w:val="Standard"/>
              <w:spacing w:line="276" w:lineRule="auto"/>
              <w:jc w:val="both"/>
              <w:rPr>
                <w:spacing w:val="-2"/>
                <w:sz w:val="24"/>
                <w:szCs w:val="24"/>
              </w:rPr>
            </w:pPr>
            <w:r w:rsidRPr="00CE621E">
              <w:rPr>
                <w:spacing w:val="-2"/>
                <w:sz w:val="24"/>
                <w:szCs w:val="24"/>
              </w:rPr>
              <w:t>Precio Unitario</w:t>
            </w:r>
          </w:p>
        </w:tc>
        <w:tc>
          <w:tcPr>
            <w:tcW w:w="0" w:type="auto"/>
            <w:shd w:val="clear" w:color="auto" w:fill="auto"/>
          </w:tcPr>
          <w:p w14:paraId="4609897B" w14:textId="77777777" w:rsidR="007E402A" w:rsidRPr="00CE621E" w:rsidRDefault="007E402A" w:rsidP="00CE621E">
            <w:pPr>
              <w:pStyle w:val="Standard"/>
              <w:spacing w:line="276" w:lineRule="auto"/>
              <w:jc w:val="both"/>
              <w:rPr>
                <w:spacing w:val="-2"/>
                <w:sz w:val="24"/>
                <w:szCs w:val="24"/>
              </w:rPr>
            </w:pPr>
            <w:r w:rsidRPr="00CE621E">
              <w:rPr>
                <w:spacing w:val="-2"/>
                <w:sz w:val="24"/>
                <w:szCs w:val="24"/>
              </w:rPr>
              <w:t>Precio Global</w:t>
            </w:r>
          </w:p>
        </w:tc>
      </w:tr>
      <w:tr w:rsidR="007E402A" w:rsidRPr="00CE621E" w14:paraId="5587C3AA" w14:textId="77777777" w:rsidTr="00957DF9">
        <w:trPr>
          <w:jc w:val="center"/>
        </w:trPr>
        <w:tc>
          <w:tcPr>
            <w:tcW w:w="0" w:type="auto"/>
            <w:shd w:val="clear" w:color="auto" w:fill="auto"/>
          </w:tcPr>
          <w:p w14:paraId="5AD22833" w14:textId="22D1FBCA" w:rsidR="007E402A" w:rsidRPr="00CE621E" w:rsidRDefault="00BC0F36" w:rsidP="00CE621E">
            <w:pPr>
              <w:pStyle w:val="Standard"/>
              <w:spacing w:line="276" w:lineRule="auto"/>
              <w:jc w:val="both"/>
              <w:rPr>
                <w:b/>
                <w:spacing w:val="-2"/>
                <w:sz w:val="24"/>
                <w:szCs w:val="24"/>
              </w:rPr>
            </w:pPr>
            <w:r w:rsidRPr="00BC0F36">
              <w:rPr>
                <w:b/>
                <w:spacing w:val="-2"/>
                <w:sz w:val="24"/>
                <w:szCs w:val="24"/>
                <w:lang w:val="es-ES_tradnl"/>
              </w:rPr>
              <w:t>5129000112</w:t>
            </w:r>
          </w:p>
        </w:tc>
        <w:tc>
          <w:tcPr>
            <w:tcW w:w="0" w:type="auto"/>
            <w:shd w:val="clear" w:color="auto" w:fill="auto"/>
          </w:tcPr>
          <w:p w14:paraId="4F2B2362" w14:textId="15E8103F" w:rsidR="007E402A" w:rsidRPr="00CE621E" w:rsidRDefault="00161392" w:rsidP="00CE621E">
            <w:pPr>
              <w:pStyle w:val="Standard"/>
              <w:spacing w:line="276" w:lineRule="auto"/>
              <w:jc w:val="both"/>
              <w:rPr>
                <w:b/>
                <w:spacing w:val="-2"/>
                <w:sz w:val="24"/>
                <w:szCs w:val="24"/>
              </w:rPr>
            </w:pPr>
            <w:r w:rsidRPr="00161392">
              <w:rPr>
                <w:rFonts w:eastAsia="Arial Unicode MS"/>
                <w:kern w:val="1"/>
                <w:sz w:val="24"/>
                <w:szCs w:val="24"/>
                <w:lang w:val="es-ES_tradnl"/>
              </w:rPr>
              <w:t>SUSCRIPCIÓN DE SOFTWARE PARA SISTEMAS DE INFORMACIÓN GEOGRÁFICA</w:t>
            </w:r>
          </w:p>
        </w:tc>
        <w:tc>
          <w:tcPr>
            <w:tcW w:w="0" w:type="auto"/>
            <w:shd w:val="clear" w:color="auto" w:fill="auto"/>
          </w:tcPr>
          <w:p w14:paraId="44F9440A" w14:textId="77777777" w:rsidR="007E402A" w:rsidRPr="00CE621E" w:rsidRDefault="00C72B4D" w:rsidP="00CE621E">
            <w:pPr>
              <w:pStyle w:val="Standard"/>
              <w:spacing w:line="276" w:lineRule="auto"/>
              <w:jc w:val="both"/>
              <w:rPr>
                <w:b/>
                <w:spacing w:val="-2"/>
                <w:sz w:val="24"/>
                <w:szCs w:val="24"/>
              </w:rPr>
            </w:pPr>
            <w:r>
              <w:rPr>
                <w:b/>
                <w:spacing w:val="-2"/>
                <w:sz w:val="24"/>
                <w:szCs w:val="24"/>
              </w:rPr>
              <w:t>G</w:t>
            </w:r>
            <w:r w:rsidR="00C62B0B">
              <w:rPr>
                <w:b/>
                <w:spacing w:val="-2"/>
                <w:sz w:val="24"/>
                <w:szCs w:val="24"/>
              </w:rPr>
              <w:t>lobal</w:t>
            </w:r>
          </w:p>
        </w:tc>
        <w:tc>
          <w:tcPr>
            <w:tcW w:w="0" w:type="auto"/>
            <w:shd w:val="clear" w:color="auto" w:fill="auto"/>
          </w:tcPr>
          <w:p w14:paraId="29B3FA84" w14:textId="77777777" w:rsidR="007E402A" w:rsidRPr="00CE621E" w:rsidRDefault="00C62B0B" w:rsidP="00CE621E">
            <w:pPr>
              <w:pStyle w:val="Standard"/>
              <w:spacing w:line="276" w:lineRule="auto"/>
              <w:jc w:val="both"/>
              <w:rPr>
                <w:b/>
                <w:spacing w:val="-2"/>
                <w:sz w:val="24"/>
                <w:szCs w:val="24"/>
              </w:rPr>
            </w:pPr>
            <w:r>
              <w:rPr>
                <w:b/>
                <w:spacing w:val="-2"/>
                <w:sz w:val="24"/>
                <w:szCs w:val="24"/>
              </w:rPr>
              <w:t>1</w:t>
            </w:r>
          </w:p>
        </w:tc>
        <w:tc>
          <w:tcPr>
            <w:tcW w:w="0" w:type="auto"/>
            <w:shd w:val="clear" w:color="auto" w:fill="auto"/>
          </w:tcPr>
          <w:p w14:paraId="789E6D58" w14:textId="72B24EB5" w:rsidR="007E402A" w:rsidRPr="00CE621E" w:rsidRDefault="00BC0F36" w:rsidP="00CE621E">
            <w:pPr>
              <w:pStyle w:val="Standard"/>
              <w:spacing w:line="276" w:lineRule="auto"/>
              <w:jc w:val="both"/>
              <w:rPr>
                <w:b/>
                <w:spacing w:val="-2"/>
                <w:sz w:val="24"/>
                <w:szCs w:val="24"/>
              </w:rPr>
            </w:pPr>
            <w:r>
              <w:rPr>
                <w:b/>
                <w:bCs/>
                <w:spacing w:val="-2"/>
                <w:sz w:val="24"/>
                <w:szCs w:val="24"/>
                <w:lang w:val="es-ES_tradnl"/>
              </w:rPr>
              <w:t>29.040,00</w:t>
            </w:r>
          </w:p>
        </w:tc>
        <w:tc>
          <w:tcPr>
            <w:tcW w:w="0" w:type="auto"/>
            <w:shd w:val="clear" w:color="auto" w:fill="auto"/>
          </w:tcPr>
          <w:p w14:paraId="70D5CF8A" w14:textId="2FDC46A5" w:rsidR="007E402A" w:rsidRPr="00CE621E" w:rsidRDefault="00BC0F36" w:rsidP="00CE621E">
            <w:pPr>
              <w:pStyle w:val="Standard"/>
              <w:spacing w:line="276" w:lineRule="auto"/>
              <w:jc w:val="both"/>
              <w:rPr>
                <w:b/>
                <w:spacing w:val="-2"/>
                <w:sz w:val="24"/>
                <w:szCs w:val="24"/>
              </w:rPr>
            </w:pPr>
            <w:r>
              <w:rPr>
                <w:b/>
                <w:bCs/>
                <w:spacing w:val="-2"/>
                <w:sz w:val="24"/>
                <w:szCs w:val="24"/>
                <w:lang w:val="es-ES_tradnl"/>
              </w:rPr>
              <w:t>29.040,00</w:t>
            </w:r>
          </w:p>
        </w:tc>
      </w:tr>
      <w:tr w:rsidR="007E402A" w:rsidRPr="00CE621E" w14:paraId="3FFC2BE0" w14:textId="77777777" w:rsidTr="00957DF9">
        <w:trPr>
          <w:jc w:val="center"/>
        </w:trPr>
        <w:tc>
          <w:tcPr>
            <w:tcW w:w="0" w:type="auto"/>
            <w:gridSpan w:val="5"/>
            <w:shd w:val="clear" w:color="auto" w:fill="auto"/>
          </w:tcPr>
          <w:p w14:paraId="546A2533" w14:textId="77777777" w:rsidR="007E402A" w:rsidRPr="00CE621E" w:rsidRDefault="007E402A" w:rsidP="00CE621E">
            <w:pPr>
              <w:pStyle w:val="Standard"/>
              <w:spacing w:line="276" w:lineRule="auto"/>
              <w:jc w:val="center"/>
              <w:rPr>
                <w:b/>
                <w:spacing w:val="-2"/>
                <w:sz w:val="24"/>
                <w:szCs w:val="24"/>
                <w:lang w:eastAsia="ar-SA"/>
              </w:rPr>
            </w:pPr>
            <w:r w:rsidRPr="00CE621E">
              <w:rPr>
                <w:b/>
                <w:spacing w:val="-2"/>
                <w:sz w:val="24"/>
                <w:szCs w:val="24"/>
              </w:rPr>
              <w:t>TOTAL</w:t>
            </w:r>
          </w:p>
        </w:tc>
        <w:tc>
          <w:tcPr>
            <w:tcW w:w="0" w:type="auto"/>
            <w:shd w:val="clear" w:color="auto" w:fill="auto"/>
          </w:tcPr>
          <w:p w14:paraId="07220A92" w14:textId="310A7D20" w:rsidR="007E402A" w:rsidRPr="00CE621E" w:rsidRDefault="00BC0F36" w:rsidP="00CE621E">
            <w:pPr>
              <w:pStyle w:val="Standard"/>
              <w:spacing w:line="276" w:lineRule="auto"/>
              <w:jc w:val="both"/>
              <w:rPr>
                <w:b/>
                <w:spacing w:val="-2"/>
                <w:sz w:val="24"/>
                <w:szCs w:val="24"/>
              </w:rPr>
            </w:pPr>
            <w:r>
              <w:rPr>
                <w:b/>
                <w:bCs/>
                <w:spacing w:val="-2"/>
                <w:sz w:val="24"/>
                <w:szCs w:val="24"/>
                <w:lang w:val="es-ES_tradnl"/>
              </w:rPr>
              <w:t>29.040,00</w:t>
            </w:r>
          </w:p>
        </w:tc>
      </w:tr>
    </w:tbl>
    <w:p w14:paraId="482C09FD" w14:textId="77777777" w:rsidR="007E402A" w:rsidRPr="00CE621E" w:rsidRDefault="007E402A" w:rsidP="00CE621E">
      <w:pPr>
        <w:pStyle w:val="Standard"/>
        <w:spacing w:line="276" w:lineRule="auto"/>
        <w:jc w:val="both"/>
        <w:rPr>
          <w:b/>
          <w:spacing w:val="-2"/>
          <w:sz w:val="24"/>
          <w:szCs w:val="24"/>
        </w:rPr>
      </w:pPr>
    </w:p>
    <w:p w14:paraId="5C88120A" w14:textId="77777777" w:rsidR="007E402A" w:rsidRPr="00CE621E" w:rsidRDefault="003F5679" w:rsidP="00CE621E">
      <w:pPr>
        <w:pStyle w:val="Standard"/>
        <w:numPr>
          <w:ilvl w:val="1"/>
          <w:numId w:val="33"/>
        </w:numPr>
        <w:spacing w:line="276" w:lineRule="auto"/>
        <w:ind w:left="0" w:firstLine="0"/>
        <w:jc w:val="both"/>
        <w:rPr>
          <w:spacing w:val="-2"/>
          <w:sz w:val="24"/>
          <w:szCs w:val="24"/>
        </w:rPr>
      </w:pPr>
      <w:r w:rsidRPr="00CE621E">
        <w:rPr>
          <w:b/>
          <w:spacing w:val="-2"/>
          <w:sz w:val="24"/>
          <w:szCs w:val="24"/>
        </w:rPr>
        <w:t xml:space="preserve">Especificaciones </w:t>
      </w:r>
      <w:r w:rsidR="00F1239F" w:rsidRPr="00CE621E">
        <w:rPr>
          <w:b/>
          <w:spacing w:val="-2"/>
          <w:sz w:val="24"/>
          <w:szCs w:val="24"/>
        </w:rPr>
        <w:t xml:space="preserve">técnicas </w:t>
      </w:r>
      <w:r w:rsidR="00375616" w:rsidRPr="00CE621E">
        <w:rPr>
          <w:b/>
          <w:spacing w:val="-2"/>
          <w:sz w:val="24"/>
          <w:szCs w:val="24"/>
        </w:rPr>
        <w:t xml:space="preserve">o Términos de </w:t>
      </w:r>
      <w:r w:rsidR="00F1239F" w:rsidRPr="00CE621E">
        <w:rPr>
          <w:b/>
          <w:spacing w:val="-2"/>
          <w:sz w:val="24"/>
          <w:szCs w:val="24"/>
        </w:rPr>
        <w:t>referencia</w:t>
      </w:r>
      <w:r w:rsidR="007E402A" w:rsidRPr="00CE621E">
        <w:rPr>
          <w:b/>
          <w:spacing w:val="-2"/>
          <w:sz w:val="24"/>
          <w:szCs w:val="24"/>
        </w:rPr>
        <w:t>:</w:t>
      </w:r>
      <w:r w:rsidR="007E402A" w:rsidRPr="00CE621E">
        <w:rPr>
          <w:sz w:val="24"/>
          <w:szCs w:val="24"/>
          <w:lang w:val="es-ES"/>
        </w:rPr>
        <w:t xml:space="preserve"> </w:t>
      </w:r>
      <w:r w:rsidRPr="00CE621E">
        <w:rPr>
          <w:spacing w:val="-2"/>
          <w:sz w:val="24"/>
          <w:szCs w:val="24"/>
        </w:rPr>
        <w:t>Se incluirán la</w:t>
      </w:r>
      <w:r w:rsidR="007E402A" w:rsidRPr="00CE621E">
        <w:rPr>
          <w:spacing w:val="-2"/>
          <w:sz w:val="24"/>
          <w:szCs w:val="24"/>
        </w:rPr>
        <w:t xml:space="preserve">s </w:t>
      </w:r>
      <w:r w:rsidRPr="00CE621E">
        <w:rPr>
          <w:spacing w:val="-2"/>
          <w:sz w:val="24"/>
          <w:szCs w:val="24"/>
        </w:rPr>
        <w:t>especificaciones técnicas</w:t>
      </w:r>
      <w:r w:rsidR="007E402A" w:rsidRPr="00CE621E">
        <w:rPr>
          <w:spacing w:val="-2"/>
          <w:sz w:val="24"/>
          <w:szCs w:val="24"/>
        </w:rPr>
        <w:t xml:space="preserve"> </w:t>
      </w:r>
      <w:r w:rsidR="00375616" w:rsidRPr="00CE621E">
        <w:rPr>
          <w:spacing w:val="-2"/>
          <w:sz w:val="24"/>
          <w:szCs w:val="24"/>
        </w:rPr>
        <w:t xml:space="preserve">o términos de referencia </w:t>
      </w:r>
      <w:r w:rsidR="00176DD9" w:rsidRPr="00CE621E">
        <w:rPr>
          <w:spacing w:val="-2"/>
          <w:sz w:val="24"/>
          <w:szCs w:val="24"/>
        </w:rPr>
        <w:t xml:space="preserve">para el objeto </w:t>
      </w:r>
      <w:r w:rsidR="007E402A" w:rsidRPr="00CE621E">
        <w:rPr>
          <w:spacing w:val="-2"/>
          <w:sz w:val="24"/>
          <w:szCs w:val="24"/>
        </w:rPr>
        <w:t>a contratarse, considerando todos los rubros</w:t>
      </w:r>
      <w:r w:rsidR="00614887" w:rsidRPr="00CE621E">
        <w:rPr>
          <w:spacing w:val="-2"/>
          <w:sz w:val="24"/>
          <w:szCs w:val="24"/>
        </w:rPr>
        <w:t xml:space="preserve"> y/o </w:t>
      </w:r>
      <w:proofErr w:type="gramStart"/>
      <w:r w:rsidR="00614887" w:rsidRPr="00CE621E">
        <w:rPr>
          <w:spacing w:val="-2"/>
          <w:sz w:val="24"/>
          <w:szCs w:val="24"/>
        </w:rPr>
        <w:t>condiciones</w:t>
      </w:r>
      <w:r w:rsidR="00176DD9" w:rsidRPr="00CE621E">
        <w:rPr>
          <w:spacing w:val="-2"/>
          <w:sz w:val="24"/>
          <w:szCs w:val="24"/>
        </w:rPr>
        <w:t xml:space="preserve"> necesarios</w:t>
      </w:r>
      <w:proofErr w:type="gramEnd"/>
      <w:r w:rsidR="00176DD9" w:rsidRPr="00CE621E">
        <w:rPr>
          <w:spacing w:val="-2"/>
          <w:sz w:val="24"/>
          <w:szCs w:val="24"/>
        </w:rPr>
        <w:t xml:space="preserve"> para su adecuada ejecución</w:t>
      </w:r>
      <w:r w:rsidR="007E402A" w:rsidRPr="00CE621E">
        <w:rPr>
          <w:spacing w:val="-2"/>
          <w:sz w:val="24"/>
          <w:szCs w:val="24"/>
        </w:rPr>
        <w:t>.</w:t>
      </w:r>
    </w:p>
    <w:p w14:paraId="6B28EF62" w14:textId="77777777" w:rsidR="007E402A" w:rsidRPr="00CE621E" w:rsidRDefault="007E402A" w:rsidP="00CE621E">
      <w:pPr>
        <w:pStyle w:val="Standard"/>
        <w:spacing w:line="276" w:lineRule="auto"/>
        <w:jc w:val="both"/>
        <w:rPr>
          <w:sz w:val="24"/>
          <w:szCs w:val="24"/>
        </w:rPr>
      </w:pPr>
    </w:p>
    <w:p w14:paraId="1C747612" w14:textId="77777777" w:rsidR="00F5398B" w:rsidRPr="00E2645A" w:rsidRDefault="00F5398B" w:rsidP="00F5398B">
      <w:pPr>
        <w:pStyle w:val="Prrafodelista"/>
        <w:tabs>
          <w:tab w:val="left" w:pos="557"/>
        </w:tabs>
        <w:suppressAutoHyphens w:val="0"/>
        <w:autoSpaceDE w:val="0"/>
        <w:autoSpaceDN w:val="0"/>
        <w:spacing w:before="87"/>
        <w:ind w:left="122"/>
        <w:rPr>
          <w:b/>
        </w:rPr>
      </w:pPr>
      <w:r w:rsidRPr="00E2645A">
        <w:rPr>
          <w:b/>
        </w:rPr>
        <w:t>ANTECEDENTES</w:t>
      </w:r>
    </w:p>
    <w:p w14:paraId="3AE24092" w14:textId="77777777" w:rsidR="00F5398B" w:rsidRPr="00F5398B" w:rsidRDefault="00F5398B" w:rsidP="00F5398B">
      <w:pPr>
        <w:spacing w:line="240" w:lineRule="atLeast"/>
        <w:jc w:val="both"/>
        <w:rPr>
          <w:kern w:val="2"/>
        </w:rPr>
      </w:pPr>
    </w:p>
    <w:p w14:paraId="1E5F8A75" w14:textId="028E5B8F" w:rsidR="00863255" w:rsidRDefault="00161392" w:rsidP="00CE621E">
      <w:pPr>
        <w:pStyle w:val="Prrafodelista"/>
        <w:spacing w:line="276" w:lineRule="auto"/>
        <w:ind w:left="0"/>
        <w:jc w:val="both"/>
      </w:pPr>
      <w:r w:rsidRPr="00161392">
        <w:t xml:space="preserve">El CONGOPE, a través de sus Direcciones de Planificación y de Riego, Drenaje y Vialidad, tiene a su cargo el análisis y procesamiento de información geográfica. En este contexto, se han expresado diversas necesidades relacionadas con el procesamiento de dicha información, tal como se detalla en los memorandos CONGOPE-DVIRD-2024-0194-M, CONGOPE-PPDT-2024- 0647-M (Anexo 1) y CONGOPE-PPDT-2024-0709-M. En particular, se mencionan los siguientes aspectos: Según el documento CONGOPE-DVIRD-2024-0194-M (Anexo 2), se señala lo siguiente: “La Dirección de Vialidad, Infraestructura, Riego y Drenaje del CONGOPE DVIRD gestiona la plataforma virtual que integra información geoespacial y climatológica de las 23 provincias del Ecuador. Esta herramienta incluye módulos para el seguimiento de proyectos, ejecución de competencias, estructura operativa, vulnerabilidad y riesgo climático, drenaje agrícola, requerimientos hídricos y una biblioteca digital. La información recolectada abarca datos agrometeorológicos, climatológicos, cartográficos y de uso </w:t>
      </w:r>
      <w:r w:rsidRPr="00161392">
        <w:lastRenderedPageBreak/>
        <w:t>del suelo, fundamentales para la planificación y ejecución de proyectos de infraestructura de riego y drenaje.” Por otro lado, el equipo de planificación, mediante el informe del memorando CONGOPE-PPDT</w:t>
      </w:r>
      <w:r w:rsidRPr="00161392">
        <w:t xml:space="preserve">2024-0709-M, ha identificado que también es necesario cubrir las necesidades de procesamiento de información geográfica, citando lo siguiente: “Solo por mencionar algunos, dentro de la Dirección de Planificación y Desarrollo Territorial al momento se encuentran en desarrollo 2 consultorías con las que se brinda asistencia técnica para la actualización de los </w:t>
      </w:r>
      <w:proofErr w:type="spellStart"/>
      <w:r w:rsidRPr="00161392">
        <w:t>PDyOT</w:t>
      </w:r>
      <w:proofErr w:type="spellEnd"/>
      <w:r w:rsidRPr="00161392">
        <w:t xml:space="preserve"> en 5 prefecturas, de las cuales se obtendrá toda la cartografía levantada y procesada por cada prefectura en la actualización de sus instrumentos; y así mismo se encuentra en marcha la contratación de servicios de consultoría especializada para analizar la situación productiva actual de cada provincia del Ecuador y sus capacidades y oportunidades de diversificación y sofisticación económica con una desagregación cantonal, con información actualizada proveniente del SRI a nivel de establecimiento, a ser analizada con diversas técnicas de inteligencia artificial y aprendizaje automático.” De acuerdo con la documentación enviada por el equipo de vialidad, se realizaron comparaciones de soluciones de software que podrían cubrir las necesidades de análisis, concluyéndose que las soluciones disponibles de forma libre (gratuita) no son suficientes para satisfacer los requerimientos, especialmente en cuanto al volumen de datos a procesar. Este aspecto se cita en el informe del memorando CONGOPE-DVIRD-2024-0194-M: “Adicionalmente, la Dirección proporciona asistencia técnica continua a las prefecturas para la ejecución de proyectos viales; así como también de riego y drenaje. Este soporte técnico incluye análisis avanzados, modelado en 3D y simulaciones hidrológicas y geotécnicas. Las herramientas actuales de software libre no son suficientes para manejar la complejidad y el volumen de datos geoespaciales necesarios, lo que afecta negativamente la eficiencia y precisión de los estudios realizados (…)” De manera similar, la Dirección de Planificación ha expresado sus necesidades de procesamiento de información geográfica, citando lo siguiente como parte de sus planes: “Además, dentro del POA 2025 de la Dirección de Planificación y Desarrollo Territorial, se prevé el Proyecto de Inversión ‘Fortalecimiento de capacidades para el levantamiento, gestión y análisis de información para la planificación territorial en los GAD provinciales’, con los siguientes componentes: 1. Alfabetización en el manejo de grandes cantidades de datos (</w:t>
      </w:r>
      <w:proofErr w:type="spellStart"/>
      <w:r w:rsidRPr="00161392">
        <w:t>big</w:t>
      </w:r>
      <w:proofErr w:type="spellEnd"/>
      <w:r w:rsidRPr="00161392">
        <w:t xml:space="preserve"> data, IA) y desarrollo de metodologías y protocolos para la gestión de información cuantitativa en los GADP (con una implementación piloto en los GADP). 2. Desarrollo de capacidades técnicas para el análisis territorial, con énfasis en las dinámicas de los territorios y las poblaciones que los ocupan.” A continuación, se presenta un cuadro de las características de la herramienta SIG según lo requerido por las áreas involucradas.</w:t>
      </w:r>
    </w:p>
    <w:p w14:paraId="088A86A9" w14:textId="77777777" w:rsidR="00161392" w:rsidRDefault="00161392" w:rsidP="00CE621E">
      <w:pPr>
        <w:pStyle w:val="Prrafodelista"/>
        <w:spacing w:line="276" w:lineRule="auto"/>
        <w:ind w:left="0"/>
        <w:jc w:val="both"/>
      </w:pPr>
    </w:p>
    <w:p w14:paraId="22810097" w14:textId="77777777" w:rsidR="00161392" w:rsidRDefault="00161392" w:rsidP="00CE621E">
      <w:pPr>
        <w:pStyle w:val="Prrafodelista"/>
        <w:spacing w:line="276" w:lineRule="auto"/>
        <w:ind w:left="0"/>
        <w:jc w:val="both"/>
        <w:rPr>
          <w:noProof/>
        </w:rPr>
      </w:pPr>
    </w:p>
    <w:p w14:paraId="3A52AD88" w14:textId="650240E8" w:rsidR="00161392" w:rsidRDefault="00161392" w:rsidP="00161392">
      <w:pPr>
        <w:pStyle w:val="Prrafodelista"/>
        <w:spacing w:line="276" w:lineRule="auto"/>
        <w:ind w:left="0"/>
        <w:jc w:val="center"/>
      </w:pPr>
      <w:r>
        <w:rPr>
          <w:noProof/>
        </w:rPr>
        <w:lastRenderedPageBreak/>
        <w:drawing>
          <wp:inline distT="0" distB="0" distL="0" distR="0" wp14:anchorId="49E7231D" wp14:editId="59A0F235">
            <wp:extent cx="3152775" cy="5646761"/>
            <wp:effectExtent l="0" t="0" r="0" b="0"/>
            <wp:docPr id="84794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4650" name=""/>
                    <pic:cNvPicPr/>
                  </pic:nvPicPr>
                  <pic:blipFill rotWithShape="1">
                    <a:blip r:embed="rId8"/>
                    <a:srcRect l="38908" t="22975" r="40237" b="10592"/>
                    <a:stretch/>
                  </pic:blipFill>
                  <pic:spPr bwMode="auto">
                    <a:xfrm>
                      <a:off x="0" y="0"/>
                      <a:ext cx="3157885" cy="5655914"/>
                    </a:xfrm>
                    <a:prstGeom prst="rect">
                      <a:avLst/>
                    </a:prstGeom>
                    <a:ln>
                      <a:noFill/>
                    </a:ln>
                    <a:extLst>
                      <a:ext uri="{53640926-AAD7-44D8-BBD7-CCE9431645EC}">
                        <a14:shadowObscured xmlns:a14="http://schemas.microsoft.com/office/drawing/2010/main"/>
                      </a:ext>
                    </a:extLst>
                  </pic:spPr>
                </pic:pic>
              </a:graphicData>
            </a:graphic>
          </wp:inline>
        </w:drawing>
      </w:r>
    </w:p>
    <w:p w14:paraId="5CA4D3DA" w14:textId="77777777" w:rsidR="00161392" w:rsidRDefault="00161392" w:rsidP="00CE621E">
      <w:pPr>
        <w:pStyle w:val="Prrafodelista"/>
        <w:spacing w:line="276" w:lineRule="auto"/>
        <w:ind w:left="0"/>
        <w:jc w:val="both"/>
      </w:pPr>
      <w:r w:rsidRPr="00161392">
        <w:t xml:space="preserve">OBJETIVOS </w:t>
      </w:r>
    </w:p>
    <w:p w14:paraId="14E45559" w14:textId="77777777" w:rsidR="00161392" w:rsidRDefault="00161392" w:rsidP="00CE621E">
      <w:pPr>
        <w:pStyle w:val="Prrafodelista"/>
        <w:spacing w:line="276" w:lineRule="auto"/>
        <w:ind w:left="0"/>
        <w:jc w:val="both"/>
      </w:pPr>
      <w:r w:rsidRPr="00161392">
        <w:t xml:space="preserve">GENERAL • Optimizar el manejo y análisis de datos geoespaciales para potenciar las plataformas virtuales de gestión y mejorara la asistencia técnica a las prefecturas. </w:t>
      </w:r>
    </w:p>
    <w:p w14:paraId="6FB8A92C" w14:textId="77777777" w:rsidR="00161392" w:rsidRDefault="00161392" w:rsidP="00CE621E">
      <w:pPr>
        <w:pStyle w:val="Prrafodelista"/>
        <w:spacing w:line="276" w:lineRule="auto"/>
        <w:ind w:left="0"/>
        <w:jc w:val="both"/>
      </w:pPr>
    </w:p>
    <w:p w14:paraId="3C906228" w14:textId="77777777" w:rsidR="00161392" w:rsidRDefault="00161392" w:rsidP="00CE621E">
      <w:pPr>
        <w:pStyle w:val="Prrafodelista"/>
        <w:spacing w:line="276" w:lineRule="auto"/>
        <w:ind w:left="0"/>
        <w:jc w:val="both"/>
      </w:pPr>
      <w:r w:rsidRPr="00161392">
        <w:t xml:space="preserve">ESPECÍFICOS • Facilitar el análisis y manejo de grandes volúmenes de datos geoespaciales, asegurando que las plataformas virtuales de riego y drenaje, así como el módulo de gestión vial, funcionen de manera óptima y actualizada. • Incorporar análisis en tres dimensiones y herramientas avanzadas para estudios de ingeniería, mejorando la asistencia técnica proporcionada a las prefecturas en proyectos de riego y vialidad. • Incrementar la precisión y eficiencia en los estudios y proyectos de infraestructura y riego, minimizando errores y optimizando el uso de recursos. </w:t>
      </w:r>
    </w:p>
    <w:p w14:paraId="11568A00" w14:textId="77777777" w:rsidR="00161392" w:rsidRDefault="00161392" w:rsidP="00CE621E">
      <w:pPr>
        <w:pStyle w:val="Prrafodelista"/>
        <w:spacing w:line="276" w:lineRule="auto"/>
        <w:ind w:left="0"/>
        <w:jc w:val="both"/>
      </w:pPr>
    </w:p>
    <w:p w14:paraId="5D0CF4A4" w14:textId="77777777" w:rsidR="00161392" w:rsidRDefault="00161392" w:rsidP="00CE621E">
      <w:pPr>
        <w:pStyle w:val="Prrafodelista"/>
        <w:spacing w:line="276" w:lineRule="auto"/>
        <w:ind w:left="0"/>
        <w:jc w:val="both"/>
      </w:pPr>
      <w:r w:rsidRPr="00161392">
        <w:lastRenderedPageBreak/>
        <w:t xml:space="preserve">ALCANCE El alcance del presente proceso es proveer al </w:t>
      </w:r>
      <w:proofErr w:type="spellStart"/>
      <w:r w:rsidRPr="00161392">
        <w:t>Congope</w:t>
      </w:r>
      <w:proofErr w:type="spellEnd"/>
      <w:r w:rsidRPr="00161392">
        <w:t xml:space="preserve"> de suscripción de software para sistemas de información geográfica para 4 usuarios Creadores y un usuario Professional Plus para el análisis espacial, para el uso durante 3 años.</w:t>
      </w:r>
    </w:p>
    <w:p w14:paraId="6D769CBC" w14:textId="77777777" w:rsidR="00161392" w:rsidRDefault="00161392" w:rsidP="00CE621E">
      <w:pPr>
        <w:pStyle w:val="Prrafodelista"/>
        <w:spacing w:line="276" w:lineRule="auto"/>
        <w:ind w:left="0"/>
        <w:jc w:val="both"/>
      </w:pPr>
    </w:p>
    <w:p w14:paraId="3C6314D5" w14:textId="77777777" w:rsidR="00161392" w:rsidRDefault="00161392" w:rsidP="00CE621E">
      <w:pPr>
        <w:pStyle w:val="Prrafodelista"/>
        <w:spacing w:line="276" w:lineRule="auto"/>
        <w:ind w:left="0"/>
        <w:jc w:val="both"/>
      </w:pPr>
      <w:r w:rsidRPr="00161392">
        <w:t xml:space="preserve">METODOLOGÍA DE TRABAJO • La entrega de credenciales y activación de licencias se dará en los primeros 15 días a partir de la firma del contrato. • La activación se realizará de manera remota a través del servicio de soporte técnico en equipos de CONGOPE. • Se habilitará una plataforma de entrenamiento y los usuarios tendrán la opción de seguir los cursos web y consultar recursos disponibles que se habilitan con la suscripción adquirida. • El contratista deberá firmar el acuerdo de confidencialidad. • La activación de los usuarios se realizará de forma remota a través del servicio de soporte técnico y deberá ser mediante acceso controlado. • Proveer asistencia técnica para resolver problemas relacionados con la instalación y errores de la suscripción que puedan surgir. • El soporte técnico y actualizaciones estarán disponibles mientras dure el contrato. • El oferente adjudicado deberá entregar soporte técnico de la plataforma durante el tiempo que dure la vigencia de la suscripción cuando sea requerido. • Se prestará soporte técnico de forma remota en el horario de lunes a viernes de 8:00 a. m. - 5:00 p. m, todas las solicitudes de soporte deben ser registradas para garantizar una oportuna respuesta, con niveles de servicio y diferentes canales de comunicación como telefónico, correo electrónico y portal de asistencia. • Para el soporte deben existir diferentes canales de comunicación como telefónico, correo electrónico y portal de asistencia. • Soporte técnico y actualización de software a la última versión liberada. • Tiempos de respuesta por niveles de criticidad. • Disponibilidad de acceso a las herramientas de gestión de incidentes. • El tiempo de respuesta del soporte técnico al primer contacto debe estar entre el rango de las primeras 4 horas hábiles y manejar tiempos de respuesta por niveles de criticidad. • Elaborar un acta de entrega final sobre la implementación de las licencias SIG, que incluya capturas de la instalación y activaciones realizadas. </w:t>
      </w:r>
    </w:p>
    <w:p w14:paraId="3D7B0118" w14:textId="77777777" w:rsidR="00161392" w:rsidRDefault="00161392" w:rsidP="00CE621E">
      <w:pPr>
        <w:pStyle w:val="Prrafodelista"/>
        <w:spacing w:line="276" w:lineRule="auto"/>
        <w:ind w:left="0"/>
        <w:jc w:val="both"/>
      </w:pPr>
    </w:p>
    <w:p w14:paraId="1044BA75" w14:textId="77777777" w:rsidR="00161392" w:rsidRDefault="00161392" w:rsidP="00CE621E">
      <w:pPr>
        <w:pStyle w:val="Prrafodelista"/>
        <w:spacing w:line="276" w:lineRule="auto"/>
        <w:ind w:left="0"/>
        <w:jc w:val="both"/>
      </w:pPr>
      <w:r w:rsidRPr="00161392">
        <w:t xml:space="preserve">PRODUCTOS O SERVICIOS ESPERADOS. Los productos y/o servicios esperados son los siguientes: </w:t>
      </w:r>
    </w:p>
    <w:p w14:paraId="5BDAFDF5" w14:textId="5883CB43" w:rsidR="00161392" w:rsidRDefault="00161392" w:rsidP="00CE621E">
      <w:pPr>
        <w:pStyle w:val="Prrafodelista"/>
        <w:spacing w:line="276" w:lineRule="auto"/>
        <w:ind w:left="0"/>
        <w:jc w:val="both"/>
      </w:pPr>
      <w:r w:rsidRPr="00161392">
        <w:t>ArcGIS Online Professional Plus (</w:t>
      </w:r>
      <w:proofErr w:type="spellStart"/>
      <w:r w:rsidRPr="00161392">
        <w:t>formerly</w:t>
      </w:r>
      <w:proofErr w:type="spellEnd"/>
      <w:r w:rsidRPr="00161392">
        <w:t xml:space="preserve"> </w:t>
      </w:r>
      <w:proofErr w:type="spellStart"/>
      <w:r w:rsidRPr="00161392">
        <w:t>Advanced</w:t>
      </w:r>
      <w:proofErr w:type="spellEnd"/>
      <w:r w:rsidRPr="00161392">
        <w:t xml:space="preserve">) </w:t>
      </w:r>
      <w:proofErr w:type="spellStart"/>
      <w:r w:rsidRPr="00161392">
        <w:t>User</w:t>
      </w:r>
      <w:proofErr w:type="spellEnd"/>
      <w:r w:rsidRPr="00161392">
        <w:t xml:space="preserve"> </w:t>
      </w:r>
      <w:proofErr w:type="spellStart"/>
      <w:r w:rsidRPr="00161392">
        <w:t>Type</w:t>
      </w:r>
      <w:proofErr w:type="spellEnd"/>
      <w:r w:rsidRPr="00161392">
        <w:t xml:space="preserve"> </w:t>
      </w:r>
      <w:proofErr w:type="spellStart"/>
      <w:r w:rsidRPr="00161392">
        <w:t>Annual</w:t>
      </w:r>
      <w:proofErr w:type="spellEnd"/>
      <w:r w:rsidRPr="00161392">
        <w:t xml:space="preserve"> </w:t>
      </w:r>
      <w:proofErr w:type="spellStart"/>
      <w:r w:rsidRPr="00161392">
        <w:t>Subscription</w:t>
      </w:r>
      <w:proofErr w:type="spellEnd"/>
      <w:r w:rsidRPr="00161392">
        <w:t xml:space="preserve">, cantidad 1 ArcGIS Online </w:t>
      </w:r>
      <w:proofErr w:type="spellStart"/>
      <w:r w:rsidRPr="00161392">
        <w:t>Creator</w:t>
      </w:r>
      <w:proofErr w:type="spellEnd"/>
      <w:r w:rsidRPr="00161392">
        <w:t xml:space="preserve"> </w:t>
      </w:r>
      <w:proofErr w:type="spellStart"/>
      <w:r w:rsidRPr="00161392">
        <w:t>User</w:t>
      </w:r>
      <w:proofErr w:type="spellEnd"/>
      <w:r w:rsidRPr="00161392">
        <w:t xml:space="preserve"> </w:t>
      </w:r>
      <w:proofErr w:type="spellStart"/>
      <w:r w:rsidRPr="00161392">
        <w:t>Type</w:t>
      </w:r>
      <w:proofErr w:type="spellEnd"/>
      <w:r w:rsidRPr="00161392">
        <w:t xml:space="preserve"> </w:t>
      </w:r>
      <w:proofErr w:type="spellStart"/>
      <w:r w:rsidRPr="00161392">
        <w:t>Annual</w:t>
      </w:r>
      <w:proofErr w:type="spellEnd"/>
      <w:r w:rsidRPr="00161392">
        <w:t xml:space="preserve"> </w:t>
      </w:r>
      <w:proofErr w:type="spellStart"/>
      <w:r w:rsidRPr="00161392">
        <w:t>Subscription</w:t>
      </w:r>
      <w:proofErr w:type="spellEnd"/>
      <w:r w:rsidRPr="00161392">
        <w:t>, cantidad 4</w:t>
      </w:r>
      <w:r>
        <w:t>.</w:t>
      </w:r>
    </w:p>
    <w:p w14:paraId="4C027D36" w14:textId="77777777" w:rsidR="00161392" w:rsidRDefault="00161392" w:rsidP="00CE621E">
      <w:pPr>
        <w:pStyle w:val="Prrafodelista"/>
        <w:spacing w:line="276" w:lineRule="auto"/>
        <w:ind w:left="0"/>
        <w:jc w:val="both"/>
      </w:pPr>
    </w:p>
    <w:p w14:paraId="1983DB92" w14:textId="77777777" w:rsidR="00161392" w:rsidRDefault="00161392" w:rsidP="00CE621E">
      <w:pPr>
        <w:pStyle w:val="Prrafodelista"/>
        <w:spacing w:line="276" w:lineRule="auto"/>
        <w:ind w:left="0"/>
        <w:jc w:val="both"/>
        <w:rPr>
          <w:noProof/>
        </w:rPr>
      </w:pPr>
    </w:p>
    <w:p w14:paraId="751ABD83" w14:textId="29D71515" w:rsidR="00161392" w:rsidRDefault="00161392" w:rsidP="00CE621E">
      <w:pPr>
        <w:pStyle w:val="Prrafodelista"/>
        <w:spacing w:line="276" w:lineRule="auto"/>
        <w:ind w:left="0"/>
        <w:jc w:val="both"/>
        <w:rPr>
          <w:noProof/>
        </w:rPr>
      </w:pPr>
      <w:r>
        <w:rPr>
          <w:noProof/>
        </w:rPr>
        <w:t>ESPECIFICACIONES TÉCNICAS.</w:t>
      </w:r>
    </w:p>
    <w:p w14:paraId="70DECDDB" w14:textId="2FB6F939" w:rsidR="00161392" w:rsidRDefault="00161392" w:rsidP="00161392">
      <w:pPr>
        <w:pStyle w:val="Prrafodelista"/>
        <w:spacing w:line="276" w:lineRule="auto"/>
        <w:ind w:left="0"/>
        <w:jc w:val="center"/>
      </w:pPr>
      <w:r>
        <w:rPr>
          <w:noProof/>
        </w:rPr>
        <w:lastRenderedPageBreak/>
        <w:drawing>
          <wp:inline distT="0" distB="0" distL="0" distR="0" wp14:anchorId="296D34C7" wp14:editId="421A0F5A">
            <wp:extent cx="3790950" cy="2185773"/>
            <wp:effectExtent l="0" t="0" r="0" b="5080"/>
            <wp:docPr id="3427844"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844" name="Imagen 1" descr="Interfaz de usuario gráfica, Aplicación, Word&#10;&#10;El contenido generado por IA puede ser incorrecto."/>
                    <pic:cNvPicPr/>
                  </pic:nvPicPr>
                  <pic:blipFill rotWithShape="1">
                    <a:blip r:embed="rId9"/>
                    <a:srcRect l="32060" t="24359" r="33389" b="40210"/>
                    <a:stretch/>
                  </pic:blipFill>
                  <pic:spPr bwMode="auto">
                    <a:xfrm>
                      <a:off x="0" y="0"/>
                      <a:ext cx="3827838" cy="2207042"/>
                    </a:xfrm>
                    <a:prstGeom prst="rect">
                      <a:avLst/>
                    </a:prstGeom>
                    <a:ln>
                      <a:noFill/>
                    </a:ln>
                    <a:extLst>
                      <a:ext uri="{53640926-AAD7-44D8-BBD7-CCE9431645EC}">
                        <a14:shadowObscured xmlns:a14="http://schemas.microsoft.com/office/drawing/2010/main"/>
                      </a:ext>
                    </a:extLst>
                  </pic:spPr>
                </pic:pic>
              </a:graphicData>
            </a:graphic>
          </wp:inline>
        </w:drawing>
      </w:r>
    </w:p>
    <w:p w14:paraId="2A816ADB" w14:textId="77777777" w:rsidR="00161392" w:rsidRDefault="00161392" w:rsidP="00CE621E">
      <w:pPr>
        <w:pStyle w:val="Prrafodelista"/>
        <w:spacing w:line="276" w:lineRule="auto"/>
        <w:ind w:left="0"/>
        <w:jc w:val="both"/>
      </w:pPr>
    </w:p>
    <w:p w14:paraId="5166B671" w14:textId="0B23A112" w:rsidR="00495A2B" w:rsidRDefault="00495A2B" w:rsidP="00CE621E">
      <w:pPr>
        <w:pStyle w:val="Prrafodelista"/>
        <w:spacing w:line="276" w:lineRule="auto"/>
        <w:ind w:left="0"/>
        <w:jc w:val="both"/>
      </w:pPr>
      <w:r>
        <w:t>PERSONAL TÉCNICO:</w:t>
      </w:r>
    </w:p>
    <w:p w14:paraId="7365BD14" w14:textId="77777777" w:rsidR="00495A2B" w:rsidRDefault="00495A2B" w:rsidP="00CE621E">
      <w:pPr>
        <w:pStyle w:val="Prrafodelista"/>
        <w:spacing w:line="276" w:lineRule="auto"/>
        <w:ind w:left="0"/>
        <w:jc w:val="both"/>
        <w:rPr>
          <w:noProof/>
        </w:rPr>
      </w:pPr>
    </w:p>
    <w:p w14:paraId="08CFF6ED" w14:textId="2B04D4D5" w:rsidR="00161392" w:rsidRDefault="00161392" w:rsidP="00495A2B">
      <w:pPr>
        <w:pStyle w:val="Prrafodelista"/>
        <w:spacing w:line="276" w:lineRule="auto"/>
        <w:ind w:left="0"/>
        <w:jc w:val="center"/>
      </w:pPr>
      <w:r>
        <w:rPr>
          <w:noProof/>
        </w:rPr>
        <w:drawing>
          <wp:inline distT="0" distB="0" distL="0" distR="0" wp14:anchorId="5D8B5903" wp14:editId="59225096">
            <wp:extent cx="3943350" cy="2717438"/>
            <wp:effectExtent l="0" t="0" r="0" b="6985"/>
            <wp:docPr id="3588084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08419" name="Imagen 1" descr="Interfaz de usuario gráfica, Aplicación&#10;&#10;El contenido generado por IA puede ser incorrecto."/>
                    <pic:cNvPicPr/>
                  </pic:nvPicPr>
                  <pic:blipFill rotWithShape="1">
                    <a:blip r:embed="rId10"/>
                    <a:srcRect l="34395" t="29896" r="35568" b="33289"/>
                    <a:stretch/>
                  </pic:blipFill>
                  <pic:spPr bwMode="auto">
                    <a:xfrm>
                      <a:off x="0" y="0"/>
                      <a:ext cx="3957691" cy="2727321"/>
                    </a:xfrm>
                    <a:prstGeom prst="rect">
                      <a:avLst/>
                    </a:prstGeom>
                    <a:ln>
                      <a:noFill/>
                    </a:ln>
                    <a:extLst>
                      <a:ext uri="{53640926-AAD7-44D8-BBD7-CCE9431645EC}">
                        <a14:shadowObscured xmlns:a14="http://schemas.microsoft.com/office/drawing/2010/main"/>
                      </a:ext>
                    </a:extLst>
                  </pic:spPr>
                </pic:pic>
              </a:graphicData>
            </a:graphic>
          </wp:inline>
        </w:drawing>
      </w:r>
    </w:p>
    <w:p w14:paraId="38ED30E6" w14:textId="77777777" w:rsidR="00161392" w:rsidRDefault="00161392" w:rsidP="00CE621E">
      <w:pPr>
        <w:pStyle w:val="Prrafodelista"/>
        <w:spacing w:line="276" w:lineRule="auto"/>
        <w:ind w:left="0"/>
        <w:jc w:val="both"/>
      </w:pPr>
    </w:p>
    <w:p w14:paraId="79A74395" w14:textId="2F9C3ADA" w:rsidR="00161392" w:rsidRDefault="004A41A8" w:rsidP="00CE621E">
      <w:pPr>
        <w:pStyle w:val="Prrafodelista"/>
        <w:spacing w:line="276" w:lineRule="auto"/>
        <w:ind w:left="0"/>
        <w:jc w:val="both"/>
      </w:pPr>
      <w:r>
        <w:t>EXPERIENCIA ESPECÍFICA.</w:t>
      </w:r>
    </w:p>
    <w:p w14:paraId="6B3A4E3D" w14:textId="77777777" w:rsidR="004A41A8" w:rsidRDefault="004A41A8" w:rsidP="00CE621E">
      <w:pPr>
        <w:pStyle w:val="Prrafodelista"/>
        <w:spacing w:line="276" w:lineRule="auto"/>
        <w:ind w:left="0"/>
        <w:jc w:val="both"/>
      </w:pPr>
    </w:p>
    <w:p w14:paraId="77620A7E" w14:textId="77777777" w:rsidR="004A41A8" w:rsidRDefault="004A41A8" w:rsidP="00CE621E">
      <w:pPr>
        <w:pStyle w:val="Prrafodelista"/>
        <w:spacing w:line="276" w:lineRule="auto"/>
        <w:ind w:left="0"/>
        <w:jc w:val="both"/>
        <w:rPr>
          <w:noProof/>
        </w:rPr>
      </w:pPr>
    </w:p>
    <w:p w14:paraId="648E703A" w14:textId="2C69F17D" w:rsidR="004A41A8" w:rsidRDefault="004A41A8" w:rsidP="004A41A8">
      <w:pPr>
        <w:pStyle w:val="Prrafodelista"/>
        <w:spacing w:line="276" w:lineRule="auto"/>
        <w:ind w:left="0"/>
        <w:jc w:val="center"/>
      </w:pPr>
      <w:r>
        <w:rPr>
          <w:noProof/>
        </w:rPr>
        <w:lastRenderedPageBreak/>
        <w:drawing>
          <wp:inline distT="0" distB="0" distL="0" distR="0" wp14:anchorId="75A96717" wp14:editId="64FEFB1A">
            <wp:extent cx="4600575" cy="2475081"/>
            <wp:effectExtent l="0" t="0" r="0" b="1905"/>
            <wp:docPr id="46329760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97601" name="Imagen 1" descr="Interfaz de usuario gráfica, Aplicación&#10;&#10;El contenido generado por IA puede ser incorrecto."/>
                    <pic:cNvPicPr/>
                  </pic:nvPicPr>
                  <pic:blipFill rotWithShape="1">
                    <a:blip r:embed="rId11"/>
                    <a:srcRect l="24123" t="36538" r="24674" b="14468"/>
                    <a:stretch/>
                  </pic:blipFill>
                  <pic:spPr bwMode="auto">
                    <a:xfrm>
                      <a:off x="0" y="0"/>
                      <a:ext cx="4615206" cy="2482953"/>
                    </a:xfrm>
                    <a:prstGeom prst="rect">
                      <a:avLst/>
                    </a:prstGeom>
                    <a:ln>
                      <a:noFill/>
                    </a:ln>
                    <a:extLst>
                      <a:ext uri="{53640926-AAD7-44D8-BBD7-CCE9431645EC}">
                        <a14:shadowObscured xmlns:a14="http://schemas.microsoft.com/office/drawing/2010/main"/>
                      </a:ext>
                    </a:extLst>
                  </pic:spPr>
                </pic:pic>
              </a:graphicData>
            </a:graphic>
          </wp:inline>
        </w:drawing>
      </w:r>
    </w:p>
    <w:p w14:paraId="524F6360" w14:textId="77777777" w:rsidR="00086D0C" w:rsidRDefault="00086D0C" w:rsidP="00CE621E">
      <w:pPr>
        <w:pStyle w:val="Standard"/>
        <w:tabs>
          <w:tab w:val="left" w:pos="3196"/>
        </w:tabs>
        <w:spacing w:line="276" w:lineRule="auto"/>
        <w:jc w:val="center"/>
        <w:rPr>
          <w:b/>
          <w:sz w:val="24"/>
          <w:szCs w:val="24"/>
        </w:rPr>
      </w:pPr>
    </w:p>
    <w:p w14:paraId="4AA42E8B" w14:textId="77777777" w:rsidR="00957DF9" w:rsidRPr="00CE621E" w:rsidRDefault="00957DF9" w:rsidP="00CE621E">
      <w:pPr>
        <w:pStyle w:val="Standard"/>
        <w:tabs>
          <w:tab w:val="left" w:pos="3196"/>
        </w:tabs>
        <w:spacing w:line="276" w:lineRule="auto"/>
        <w:jc w:val="center"/>
        <w:rPr>
          <w:b/>
          <w:sz w:val="24"/>
          <w:szCs w:val="24"/>
        </w:rPr>
      </w:pPr>
      <w:proofErr w:type="gramStart"/>
      <w:r w:rsidRPr="00CE621E">
        <w:rPr>
          <w:b/>
          <w:sz w:val="24"/>
          <w:szCs w:val="24"/>
        </w:rPr>
        <w:t>SECCIÓN  III</w:t>
      </w:r>
      <w:proofErr w:type="gramEnd"/>
    </w:p>
    <w:p w14:paraId="179A6E14" w14:textId="77777777" w:rsidR="00957DF9" w:rsidRPr="00CE621E" w:rsidRDefault="00D73ADD" w:rsidP="00CE621E">
      <w:pPr>
        <w:pStyle w:val="Standard"/>
        <w:tabs>
          <w:tab w:val="left" w:pos="3196"/>
        </w:tabs>
        <w:spacing w:line="276" w:lineRule="auto"/>
        <w:jc w:val="center"/>
        <w:rPr>
          <w:b/>
          <w:sz w:val="24"/>
          <w:szCs w:val="24"/>
        </w:rPr>
      </w:pPr>
      <w:r w:rsidRPr="00CE621E">
        <w:rPr>
          <w:b/>
          <w:sz w:val="24"/>
          <w:szCs w:val="24"/>
        </w:rPr>
        <w:t>CONDICIONES DEL PROCEDIMIENTO</w:t>
      </w:r>
    </w:p>
    <w:p w14:paraId="1A7DB81B" w14:textId="77777777" w:rsidR="00371A46" w:rsidRPr="00CE621E" w:rsidRDefault="00371A46" w:rsidP="00CE621E">
      <w:pPr>
        <w:pStyle w:val="Standard"/>
        <w:tabs>
          <w:tab w:val="left" w:pos="3196"/>
        </w:tabs>
        <w:spacing w:line="276" w:lineRule="auto"/>
        <w:rPr>
          <w:spacing w:val="-2"/>
          <w:sz w:val="24"/>
          <w:szCs w:val="24"/>
        </w:rPr>
      </w:pPr>
    </w:p>
    <w:p w14:paraId="640C982E" w14:textId="77777777" w:rsidR="00371A46" w:rsidRPr="00CE621E" w:rsidRDefault="00371A46" w:rsidP="00CE621E">
      <w:pPr>
        <w:tabs>
          <w:tab w:val="left" w:pos="-720"/>
          <w:tab w:val="left" w:pos="1418"/>
        </w:tabs>
        <w:spacing w:line="276" w:lineRule="auto"/>
        <w:jc w:val="both"/>
      </w:pPr>
      <w:r w:rsidRPr="00CE621E">
        <w:rPr>
          <w:rFonts w:eastAsia="Times New Roman"/>
          <w:b/>
          <w:spacing w:val="-2"/>
          <w:kern w:val="0"/>
          <w:lang w:val="es-EC"/>
        </w:rPr>
        <w:t xml:space="preserve">3.1 </w:t>
      </w:r>
      <w:r w:rsidR="00731853" w:rsidRPr="00CE621E">
        <w:rPr>
          <w:rFonts w:eastAsia="Times New Roman"/>
          <w:b/>
          <w:spacing w:val="-2"/>
          <w:kern w:val="0"/>
          <w:lang w:val="es-EC"/>
        </w:rPr>
        <w:t xml:space="preserve">     </w:t>
      </w:r>
      <w:r w:rsidRPr="00CE621E">
        <w:rPr>
          <w:rFonts w:eastAsia="Times New Roman"/>
          <w:b/>
          <w:spacing w:val="-2"/>
          <w:kern w:val="0"/>
          <w:lang w:val="es-EC"/>
        </w:rPr>
        <w:t xml:space="preserve">Cronograma del </w:t>
      </w:r>
      <w:r w:rsidR="002A3355" w:rsidRPr="00CE621E">
        <w:rPr>
          <w:rFonts w:eastAsia="Times New Roman"/>
          <w:b/>
          <w:spacing w:val="-2"/>
          <w:kern w:val="0"/>
          <w:lang w:val="es-EC"/>
        </w:rPr>
        <w:t>procedimiento</w:t>
      </w:r>
      <w:r w:rsidRPr="00CE621E">
        <w:rPr>
          <w:rFonts w:eastAsia="Times New Roman"/>
          <w:b/>
          <w:spacing w:val="-2"/>
          <w:kern w:val="0"/>
          <w:lang w:val="es-EC"/>
        </w:rPr>
        <w:t>:</w:t>
      </w:r>
      <w:r w:rsidRPr="00CE621E">
        <w:rPr>
          <w:rFonts w:eastAsia="Times New Roman"/>
          <w:spacing w:val="-2"/>
          <w:kern w:val="0"/>
          <w:lang w:val="es-EC"/>
        </w:rPr>
        <w:t xml:space="preserve"> El cronograma que regirá el </w:t>
      </w:r>
      <w:r w:rsidR="008C13CC" w:rsidRPr="00CE621E">
        <w:rPr>
          <w:rFonts w:eastAsia="Times New Roman"/>
          <w:spacing w:val="-2"/>
          <w:kern w:val="0"/>
          <w:lang w:val="es-EC"/>
        </w:rPr>
        <w:t xml:space="preserve">procedimiento </w:t>
      </w:r>
      <w:r w:rsidRPr="00CE621E">
        <w:rPr>
          <w:rFonts w:eastAsia="Times New Roman"/>
          <w:spacing w:val="-2"/>
          <w:kern w:val="0"/>
          <w:lang w:val="es-EC"/>
        </w:rPr>
        <w:t>será el siguiente</w:t>
      </w:r>
      <w:r w:rsidRPr="00CE621E">
        <w:t>:</w:t>
      </w:r>
    </w:p>
    <w:p w14:paraId="52371BA4" w14:textId="77777777" w:rsidR="00371A46" w:rsidRPr="00CE621E" w:rsidRDefault="00371A46" w:rsidP="00CE621E">
      <w:pPr>
        <w:tabs>
          <w:tab w:val="left" w:pos="-1440"/>
        </w:tabs>
        <w:spacing w:line="276" w:lineRule="auto"/>
        <w:jc w:val="both"/>
        <w:rPr>
          <w:b/>
          <w:bCs/>
        </w:rPr>
      </w:pPr>
    </w:p>
    <w:tbl>
      <w:tblPr>
        <w:tblW w:w="9010" w:type="dxa"/>
        <w:jc w:val="center"/>
        <w:tblLayout w:type="fixed"/>
        <w:tblCellMar>
          <w:left w:w="10" w:type="dxa"/>
          <w:right w:w="10" w:type="dxa"/>
        </w:tblCellMar>
        <w:tblLook w:val="0000" w:firstRow="0" w:lastRow="0" w:firstColumn="0" w:lastColumn="0" w:noHBand="0" w:noVBand="0"/>
      </w:tblPr>
      <w:tblGrid>
        <w:gridCol w:w="6600"/>
        <w:gridCol w:w="1276"/>
        <w:gridCol w:w="1134"/>
      </w:tblGrid>
      <w:tr w:rsidR="0099136C" w:rsidRPr="00CE621E" w14:paraId="7D86C276" w14:textId="77777777" w:rsidTr="00A47C6A">
        <w:trPr>
          <w:jc w:val="center"/>
        </w:trPr>
        <w:tc>
          <w:tcPr>
            <w:tcW w:w="6600" w:type="dxa"/>
            <w:tcBorders>
              <w:top w:val="single" w:sz="4" w:space="0" w:color="000000"/>
              <w:left w:val="single" w:sz="4" w:space="0" w:color="000000"/>
              <w:bottom w:val="single" w:sz="4" w:space="0" w:color="000000"/>
            </w:tcBorders>
            <w:tcMar>
              <w:top w:w="0" w:type="dxa"/>
              <w:left w:w="108" w:type="dxa"/>
              <w:bottom w:w="0" w:type="dxa"/>
              <w:right w:w="108" w:type="dxa"/>
            </w:tcMar>
          </w:tcPr>
          <w:p w14:paraId="272C30E1" w14:textId="77777777" w:rsidR="0099136C" w:rsidRPr="00CE621E" w:rsidRDefault="0099136C" w:rsidP="00CE621E">
            <w:pPr>
              <w:pStyle w:val="Standard"/>
              <w:spacing w:line="276" w:lineRule="auto"/>
              <w:jc w:val="center"/>
              <w:rPr>
                <w:b/>
                <w:iCs/>
                <w:color w:val="000000"/>
                <w:sz w:val="24"/>
                <w:szCs w:val="24"/>
              </w:rPr>
            </w:pPr>
            <w:r w:rsidRPr="00CE621E">
              <w:rPr>
                <w:b/>
                <w:iCs/>
                <w:color w:val="000000"/>
                <w:sz w:val="24"/>
                <w:szCs w:val="24"/>
              </w:rPr>
              <w:t>Concepto</w:t>
            </w:r>
          </w:p>
        </w:tc>
        <w:tc>
          <w:tcPr>
            <w:tcW w:w="1276" w:type="dxa"/>
            <w:tcBorders>
              <w:top w:val="single" w:sz="4" w:space="0" w:color="000000"/>
              <w:left w:val="single" w:sz="4" w:space="0" w:color="000000"/>
              <w:bottom w:val="single" w:sz="4" w:space="0" w:color="000000"/>
            </w:tcBorders>
            <w:tcMar>
              <w:top w:w="0" w:type="dxa"/>
              <w:left w:w="108" w:type="dxa"/>
              <w:bottom w:w="0" w:type="dxa"/>
              <w:right w:w="108" w:type="dxa"/>
            </w:tcMar>
          </w:tcPr>
          <w:p w14:paraId="655BFA75" w14:textId="77777777" w:rsidR="0099136C" w:rsidRPr="00CE621E" w:rsidRDefault="0099136C" w:rsidP="00CE621E">
            <w:pPr>
              <w:pStyle w:val="Standard"/>
              <w:spacing w:line="276" w:lineRule="auto"/>
              <w:jc w:val="center"/>
              <w:rPr>
                <w:b/>
                <w:iCs/>
                <w:color w:val="000000"/>
                <w:sz w:val="24"/>
                <w:szCs w:val="24"/>
              </w:rPr>
            </w:pPr>
            <w:r w:rsidRPr="00CE621E">
              <w:rPr>
                <w:b/>
                <w:iCs/>
                <w:color w:val="000000"/>
                <w:sz w:val="24"/>
                <w:szCs w:val="24"/>
              </w:rPr>
              <w:t>Día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A448BA" w14:textId="77777777" w:rsidR="0099136C" w:rsidRPr="00CE621E" w:rsidRDefault="0099136C" w:rsidP="00CE621E">
            <w:pPr>
              <w:pStyle w:val="Standard"/>
              <w:spacing w:line="276" w:lineRule="auto"/>
              <w:jc w:val="center"/>
              <w:rPr>
                <w:b/>
                <w:iCs/>
                <w:color w:val="000000"/>
                <w:sz w:val="24"/>
                <w:szCs w:val="24"/>
              </w:rPr>
            </w:pPr>
            <w:r w:rsidRPr="00CE621E">
              <w:rPr>
                <w:b/>
                <w:iCs/>
                <w:color w:val="000000"/>
                <w:sz w:val="24"/>
                <w:szCs w:val="24"/>
              </w:rPr>
              <w:t>Hora</w:t>
            </w:r>
          </w:p>
        </w:tc>
      </w:tr>
      <w:tr w:rsidR="0099136C" w:rsidRPr="00CE621E" w14:paraId="568E8AEA" w14:textId="77777777" w:rsidTr="00A47C6A">
        <w:trPr>
          <w:jc w:val="center"/>
        </w:trPr>
        <w:tc>
          <w:tcPr>
            <w:tcW w:w="6600" w:type="dxa"/>
            <w:tcBorders>
              <w:top w:val="single" w:sz="4" w:space="0" w:color="000000"/>
              <w:left w:val="single" w:sz="4" w:space="0" w:color="000000"/>
              <w:bottom w:val="single" w:sz="4" w:space="0" w:color="000000"/>
            </w:tcBorders>
            <w:tcMar>
              <w:top w:w="0" w:type="dxa"/>
              <w:left w:w="108" w:type="dxa"/>
              <w:bottom w:w="0" w:type="dxa"/>
              <w:right w:w="108" w:type="dxa"/>
            </w:tcMar>
          </w:tcPr>
          <w:p w14:paraId="35DF203B" w14:textId="77777777" w:rsidR="0099136C" w:rsidRPr="00CE621E" w:rsidRDefault="0099136C" w:rsidP="00CE621E">
            <w:pPr>
              <w:pStyle w:val="Standard"/>
              <w:spacing w:line="276" w:lineRule="auto"/>
              <w:rPr>
                <w:iCs/>
                <w:color w:val="000000"/>
                <w:sz w:val="24"/>
                <w:szCs w:val="24"/>
              </w:rPr>
            </w:pPr>
            <w:r w:rsidRPr="00CE621E">
              <w:rPr>
                <w:iCs/>
                <w:color w:val="000000"/>
                <w:sz w:val="24"/>
                <w:szCs w:val="24"/>
              </w:rPr>
              <w:t>Fecha de publicación</w:t>
            </w:r>
          </w:p>
        </w:tc>
        <w:tc>
          <w:tcPr>
            <w:tcW w:w="1276" w:type="dxa"/>
            <w:tcBorders>
              <w:top w:val="single" w:sz="4" w:space="0" w:color="000000"/>
              <w:left w:val="single" w:sz="4" w:space="0" w:color="000000"/>
              <w:bottom w:val="single" w:sz="4" w:space="0" w:color="000000"/>
            </w:tcBorders>
            <w:tcMar>
              <w:top w:w="0" w:type="dxa"/>
              <w:left w:w="108" w:type="dxa"/>
              <w:bottom w:w="0" w:type="dxa"/>
              <w:right w:w="108" w:type="dxa"/>
            </w:tcMar>
          </w:tcPr>
          <w:p w14:paraId="4BE4388C" w14:textId="3EDAB1D5" w:rsidR="0099136C" w:rsidRPr="001C6D2B" w:rsidRDefault="00495A2B" w:rsidP="00CE621E">
            <w:pPr>
              <w:pStyle w:val="Standard"/>
              <w:snapToGrid w:val="0"/>
              <w:spacing w:line="276" w:lineRule="auto"/>
              <w:rPr>
                <w:iCs/>
                <w:color w:val="000000"/>
              </w:rPr>
            </w:pPr>
            <w:r>
              <w:rPr>
                <w:iCs/>
                <w:color w:val="000000"/>
              </w:rPr>
              <w:t>11/04/2025</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A26C8" w14:textId="3DFCA9E7" w:rsidR="0099136C" w:rsidRPr="001C6D2B" w:rsidRDefault="001C6D2B" w:rsidP="00CE621E">
            <w:pPr>
              <w:pStyle w:val="Standard"/>
              <w:snapToGrid w:val="0"/>
              <w:spacing w:line="276" w:lineRule="auto"/>
              <w:rPr>
                <w:iCs/>
                <w:color w:val="000000"/>
              </w:rPr>
            </w:pPr>
            <w:r w:rsidRPr="001C6D2B">
              <w:rPr>
                <w:iCs/>
                <w:color w:val="000000"/>
              </w:rPr>
              <w:t>1</w:t>
            </w:r>
            <w:r w:rsidR="00495A2B">
              <w:rPr>
                <w:iCs/>
                <w:color w:val="000000"/>
              </w:rPr>
              <w:t>7</w:t>
            </w:r>
            <w:r w:rsidRPr="001C6D2B">
              <w:rPr>
                <w:iCs/>
                <w:color w:val="000000"/>
              </w:rPr>
              <w:t>:</w:t>
            </w:r>
            <w:r w:rsidRPr="001C6D2B">
              <w:rPr>
                <w:iCs/>
                <w:color w:val="000000"/>
              </w:rPr>
              <w:t>0</w:t>
            </w:r>
            <w:r w:rsidRPr="001C6D2B">
              <w:rPr>
                <w:iCs/>
                <w:color w:val="000000"/>
              </w:rPr>
              <w:t>0</w:t>
            </w:r>
          </w:p>
        </w:tc>
      </w:tr>
      <w:tr w:rsidR="0099136C" w:rsidRPr="00CE621E" w14:paraId="6FC6251C" w14:textId="77777777" w:rsidTr="00A47C6A">
        <w:trPr>
          <w:jc w:val="center"/>
        </w:trPr>
        <w:tc>
          <w:tcPr>
            <w:tcW w:w="6600" w:type="dxa"/>
            <w:tcBorders>
              <w:top w:val="single" w:sz="4" w:space="0" w:color="000000"/>
              <w:left w:val="single" w:sz="4" w:space="0" w:color="000000"/>
              <w:bottom w:val="single" w:sz="4" w:space="0" w:color="000000"/>
            </w:tcBorders>
            <w:tcMar>
              <w:top w:w="0" w:type="dxa"/>
              <w:left w:w="108" w:type="dxa"/>
              <w:bottom w:w="0" w:type="dxa"/>
              <w:right w:w="108" w:type="dxa"/>
            </w:tcMar>
          </w:tcPr>
          <w:p w14:paraId="35741F0E" w14:textId="77777777" w:rsidR="0099136C" w:rsidRPr="00CE621E" w:rsidRDefault="0099136C" w:rsidP="00CE621E">
            <w:pPr>
              <w:pStyle w:val="Standard"/>
              <w:spacing w:line="276" w:lineRule="auto"/>
              <w:rPr>
                <w:iCs/>
                <w:color w:val="000000"/>
                <w:sz w:val="24"/>
                <w:szCs w:val="24"/>
              </w:rPr>
            </w:pPr>
            <w:r w:rsidRPr="00CE621E">
              <w:rPr>
                <w:iCs/>
                <w:color w:val="000000"/>
                <w:sz w:val="24"/>
                <w:szCs w:val="24"/>
              </w:rPr>
              <w:t xml:space="preserve">Fecha límite para audiencia de </w:t>
            </w:r>
            <w:r w:rsidR="00166F0D" w:rsidRPr="00CE621E">
              <w:rPr>
                <w:iCs/>
                <w:color w:val="000000"/>
                <w:sz w:val="24"/>
                <w:szCs w:val="24"/>
              </w:rPr>
              <w:t>preguntas, respuestas y</w:t>
            </w:r>
            <w:r w:rsidR="003A0AC2">
              <w:rPr>
                <w:iCs/>
                <w:color w:val="000000"/>
                <w:sz w:val="24"/>
                <w:szCs w:val="24"/>
              </w:rPr>
              <w:t xml:space="preserve"> </w:t>
            </w:r>
            <w:r w:rsidRPr="00CE621E">
              <w:rPr>
                <w:iCs/>
                <w:color w:val="000000"/>
                <w:sz w:val="24"/>
                <w:szCs w:val="24"/>
              </w:rPr>
              <w:t>aclaraciones</w:t>
            </w:r>
          </w:p>
        </w:tc>
        <w:tc>
          <w:tcPr>
            <w:tcW w:w="1276" w:type="dxa"/>
            <w:tcBorders>
              <w:top w:val="single" w:sz="4" w:space="0" w:color="000000"/>
              <w:left w:val="single" w:sz="4" w:space="0" w:color="000000"/>
              <w:bottom w:val="single" w:sz="4" w:space="0" w:color="000000"/>
            </w:tcBorders>
            <w:tcMar>
              <w:top w:w="0" w:type="dxa"/>
              <w:left w:w="108" w:type="dxa"/>
              <w:bottom w:w="0" w:type="dxa"/>
              <w:right w:w="108" w:type="dxa"/>
            </w:tcMar>
          </w:tcPr>
          <w:p w14:paraId="42D83314" w14:textId="5DC60CC9" w:rsidR="0099136C" w:rsidRPr="001C6D2B" w:rsidRDefault="00495A2B" w:rsidP="00CE621E">
            <w:pPr>
              <w:pStyle w:val="Standard"/>
              <w:snapToGrid w:val="0"/>
              <w:spacing w:line="276" w:lineRule="auto"/>
              <w:rPr>
                <w:iCs/>
                <w:color w:val="000000"/>
              </w:rPr>
            </w:pPr>
            <w:r>
              <w:rPr>
                <w:iCs/>
                <w:color w:val="000000"/>
              </w:rPr>
              <w:t>15/04/2025</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C5BAE" w14:textId="34041EB9" w:rsidR="0099136C" w:rsidRPr="001C6D2B" w:rsidRDefault="001C6D2B" w:rsidP="00CE621E">
            <w:pPr>
              <w:pStyle w:val="Standard"/>
              <w:snapToGrid w:val="0"/>
              <w:spacing w:line="276" w:lineRule="auto"/>
              <w:rPr>
                <w:iCs/>
                <w:color w:val="000000"/>
              </w:rPr>
            </w:pPr>
            <w:r>
              <w:rPr>
                <w:iCs/>
                <w:color w:val="000000"/>
              </w:rPr>
              <w:t>1</w:t>
            </w:r>
            <w:r w:rsidR="00495A2B">
              <w:rPr>
                <w:iCs/>
                <w:color w:val="000000"/>
              </w:rPr>
              <w:t>0</w:t>
            </w:r>
            <w:r>
              <w:rPr>
                <w:iCs/>
                <w:color w:val="000000"/>
              </w:rPr>
              <w:t>:00</w:t>
            </w:r>
          </w:p>
        </w:tc>
      </w:tr>
      <w:tr w:rsidR="0099136C" w:rsidRPr="00CE621E" w14:paraId="6B60109D" w14:textId="77777777" w:rsidTr="00A47C6A">
        <w:trPr>
          <w:jc w:val="center"/>
        </w:trPr>
        <w:tc>
          <w:tcPr>
            <w:tcW w:w="6600" w:type="dxa"/>
            <w:tcBorders>
              <w:top w:val="single" w:sz="4" w:space="0" w:color="000000"/>
              <w:left w:val="single" w:sz="4" w:space="0" w:color="000000"/>
              <w:bottom w:val="single" w:sz="4" w:space="0" w:color="000000"/>
            </w:tcBorders>
            <w:tcMar>
              <w:top w:w="0" w:type="dxa"/>
              <w:left w:w="108" w:type="dxa"/>
              <w:bottom w:w="0" w:type="dxa"/>
              <w:right w:w="108" w:type="dxa"/>
            </w:tcMar>
          </w:tcPr>
          <w:p w14:paraId="1F8A899A" w14:textId="77777777" w:rsidR="0099136C" w:rsidRPr="00CE621E" w:rsidRDefault="0099136C" w:rsidP="00CE621E">
            <w:pPr>
              <w:pStyle w:val="Standard"/>
              <w:spacing w:line="276" w:lineRule="auto"/>
              <w:rPr>
                <w:iCs/>
                <w:color w:val="000000"/>
                <w:sz w:val="24"/>
                <w:szCs w:val="24"/>
              </w:rPr>
            </w:pPr>
            <w:r w:rsidRPr="00CE621E">
              <w:rPr>
                <w:iCs/>
                <w:color w:val="000000"/>
                <w:sz w:val="24"/>
                <w:szCs w:val="24"/>
              </w:rPr>
              <w:t>Fe</w:t>
            </w:r>
            <w:r w:rsidR="00375616" w:rsidRPr="00CE621E">
              <w:rPr>
                <w:iCs/>
                <w:color w:val="000000"/>
                <w:sz w:val="24"/>
                <w:szCs w:val="24"/>
              </w:rPr>
              <w:t>cha límite de entrega de oferta</w:t>
            </w:r>
          </w:p>
        </w:tc>
        <w:tc>
          <w:tcPr>
            <w:tcW w:w="1276" w:type="dxa"/>
            <w:tcBorders>
              <w:top w:val="single" w:sz="4" w:space="0" w:color="000000"/>
              <w:left w:val="single" w:sz="4" w:space="0" w:color="000000"/>
              <w:bottom w:val="single" w:sz="4" w:space="0" w:color="000000"/>
            </w:tcBorders>
            <w:tcMar>
              <w:top w:w="0" w:type="dxa"/>
              <w:left w:w="108" w:type="dxa"/>
              <w:bottom w:w="0" w:type="dxa"/>
              <w:right w:w="108" w:type="dxa"/>
            </w:tcMar>
          </w:tcPr>
          <w:p w14:paraId="20CD981D" w14:textId="4B27D4FC" w:rsidR="0099136C" w:rsidRPr="001C6D2B" w:rsidRDefault="00495A2B" w:rsidP="00CE621E">
            <w:pPr>
              <w:pStyle w:val="Standard"/>
              <w:snapToGrid w:val="0"/>
              <w:spacing w:line="276" w:lineRule="auto"/>
              <w:rPr>
                <w:iCs/>
                <w:color w:val="000000"/>
              </w:rPr>
            </w:pPr>
            <w:r>
              <w:rPr>
                <w:iCs/>
                <w:color w:val="000000"/>
              </w:rPr>
              <w:t>17/04/2025</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148BC" w14:textId="1099902F" w:rsidR="0099136C" w:rsidRPr="001C6D2B" w:rsidRDefault="001C6D2B" w:rsidP="00CE621E">
            <w:pPr>
              <w:pStyle w:val="Standard"/>
              <w:snapToGrid w:val="0"/>
              <w:spacing w:line="276" w:lineRule="auto"/>
              <w:rPr>
                <w:iCs/>
                <w:color w:val="000000"/>
              </w:rPr>
            </w:pPr>
            <w:r>
              <w:rPr>
                <w:iCs/>
                <w:color w:val="000000"/>
              </w:rPr>
              <w:t>1</w:t>
            </w:r>
            <w:r w:rsidR="001C7DA0">
              <w:rPr>
                <w:iCs/>
                <w:color w:val="000000"/>
              </w:rPr>
              <w:t>0</w:t>
            </w:r>
            <w:r>
              <w:rPr>
                <w:iCs/>
                <w:color w:val="000000"/>
              </w:rPr>
              <w:t>:00</w:t>
            </w:r>
          </w:p>
        </w:tc>
      </w:tr>
      <w:tr w:rsidR="00495A2B" w:rsidRPr="00CE621E" w14:paraId="66BE96E3" w14:textId="77777777" w:rsidTr="00A47C6A">
        <w:trPr>
          <w:jc w:val="center"/>
        </w:trPr>
        <w:tc>
          <w:tcPr>
            <w:tcW w:w="6600" w:type="dxa"/>
            <w:tcBorders>
              <w:top w:val="single" w:sz="4" w:space="0" w:color="000000"/>
              <w:left w:val="single" w:sz="4" w:space="0" w:color="000000"/>
              <w:bottom w:val="single" w:sz="4" w:space="0" w:color="000000"/>
            </w:tcBorders>
            <w:tcMar>
              <w:top w:w="0" w:type="dxa"/>
              <w:left w:w="108" w:type="dxa"/>
              <w:bottom w:w="0" w:type="dxa"/>
              <w:right w:w="108" w:type="dxa"/>
            </w:tcMar>
          </w:tcPr>
          <w:p w14:paraId="5F6A3957" w14:textId="77777777" w:rsidR="00495A2B" w:rsidRPr="00CE621E" w:rsidRDefault="00495A2B" w:rsidP="00495A2B">
            <w:pPr>
              <w:pStyle w:val="Standard"/>
              <w:spacing w:line="276" w:lineRule="auto"/>
              <w:rPr>
                <w:iCs/>
                <w:color w:val="000000"/>
                <w:sz w:val="24"/>
                <w:szCs w:val="24"/>
              </w:rPr>
            </w:pPr>
            <w:r w:rsidRPr="00CE621E">
              <w:rPr>
                <w:iCs/>
                <w:color w:val="000000"/>
                <w:sz w:val="24"/>
                <w:szCs w:val="24"/>
              </w:rPr>
              <w:t>Fecha de apertura de oferta</w:t>
            </w:r>
          </w:p>
        </w:tc>
        <w:tc>
          <w:tcPr>
            <w:tcW w:w="1276" w:type="dxa"/>
            <w:tcBorders>
              <w:top w:val="single" w:sz="4" w:space="0" w:color="000000"/>
              <w:left w:val="single" w:sz="4" w:space="0" w:color="000000"/>
              <w:bottom w:val="single" w:sz="4" w:space="0" w:color="000000"/>
            </w:tcBorders>
            <w:tcMar>
              <w:top w:w="0" w:type="dxa"/>
              <w:left w:w="108" w:type="dxa"/>
              <w:bottom w:w="0" w:type="dxa"/>
              <w:right w:w="108" w:type="dxa"/>
            </w:tcMar>
          </w:tcPr>
          <w:p w14:paraId="0926A470" w14:textId="1FAE27E1" w:rsidR="00495A2B" w:rsidRPr="001C6D2B" w:rsidRDefault="00495A2B" w:rsidP="00495A2B">
            <w:pPr>
              <w:pStyle w:val="Standard"/>
              <w:snapToGrid w:val="0"/>
              <w:spacing w:line="276" w:lineRule="auto"/>
              <w:rPr>
                <w:iCs/>
                <w:color w:val="000000"/>
              </w:rPr>
            </w:pPr>
            <w:r>
              <w:rPr>
                <w:iCs/>
                <w:color w:val="000000"/>
              </w:rPr>
              <w:t>17/04/2025</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F0A65" w14:textId="72512E0A" w:rsidR="00495A2B" w:rsidRPr="001C6D2B" w:rsidRDefault="00495A2B" w:rsidP="00495A2B">
            <w:pPr>
              <w:pStyle w:val="Standard"/>
              <w:snapToGrid w:val="0"/>
              <w:spacing w:line="276" w:lineRule="auto"/>
              <w:rPr>
                <w:iCs/>
                <w:color w:val="000000"/>
              </w:rPr>
            </w:pPr>
            <w:r>
              <w:rPr>
                <w:iCs/>
                <w:color w:val="000000"/>
              </w:rPr>
              <w:t>1</w:t>
            </w:r>
            <w:r>
              <w:rPr>
                <w:iCs/>
                <w:color w:val="000000"/>
              </w:rPr>
              <w:t>1</w:t>
            </w:r>
            <w:r>
              <w:rPr>
                <w:iCs/>
                <w:color w:val="000000"/>
              </w:rPr>
              <w:t>:00</w:t>
            </w:r>
          </w:p>
        </w:tc>
      </w:tr>
      <w:tr w:rsidR="0099136C" w:rsidRPr="00CE621E" w14:paraId="64A6A417" w14:textId="77777777" w:rsidTr="00A47C6A">
        <w:trPr>
          <w:jc w:val="center"/>
        </w:trPr>
        <w:tc>
          <w:tcPr>
            <w:tcW w:w="6600" w:type="dxa"/>
            <w:tcBorders>
              <w:top w:val="single" w:sz="4" w:space="0" w:color="000000"/>
              <w:left w:val="single" w:sz="4" w:space="0" w:color="000000"/>
              <w:bottom w:val="single" w:sz="4" w:space="0" w:color="000000"/>
            </w:tcBorders>
            <w:tcMar>
              <w:top w:w="0" w:type="dxa"/>
              <w:left w:w="108" w:type="dxa"/>
              <w:bottom w:w="0" w:type="dxa"/>
              <w:right w:w="108" w:type="dxa"/>
            </w:tcMar>
          </w:tcPr>
          <w:p w14:paraId="38AF6645" w14:textId="77777777" w:rsidR="0099136C" w:rsidRPr="00CE621E" w:rsidRDefault="0099136C" w:rsidP="00CE621E">
            <w:pPr>
              <w:pStyle w:val="Standard"/>
              <w:spacing w:line="276" w:lineRule="auto"/>
              <w:rPr>
                <w:iCs/>
                <w:color w:val="000000"/>
                <w:sz w:val="24"/>
                <w:szCs w:val="24"/>
              </w:rPr>
            </w:pPr>
            <w:r w:rsidRPr="00CE621E">
              <w:rPr>
                <w:iCs/>
                <w:color w:val="000000"/>
                <w:sz w:val="24"/>
                <w:szCs w:val="24"/>
              </w:rPr>
              <w:t>Fecha estimada de adjudicación</w:t>
            </w:r>
          </w:p>
        </w:tc>
        <w:tc>
          <w:tcPr>
            <w:tcW w:w="1276" w:type="dxa"/>
            <w:tcBorders>
              <w:top w:val="single" w:sz="4" w:space="0" w:color="000000"/>
              <w:left w:val="single" w:sz="4" w:space="0" w:color="000000"/>
              <w:bottom w:val="single" w:sz="4" w:space="0" w:color="000000"/>
            </w:tcBorders>
            <w:tcMar>
              <w:top w:w="0" w:type="dxa"/>
              <w:left w:w="108" w:type="dxa"/>
              <w:bottom w:w="0" w:type="dxa"/>
              <w:right w:w="108" w:type="dxa"/>
            </w:tcMar>
          </w:tcPr>
          <w:p w14:paraId="3BF33CCF" w14:textId="70B8B9A8" w:rsidR="0099136C" w:rsidRPr="001C6D2B" w:rsidRDefault="00495A2B" w:rsidP="00CE621E">
            <w:pPr>
              <w:pStyle w:val="Standard"/>
              <w:snapToGrid w:val="0"/>
              <w:spacing w:line="276" w:lineRule="auto"/>
              <w:rPr>
                <w:iCs/>
                <w:color w:val="000000"/>
              </w:rPr>
            </w:pPr>
            <w:r>
              <w:rPr>
                <w:iCs/>
                <w:color w:val="000000"/>
              </w:rPr>
              <w:t>25</w:t>
            </w:r>
            <w:r w:rsidR="001C6D2B">
              <w:rPr>
                <w:iCs/>
                <w:color w:val="000000"/>
              </w:rPr>
              <w:t>/</w:t>
            </w:r>
            <w:r>
              <w:rPr>
                <w:iCs/>
                <w:color w:val="000000"/>
              </w:rPr>
              <w:t>04</w:t>
            </w:r>
            <w:r w:rsidR="001C6D2B">
              <w:rPr>
                <w:iCs/>
                <w:color w:val="000000"/>
              </w:rPr>
              <w:t>/202</w:t>
            </w:r>
            <w:r>
              <w:rPr>
                <w:iCs/>
                <w:color w:val="000000"/>
              </w:rPr>
              <w:t>5</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709F92" w14:textId="77777777" w:rsidR="0099136C" w:rsidRPr="001C6D2B" w:rsidRDefault="001C6D2B" w:rsidP="00CE621E">
            <w:pPr>
              <w:pStyle w:val="Standard"/>
              <w:snapToGrid w:val="0"/>
              <w:spacing w:line="276" w:lineRule="auto"/>
              <w:rPr>
                <w:iCs/>
                <w:color w:val="000000"/>
              </w:rPr>
            </w:pPr>
            <w:r>
              <w:rPr>
                <w:iCs/>
                <w:color w:val="000000"/>
              </w:rPr>
              <w:t>17:00</w:t>
            </w:r>
          </w:p>
        </w:tc>
      </w:tr>
    </w:tbl>
    <w:p w14:paraId="67F1F087" w14:textId="77777777" w:rsidR="0099136C" w:rsidRPr="00CE621E" w:rsidRDefault="0099136C" w:rsidP="00CE621E">
      <w:pPr>
        <w:pStyle w:val="Standard"/>
        <w:tabs>
          <w:tab w:val="left" w:pos="180"/>
        </w:tabs>
        <w:spacing w:line="276" w:lineRule="auto"/>
        <w:jc w:val="both"/>
        <w:rPr>
          <w:i/>
          <w:iCs/>
          <w:color w:val="000000"/>
          <w:sz w:val="24"/>
          <w:szCs w:val="24"/>
        </w:rPr>
      </w:pPr>
    </w:p>
    <w:p w14:paraId="47A553A5" w14:textId="77777777" w:rsidR="0099136C" w:rsidRPr="00CE621E" w:rsidRDefault="0099136C" w:rsidP="00CE621E">
      <w:pPr>
        <w:pStyle w:val="Standard"/>
        <w:tabs>
          <w:tab w:val="left" w:pos="180"/>
        </w:tabs>
        <w:spacing w:line="276" w:lineRule="auto"/>
        <w:jc w:val="both"/>
        <w:rPr>
          <w:i/>
          <w:iCs/>
          <w:vanish/>
          <w:color w:val="000000"/>
          <w:sz w:val="24"/>
          <w:szCs w:val="24"/>
        </w:rPr>
      </w:pPr>
    </w:p>
    <w:p w14:paraId="2C86AA4C" w14:textId="77777777" w:rsidR="00A071CF" w:rsidRPr="00A071CF" w:rsidRDefault="0099136C" w:rsidP="00CE621E">
      <w:pPr>
        <w:pStyle w:val="Standard"/>
        <w:spacing w:line="276" w:lineRule="auto"/>
        <w:jc w:val="both"/>
        <w:rPr>
          <w:color w:val="000000"/>
          <w:sz w:val="24"/>
          <w:szCs w:val="24"/>
        </w:rPr>
      </w:pPr>
      <w:r w:rsidRPr="00CE621E">
        <w:rPr>
          <w:color w:val="000000"/>
          <w:sz w:val="24"/>
          <w:szCs w:val="24"/>
        </w:rPr>
        <w:t xml:space="preserve">En el caso de ser necesario, el término para la convalidación de errores será </w:t>
      </w:r>
      <w:proofErr w:type="gramStart"/>
      <w:r w:rsidRPr="00CE621E">
        <w:rPr>
          <w:color w:val="000000"/>
          <w:sz w:val="24"/>
          <w:szCs w:val="24"/>
        </w:rPr>
        <w:t>de acuerdo al</w:t>
      </w:r>
      <w:proofErr w:type="gramEnd"/>
      <w:r w:rsidRPr="00CE621E">
        <w:rPr>
          <w:color w:val="000000"/>
          <w:sz w:val="24"/>
          <w:szCs w:val="24"/>
        </w:rPr>
        <w:t xml:space="preserve"> siguiente cronograma</w:t>
      </w:r>
      <w:r w:rsidR="00084E78">
        <w:rPr>
          <w:color w:val="000000"/>
          <w:sz w:val="24"/>
          <w:szCs w:val="24"/>
        </w:rPr>
        <w:t>.</w:t>
      </w:r>
    </w:p>
    <w:p w14:paraId="453FF8C8" w14:textId="77777777" w:rsidR="0099136C" w:rsidRPr="00CE621E" w:rsidRDefault="0099136C" w:rsidP="00CE621E">
      <w:pPr>
        <w:pStyle w:val="Standard"/>
        <w:spacing w:line="276" w:lineRule="auto"/>
        <w:jc w:val="both"/>
        <w:rPr>
          <w:color w:val="000000"/>
          <w:sz w:val="24"/>
          <w:szCs w:val="24"/>
        </w:rPr>
      </w:pPr>
      <w:r w:rsidRPr="00CE621E">
        <w:rPr>
          <w:color w:val="000000"/>
          <w:sz w:val="24"/>
          <w:szCs w:val="24"/>
        </w:rPr>
        <w:t xml:space="preserve"> </w:t>
      </w:r>
    </w:p>
    <w:tbl>
      <w:tblPr>
        <w:tblW w:w="8920" w:type="dxa"/>
        <w:jc w:val="center"/>
        <w:tblLayout w:type="fixed"/>
        <w:tblCellMar>
          <w:left w:w="10" w:type="dxa"/>
          <w:right w:w="10" w:type="dxa"/>
        </w:tblCellMar>
        <w:tblLook w:val="0000" w:firstRow="0" w:lastRow="0" w:firstColumn="0" w:lastColumn="0" w:noHBand="0" w:noVBand="0"/>
      </w:tblPr>
      <w:tblGrid>
        <w:gridCol w:w="6521"/>
        <w:gridCol w:w="1276"/>
        <w:gridCol w:w="1123"/>
      </w:tblGrid>
      <w:tr w:rsidR="0099136C" w:rsidRPr="00CE621E" w14:paraId="0B5040D3" w14:textId="77777777" w:rsidTr="00A47C6A">
        <w:trPr>
          <w:jc w:val="center"/>
        </w:trPr>
        <w:tc>
          <w:tcPr>
            <w:tcW w:w="6521" w:type="dxa"/>
            <w:tcBorders>
              <w:top w:val="single" w:sz="4" w:space="0" w:color="000000"/>
              <w:left w:val="single" w:sz="4" w:space="0" w:color="000000"/>
              <w:bottom w:val="single" w:sz="4" w:space="0" w:color="000000"/>
            </w:tcBorders>
            <w:tcMar>
              <w:top w:w="0" w:type="dxa"/>
              <w:left w:w="0" w:type="dxa"/>
              <w:bottom w:w="0" w:type="dxa"/>
              <w:right w:w="0" w:type="dxa"/>
            </w:tcMar>
          </w:tcPr>
          <w:p w14:paraId="4237DBF6" w14:textId="77777777" w:rsidR="0099136C" w:rsidRPr="00CE621E" w:rsidRDefault="0099136C" w:rsidP="00CE621E">
            <w:pPr>
              <w:pStyle w:val="Standard"/>
              <w:snapToGrid w:val="0"/>
              <w:spacing w:line="276" w:lineRule="auto"/>
              <w:jc w:val="center"/>
              <w:rPr>
                <w:b/>
                <w:bCs/>
                <w:color w:val="000000"/>
                <w:spacing w:val="-3"/>
                <w:sz w:val="24"/>
                <w:szCs w:val="24"/>
              </w:rPr>
            </w:pPr>
            <w:r w:rsidRPr="00CE621E">
              <w:rPr>
                <w:b/>
                <w:bCs/>
                <w:color w:val="000000"/>
                <w:spacing w:val="-3"/>
                <w:sz w:val="24"/>
                <w:szCs w:val="24"/>
              </w:rPr>
              <w:t>Concepto</w:t>
            </w:r>
          </w:p>
        </w:tc>
        <w:tc>
          <w:tcPr>
            <w:tcW w:w="1276" w:type="dxa"/>
            <w:tcBorders>
              <w:top w:val="single" w:sz="4" w:space="0" w:color="000000"/>
              <w:left w:val="single" w:sz="4" w:space="0" w:color="000000"/>
              <w:bottom w:val="single" w:sz="4" w:space="0" w:color="000000"/>
            </w:tcBorders>
            <w:tcMar>
              <w:top w:w="0" w:type="dxa"/>
              <w:left w:w="0" w:type="dxa"/>
              <w:bottom w:w="0" w:type="dxa"/>
              <w:right w:w="0" w:type="dxa"/>
            </w:tcMar>
          </w:tcPr>
          <w:p w14:paraId="73FE34E5" w14:textId="77777777" w:rsidR="0099136C" w:rsidRPr="00CE621E" w:rsidRDefault="0099136C" w:rsidP="00CE621E">
            <w:pPr>
              <w:pStyle w:val="Standard"/>
              <w:snapToGrid w:val="0"/>
              <w:spacing w:line="276" w:lineRule="auto"/>
              <w:jc w:val="center"/>
              <w:rPr>
                <w:b/>
                <w:bCs/>
                <w:color w:val="000000"/>
                <w:spacing w:val="-3"/>
                <w:sz w:val="24"/>
                <w:szCs w:val="24"/>
              </w:rPr>
            </w:pPr>
            <w:r w:rsidRPr="00CE621E">
              <w:rPr>
                <w:b/>
                <w:bCs/>
                <w:color w:val="000000"/>
                <w:spacing w:val="-3"/>
                <w:sz w:val="24"/>
                <w:szCs w:val="24"/>
              </w:rPr>
              <w:t>Día</w:t>
            </w:r>
          </w:p>
        </w:tc>
        <w:tc>
          <w:tcPr>
            <w:tcW w:w="11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402ECC" w14:textId="77777777" w:rsidR="0099136C" w:rsidRPr="00CE621E" w:rsidRDefault="0099136C" w:rsidP="00CE621E">
            <w:pPr>
              <w:pStyle w:val="Standard"/>
              <w:snapToGrid w:val="0"/>
              <w:spacing w:line="276" w:lineRule="auto"/>
              <w:jc w:val="center"/>
              <w:rPr>
                <w:b/>
                <w:bCs/>
                <w:color w:val="000000"/>
                <w:spacing w:val="-3"/>
                <w:sz w:val="24"/>
                <w:szCs w:val="24"/>
              </w:rPr>
            </w:pPr>
            <w:r w:rsidRPr="00CE621E">
              <w:rPr>
                <w:b/>
                <w:bCs/>
                <w:color w:val="000000"/>
                <w:spacing w:val="-3"/>
                <w:sz w:val="24"/>
                <w:szCs w:val="24"/>
              </w:rPr>
              <w:t>Hora</w:t>
            </w:r>
          </w:p>
        </w:tc>
      </w:tr>
      <w:tr w:rsidR="0099136C" w:rsidRPr="00CE621E" w14:paraId="486FB763" w14:textId="77777777" w:rsidTr="00A47C6A">
        <w:trPr>
          <w:jc w:val="center"/>
        </w:trPr>
        <w:tc>
          <w:tcPr>
            <w:tcW w:w="6521" w:type="dxa"/>
            <w:tcBorders>
              <w:top w:val="single" w:sz="4" w:space="0" w:color="000000"/>
              <w:left w:val="single" w:sz="4" w:space="0" w:color="000000"/>
              <w:bottom w:val="single" w:sz="4" w:space="0" w:color="000000"/>
            </w:tcBorders>
            <w:tcMar>
              <w:top w:w="0" w:type="dxa"/>
              <w:left w:w="0" w:type="dxa"/>
              <w:bottom w:w="0" w:type="dxa"/>
              <w:right w:w="0" w:type="dxa"/>
            </w:tcMar>
          </w:tcPr>
          <w:p w14:paraId="20D383BE" w14:textId="77777777" w:rsidR="0099136C" w:rsidRPr="00CE621E" w:rsidRDefault="0099136C" w:rsidP="00CE621E">
            <w:pPr>
              <w:pStyle w:val="Standard"/>
              <w:tabs>
                <w:tab w:val="left" w:pos="285"/>
                <w:tab w:val="center" w:pos="4334"/>
              </w:tabs>
              <w:snapToGrid w:val="0"/>
              <w:spacing w:line="276" w:lineRule="auto"/>
              <w:rPr>
                <w:color w:val="000000"/>
                <w:sz w:val="24"/>
                <w:szCs w:val="24"/>
              </w:rPr>
            </w:pPr>
            <w:r w:rsidRPr="00CE621E">
              <w:rPr>
                <w:color w:val="000000"/>
                <w:sz w:val="24"/>
                <w:szCs w:val="24"/>
              </w:rPr>
              <w:t>Fecha límite para solicitar convalidación de errores</w:t>
            </w:r>
          </w:p>
        </w:tc>
        <w:tc>
          <w:tcPr>
            <w:tcW w:w="1276" w:type="dxa"/>
            <w:tcBorders>
              <w:top w:val="single" w:sz="4" w:space="0" w:color="000000"/>
              <w:left w:val="single" w:sz="4" w:space="0" w:color="000000"/>
              <w:bottom w:val="single" w:sz="4" w:space="0" w:color="000000"/>
            </w:tcBorders>
            <w:tcMar>
              <w:top w:w="0" w:type="dxa"/>
              <w:left w:w="0" w:type="dxa"/>
              <w:bottom w:w="0" w:type="dxa"/>
              <w:right w:w="0" w:type="dxa"/>
            </w:tcMar>
          </w:tcPr>
          <w:p w14:paraId="6D71E67D" w14:textId="443A6869" w:rsidR="0099136C" w:rsidRPr="00084E78" w:rsidRDefault="00495A2B" w:rsidP="00CE621E">
            <w:pPr>
              <w:pStyle w:val="Standard"/>
              <w:tabs>
                <w:tab w:val="left" w:pos="285"/>
                <w:tab w:val="center" w:pos="4334"/>
              </w:tabs>
              <w:snapToGrid w:val="0"/>
              <w:spacing w:line="276" w:lineRule="auto"/>
              <w:rPr>
                <w:color w:val="000000"/>
              </w:rPr>
            </w:pPr>
            <w:r>
              <w:rPr>
                <w:color w:val="000000"/>
              </w:rPr>
              <w:t>21</w:t>
            </w:r>
            <w:r w:rsidR="00084E78" w:rsidRPr="00084E78">
              <w:rPr>
                <w:color w:val="000000"/>
              </w:rPr>
              <w:t>/</w:t>
            </w:r>
            <w:r>
              <w:rPr>
                <w:color w:val="000000"/>
              </w:rPr>
              <w:t>04</w:t>
            </w:r>
            <w:r w:rsidR="00084E78" w:rsidRPr="00084E78">
              <w:rPr>
                <w:color w:val="000000"/>
              </w:rPr>
              <w:t>/202</w:t>
            </w:r>
            <w:r>
              <w:rPr>
                <w:color w:val="000000"/>
              </w:rPr>
              <w:t>5</w:t>
            </w:r>
          </w:p>
        </w:tc>
        <w:tc>
          <w:tcPr>
            <w:tcW w:w="11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A43AC7" w14:textId="77777777" w:rsidR="0099136C" w:rsidRPr="00084E78" w:rsidRDefault="00084E78" w:rsidP="00CE621E">
            <w:pPr>
              <w:pStyle w:val="Standard"/>
              <w:tabs>
                <w:tab w:val="left" w:pos="285"/>
                <w:tab w:val="center" w:pos="4334"/>
              </w:tabs>
              <w:snapToGrid w:val="0"/>
              <w:spacing w:line="276" w:lineRule="auto"/>
              <w:rPr>
                <w:color w:val="000000"/>
              </w:rPr>
            </w:pPr>
            <w:r>
              <w:rPr>
                <w:color w:val="000000"/>
              </w:rPr>
              <w:t xml:space="preserve"> 17:00</w:t>
            </w:r>
          </w:p>
        </w:tc>
      </w:tr>
      <w:tr w:rsidR="0099136C" w:rsidRPr="00CE621E" w14:paraId="69C28AC8" w14:textId="77777777" w:rsidTr="00A47C6A">
        <w:trPr>
          <w:jc w:val="center"/>
        </w:trPr>
        <w:tc>
          <w:tcPr>
            <w:tcW w:w="6521" w:type="dxa"/>
            <w:tcBorders>
              <w:top w:val="single" w:sz="4" w:space="0" w:color="000000"/>
              <w:left w:val="single" w:sz="4" w:space="0" w:color="000000"/>
              <w:bottom w:val="single" w:sz="4" w:space="0" w:color="000000"/>
            </w:tcBorders>
            <w:tcMar>
              <w:top w:w="0" w:type="dxa"/>
              <w:left w:w="0" w:type="dxa"/>
              <w:bottom w:w="0" w:type="dxa"/>
              <w:right w:w="0" w:type="dxa"/>
            </w:tcMar>
          </w:tcPr>
          <w:p w14:paraId="00DB3BAB" w14:textId="77777777" w:rsidR="0099136C" w:rsidRPr="00CE621E" w:rsidRDefault="0099136C" w:rsidP="00CE621E">
            <w:pPr>
              <w:pStyle w:val="Standard"/>
              <w:tabs>
                <w:tab w:val="left" w:pos="285"/>
                <w:tab w:val="center" w:pos="4334"/>
              </w:tabs>
              <w:snapToGrid w:val="0"/>
              <w:spacing w:line="276" w:lineRule="auto"/>
              <w:rPr>
                <w:color w:val="000000"/>
                <w:sz w:val="24"/>
                <w:szCs w:val="24"/>
              </w:rPr>
            </w:pPr>
            <w:r w:rsidRPr="00CE621E">
              <w:rPr>
                <w:color w:val="000000"/>
                <w:sz w:val="24"/>
                <w:szCs w:val="24"/>
              </w:rPr>
              <w:t>Fecha límite para convalidación</w:t>
            </w:r>
            <w:r w:rsidR="00D14489">
              <w:rPr>
                <w:color w:val="000000"/>
                <w:sz w:val="24"/>
                <w:szCs w:val="24"/>
              </w:rPr>
              <w:t xml:space="preserve"> de</w:t>
            </w:r>
            <w:r w:rsidRPr="00CE621E">
              <w:rPr>
                <w:color w:val="000000"/>
                <w:sz w:val="24"/>
                <w:szCs w:val="24"/>
              </w:rPr>
              <w:t xml:space="preserve"> errores</w:t>
            </w:r>
          </w:p>
        </w:tc>
        <w:tc>
          <w:tcPr>
            <w:tcW w:w="1276" w:type="dxa"/>
            <w:tcBorders>
              <w:top w:val="single" w:sz="4" w:space="0" w:color="000000"/>
              <w:left w:val="single" w:sz="4" w:space="0" w:color="000000"/>
              <w:bottom w:val="single" w:sz="4" w:space="0" w:color="000000"/>
            </w:tcBorders>
            <w:tcMar>
              <w:top w:w="0" w:type="dxa"/>
              <w:left w:w="0" w:type="dxa"/>
              <w:bottom w:w="0" w:type="dxa"/>
              <w:right w:w="0" w:type="dxa"/>
            </w:tcMar>
          </w:tcPr>
          <w:p w14:paraId="758CB568" w14:textId="54A5597C" w:rsidR="0099136C" w:rsidRPr="00084E78" w:rsidRDefault="00BB23B2" w:rsidP="00CE621E">
            <w:pPr>
              <w:pStyle w:val="Standard"/>
              <w:tabs>
                <w:tab w:val="left" w:pos="285"/>
                <w:tab w:val="center" w:pos="4334"/>
              </w:tabs>
              <w:snapToGrid w:val="0"/>
              <w:spacing w:line="276" w:lineRule="auto"/>
              <w:rPr>
                <w:color w:val="000000"/>
              </w:rPr>
            </w:pPr>
            <w:r>
              <w:rPr>
                <w:color w:val="000000"/>
              </w:rPr>
              <w:t>0</w:t>
            </w:r>
            <w:r w:rsidR="00495A2B">
              <w:rPr>
                <w:color w:val="000000"/>
              </w:rPr>
              <w:t>2</w:t>
            </w:r>
            <w:r w:rsidR="00084E78">
              <w:rPr>
                <w:color w:val="000000"/>
              </w:rPr>
              <w:t>/</w:t>
            </w:r>
            <w:r w:rsidR="00495A2B">
              <w:rPr>
                <w:color w:val="000000"/>
              </w:rPr>
              <w:t>04</w:t>
            </w:r>
            <w:r w:rsidR="00084E78">
              <w:rPr>
                <w:color w:val="000000"/>
              </w:rPr>
              <w:t>/202</w:t>
            </w:r>
            <w:r w:rsidR="00495A2B">
              <w:rPr>
                <w:color w:val="000000"/>
              </w:rPr>
              <w:t>5</w:t>
            </w:r>
          </w:p>
        </w:tc>
        <w:tc>
          <w:tcPr>
            <w:tcW w:w="11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185004" w14:textId="0F0F6689" w:rsidR="0099136C" w:rsidRPr="00084E78" w:rsidRDefault="00084E78" w:rsidP="00CE621E">
            <w:pPr>
              <w:pStyle w:val="Standard"/>
              <w:tabs>
                <w:tab w:val="left" w:pos="285"/>
                <w:tab w:val="center" w:pos="4334"/>
              </w:tabs>
              <w:snapToGrid w:val="0"/>
              <w:spacing w:line="276" w:lineRule="auto"/>
              <w:rPr>
                <w:color w:val="000000"/>
              </w:rPr>
            </w:pPr>
            <w:r>
              <w:rPr>
                <w:color w:val="000000"/>
              </w:rPr>
              <w:t>1</w:t>
            </w:r>
            <w:r w:rsidR="00495A2B">
              <w:rPr>
                <w:color w:val="000000"/>
              </w:rPr>
              <w:t>0</w:t>
            </w:r>
            <w:r>
              <w:rPr>
                <w:color w:val="000000"/>
              </w:rPr>
              <w:t>:00</w:t>
            </w:r>
          </w:p>
        </w:tc>
      </w:tr>
      <w:tr w:rsidR="0099136C" w:rsidRPr="00CE621E" w14:paraId="68A8CCD3" w14:textId="77777777" w:rsidTr="00A47C6A">
        <w:trPr>
          <w:jc w:val="center"/>
        </w:trPr>
        <w:tc>
          <w:tcPr>
            <w:tcW w:w="6521" w:type="dxa"/>
            <w:tcBorders>
              <w:top w:val="single" w:sz="4" w:space="0" w:color="000000"/>
              <w:left w:val="single" w:sz="4" w:space="0" w:color="000000"/>
              <w:bottom w:val="single" w:sz="4" w:space="0" w:color="000000"/>
            </w:tcBorders>
            <w:tcMar>
              <w:top w:w="0" w:type="dxa"/>
              <w:left w:w="0" w:type="dxa"/>
              <w:bottom w:w="0" w:type="dxa"/>
              <w:right w:w="0" w:type="dxa"/>
            </w:tcMar>
          </w:tcPr>
          <w:p w14:paraId="675318FC" w14:textId="77777777" w:rsidR="0099136C" w:rsidRPr="00CE621E" w:rsidRDefault="0099136C" w:rsidP="00CE621E">
            <w:pPr>
              <w:pStyle w:val="Standard"/>
              <w:tabs>
                <w:tab w:val="left" w:pos="285"/>
                <w:tab w:val="center" w:pos="4334"/>
              </w:tabs>
              <w:snapToGrid w:val="0"/>
              <w:spacing w:line="276" w:lineRule="auto"/>
              <w:rPr>
                <w:color w:val="000000"/>
                <w:sz w:val="24"/>
                <w:szCs w:val="24"/>
              </w:rPr>
            </w:pPr>
            <w:r w:rsidRPr="00CE621E">
              <w:rPr>
                <w:color w:val="000000"/>
                <w:sz w:val="24"/>
                <w:szCs w:val="24"/>
              </w:rPr>
              <w:t>Fecha estimada de adjudicación</w:t>
            </w:r>
          </w:p>
        </w:tc>
        <w:tc>
          <w:tcPr>
            <w:tcW w:w="1276" w:type="dxa"/>
            <w:tcBorders>
              <w:top w:val="single" w:sz="4" w:space="0" w:color="000000"/>
              <w:left w:val="single" w:sz="4" w:space="0" w:color="000000"/>
              <w:bottom w:val="single" w:sz="4" w:space="0" w:color="000000"/>
            </w:tcBorders>
            <w:tcMar>
              <w:top w:w="0" w:type="dxa"/>
              <w:left w:w="0" w:type="dxa"/>
              <w:bottom w:w="0" w:type="dxa"/>
              <w:right w:w="0" w:type="dxa"/>
            </w:tcMar>
          </w:tcPr>
          <w:p w14:paraId="79F25ED3" w14:textId="5BD908F9" w:rsidR="0099136C" w:rsidRPr="00084E78" w:rsidRDefault="00495A2B" w:rsidP="00CE621E">
            <w:pPr>
              <w:pStyle w:val="Standard"/>
              <w:tabs>
                <w:tab w:val="left" w:pos="285"/>
                <w:tab w:val="center" w:pos="4334"/>
              </w:tabs>
              <w:snapToGrid w:val="0"/>
              <w:spacing w:line="276" w:lineRule="auto"/>
              <w:rPr>
                <w:color w:val="000000"/>
              </w:rPr>
            </w:pPr>
            <w:r>
              <w:rPr>
                <w:color w:val="000000"/>
              </w:rPr>
              <w:t>25</w:t>
            </w:r>
            <w:r w:rsidR="00084E78">
              <w:rPr>
                <w:color w:val="000000"/>
              </w:rPr>
              <w:t>/</w:t>
            </w:r>
            <w:r>
              <w:rPr>
                <w:color w:val="000000"/>
              </w:rPr>
              <w:t>04</w:t>
            </w:r>
            <w:r w:rsidR="00084E78">
              <w:rPr>
                <w:color w:val="000000"/>
              </w:rPr>
              <w:t>/202</w:t>
            </w:r>
            <w:r>
              <w:rPr>
                <w:color w:val="000000"/>
              </w:rPr>
              <w:t>5</w:t>
            </w:r>
          </w:p>
        </w:tc>
        <w:tc>
          <w:tcPr>
            <w:tcW w:w="11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2CB857" w14:textId="77777777" w:rsidR="0099136C" w:rsidRPr="00084E78" w:rsidRDefault="00084E78" w:rsidP="00CE621E">
            <w:pPr>
              <w:pStyle w:val="Standard"/>
              <w:tabs>
                <w:tab w:val="left" w:pos="285"/>
                <w:tab w:val="center" w:pos="4334"/>
              </w:tabs>
              <w:snapToGrid w:val="0"/>
              <w:spacing w:line="276" w:lineRule="auto"/>
              <w:rPr>
                <w:color w:val="000000"/>
              </w:rPr>
            </w:pPr>
            <w:r>
              <w:rPr>
                <w:color w:val="000000"/>
              </w:rPr>
              <w:t>17:00</w:t>
            </w:r>
          </w:p>
        </w:tc>
      </w:tr>
    </w:tbl>
    <w:p w14:paraId="2EC6B815" w14:textId="77777777" w:rsidR="0099136C" w:rsidRPr="00CE621E" w:rsidRDefault="0099136C" w:rsidP="00CE621E">
      <w:pPr>
        <w:pStyle w:val="Standard"/>
        <w:tabs>
          <w:tab w:val="left" w:pos="180"/>
        </w:tabs>
        <w:spacing w:line="276" w:lineRule="auto"/>
        <w:jc w:val="both"/>
        <w:rPr>
          <w:sz w:val="24"/>
          <w:szCs w:val="24"/>
        </w:rPr>
      </w:pPr>
    </w:p>
    <w:p w14:paraId="1890DA05" w14:textId="77777777" w:rsidR="0099136C" w:rsidRPr="00CE621E" w:rsidRDefault="0099136C" w:rsidP="00CE621E">
      <w:pPr>
        <w:pStyle w:val="Standard"/>
        <w:spacing w:line="276" w:lineRule="auto"/>
        <w:jc w:val="both"/>
        <w:rPr>
          <w:spacing w:val="-2"/>
          <w:sz w:val="24"/>
          <w:szCs w:val="24"/>
        </w:rPr>
      </w:pPr>
      <w:r w:rsidRPr="00CE621E">
        <w:rPr>
          <w:b/>
          <w:spacing w:val="-2"/>
          <w:sz w:val="24"/>
          <w:szCs w:val="24"/>
        </w:rPr>
        <w:t>3.2</w:t>
      </w:r>
      <w:r w:rsidRPr="00CE621E">
        <w:rPr>
          <w:b/>
          <w:spacing w:val="-2"/>
          <w:sz w:val="24"/>
          <w:szCs w:val="24"/>
        </w:rPr>
        <w:tab/>
        <w:t xml:space="preserve">Vigencia de la oferta: </w:t>
      </w:r>
      <w:r w:rsidR="003F5679" w:rsidRPr="00CE621E">
        <w:rPr>
          <w:spacing w:val="-2"/>
          <w:sz w:val="24"/>
          <w:szCs w:val="24"/>
        </w:rPr>
        <w:t>La oferta se entenderá</w:t>
      </w:r>
      <w:r w:rsidRPr="00CE621E">
        <w:rPr>
          <w:spacing w:val="-2"/>
          <w:sz w:val="24"/>
          <w:szCs w:val="24"/>
        </w:rPr>
        <w:t xml:space="preserve"> vige</w:t>
      </w:r>
      <w:r w:rsidR="003F5679" w:rsidRPr="00CE621E">
        <w:rPr>
          <w:spacing w:val="-2"/>
          <w:sz w:val="24"/>
          <w:szCs w:val="24"/>
        </w:rPr>
        <w:t>nte</w:t>
      </w:r>
      <w:r w:rsidRPr="00CE621E">
        <w:rPr>
          <w:spacing w:val="-2"/>
          <w:sz w:val="24"/>
          <w:szCs w:val="24"/>
        </w:rPr>
        <w:t xml:space="preserve"> hasta </w:t>
      </w:r>
      <w:r w:rsidR="009E30F0">
        <w:rPr>
          <w:spacing w:val="-2"/>
          <w:sz w:val="24"/>
          <w:szCs w:val="24"/>
        </w:rPr>
        <w:t>30 días</w:t>
      </w:r>
      <w:r w:rsidRPr="00CE621E">
        <w:rPr>
          <w:spacing w:val="-2"/>
          <w:sz w:val="24"/>
          <w:szCs w:val="24"/>
        </w:rPr>
        <w:t xml:space="preserve">. En caso de que no se señale una fecha estará vigente hasta la celebración del contrato, </w:t>
      </w:r>
      <w:proofErr w:type="gramStart"/>
      <w:r w:rsidRPr="00CE621E">
        <w:rPr>
          <w:spacing w:val="-2"/>
          <w:sz w:val="24"/>
          <w:szCs w:val="24"/>
        </w:rPr>
        <w:t>de acuerdo a</w:t>
      </w:r>
      <w:proofErr w:type="gramEnd"/>
      <w:r w:rsidRPr="00CE621E">
        <w:rPr>
          <w:spacing w:val="-2"/>
          <w:sz w:val="24"/>
          <w:szCs w:val="24"/>
        </w:rPr>
        <w:t xml:space="preserve"> lo establecido en el artículo 30 de la </w:t>
      </w:r>
      <w:r w:rsidR="001567DB" w:rsidRPr="00CE621E">
        <w:rPr>
          <w:spacing w:val="-2"/>
          <w:sz w:val="24"/>
          <w:szCs w:val="24"/>
        </w:rPr>
        <w:t>Ley Orgánica del Sistema Nacional de Contratación Pública</w:t>
      </w:r>
      <w:r w:rsidR="0025311E" w:rsidRPr="00CE621E">
        <w:rPr>
          <w:spacing w:val="-2"/>
          <w:sz w:val="24"/>
          <w:szCs w:val="24"/>
        </w:rPr>
        <w:t>.</w:t>
      </w:r>
    </w:p>
    <w:p w14:paraId="0808A3DF" w14:textId="77777777" w:rsidR="0099136C" w:rsidRPr="00CE621E" w:rsidRDefault="0099136C" w:rsidP="00CE621E">
      <w:pPr>
        <w:pStyle w:val="Standard"/>
        <w:tabs>
          <w:tab w:val="left" w:pos="1080"/>
        </w:tabs>
        <w:spacing w:line="276" w:lineRule="auto"/>
        <w:jc w:val="both"/>
        <w:rPr>
          <w:spacing w:val="-2"/>
          <w:sz w:val="24"/>
          <w:szCs w:val="24"/>
        </w:rPr>
      </w:pPr>
      <w:r w:rsidRPr="00CE621E">
        <w:rPr>
          <w:spacing w:val="-2"/>
          <w:sz w:val="24"/>
          <w:szCs w:val="24"/>
        </w:rPr>
        <w:tab/>
      </w:r>
    </w:p>
    <w:p w14:paraId="4E836260" w14:textId="715BCAF0" w:rsidR="0099136C" w:rsidRPr="00CE621E" w:rsidRDefault="0099136C" w:rsidP="00CE621E">
      <w:pPr>
        <w:pStyle w:val="Standard"/>
        <w:spacing w:line="276" w:lineRule="auto"/>
        <w:jc w:val="both"/>
        <w:rPr>
          <w:spacing w:val="-2"/>
          <w:sz w:val="24"/>
          <w:szCs w:val="24"/>
        </w:rPr>
      </w:pPr>
      <w:r w:rsidRPr="00CE621E">
        <w:rPr>
          <w:b/>
          <w:spacing w:val="-2"/>
          <w:sz w:val="24"/>
          <w:szCs w:val="24"/>
        </w:rPr>
        <w:lastRenderedPageBreak/>
        <w:t>3.3</w:t>
      </w:r>
      <w:r w:rsidRPr="00CE621E">
        <w:rPr>
          <w:b/>
          <w:spacing w:val="-2"/>
          <w:sz w:val="24"/>
          <w:szCs w:val="24"/>
        </w:rPr>
        <w:tab/>
        <w:t xml:space="preserve">Precio de la </w:t>
      </w:r>
      <w:r w:rsidR="00166F0D" w:rsidRPr="00CE621E">
        <w:rPr>
          <w:b/>
          <w:spacing w:val="-2"/>
          <w:sz w:val="24"/>
          <w:szCs w:val="24"/>
        </w:rPr>
        <w:t>oferta</w:t>
      </w:r>
      <w:r w:rsidR="009E30F0">
        <w:rPr>
          <w:b/>
          <w:spacing w:val="-2"/>
          <w:sz w:val="24"/>
          <w:szCs w:val="24"/>
        </w:rPr>
        <w:t>: USD</w:t>
      </w:r>
      <w:r w:rsidR="00EF2F07" w:rsidRPr="00EF2F07">
        <w:rPr>
          <w:b/>
          <w:spacing w:val="-2"/>
          <w:sz w:val="24"/>
          <w:szCs w:val="24"/>
          <w:lang w:val="es-ES_tradnl"/>
        </w:rPr>
        <w:t>$</w:t>
      </w:r>
      <w:r w:rsidR="007D3A30">
        <w:rPr>
          <w:b/>
          <w:spacing w:val="-2"/>
          <w:sz w:val="24"/>
          <w:szCs w:val="24"/>
          <w:lang w:val="es-ES_tradnl"/>
        </w:rPr>
        <w:t>29.040</w:t>
      </w:r>
      <w:r w:rsidR="00EF2F07">
        <w:rPr>
          <w:b/>
          <w:spacing w:val="-2"/>
          <w:sz w:val="24"/>
          <w:szCs w:val="24"/>
          <w:lang w:val="es-ES_tradnl"/>
        </w:rPr>
        <w:t>,00</w:t>
      </w:r>
      <w:r w:rsidR="00EF2F07" w:rsidRPr="00EF2F07">
        <w:rPr>
          <w:b/>
          <w:spacing w:val="-2"/>
          <w:sz w:val="24"/>
          <w:szCs w:val="24"/>
          <w:lang w:val="es-ES_tradnl"/>
        </w:rPr>
        <w:t>(</w:t>
      </w:r>
      <w:r w:rsidR="007D3A30">
        <w:rPr>
          <w:b/>
          <w:spacing w:val="-2"/>
          <w:sz w:val="24"/>
          <w:szCs w:val="24"/>
          <w:lang w:val="es-ES_tradnl"/>
        </w:rPr>
        <w:t>Veinte y nueve mil cuarenta</w:t>
      </w:r>
      <w:r w:rsidR="00EF2F07" w:rsidRPr="00EF2F07">
        <w:rPr>
          <w:b/>
          <w:spacing w:val="-2"/>
          <w:sz w:val="24"/>
          <w:szCs w:val="24"/>
          <w:lang w:val="es-ES_tradnl"/>
        </w:rPr>
        <w:t xml:space="preserve"> </w:t>
      </w:r>
      <w:proofErr w:type="gramStart"/>
      <w:r w:rsidR="00EF2F07" w:rsidRPr="00EF2F07">
        <w:rPr>
          <w:b/>
          <w:spacing w:val="-2"/>
          <w:sz w:val="24"/>
          <w:szCs w:val="24"/>
          <w:lang w:val="es-ES_tradnl"/>
        </w:rPr>
        <w:t>Dólares</w:t>
      </w:r>
      <w:proofErr w:type="gramEnd"/>
      <w:r w:rsidR="00EF2F07" w:rsidRPr="00EF2F07">
        <w:rPr>
          <w:b/>
          <w:spacing w:val="-2"/>
          <w:sz w:val="24"/>
          <w:szCs w:val="24"/>
          <w:lang w:val="es-ES_tradnl"/>
        </w:rPr>
        <w:t xml:space="preserve"> de los </w:t>
      </w:r>
      <w:r w:rsidR="00534ED2" w:rsidRPr="00EF2F07">
        <w:rPr>
          <w:b/>
          <w:spacing w:val="-2"/>
          <w:sz w:val="24"/>
          <w:szCs w:val="24"/>
          <w:lang w:val="es-ES_tradnl"/>
        </w:rPr>
        <w:t xml:space="preserve">Estados Unidos </w:t>
      </w:r>
      <w:r w:rsidR="00EF2F07" w:rsidRPr="00EF2F07">
        <w:rPr>
          <w:b/>
          <w:spacing w:val="-2"/>
          <w:sz w:val="24"/>
          <w:szCs w:val="24"/>
          <w:lang w:val="es-ES_tradnl"/>
        </w:rPr>
        <w:t xml:space="preserve">de </w:t>
      </w:r>
      <w:r w:rsidR="00534ED2" w:rsidRPr="00EF2F07">
        <w:rPr>
          <w:b/>
          <w:spacing w:val="-2"/>
          <w:sz w:val="24"/>
          <w:szCs w:val="24"/>
          <w:lang w:val="es-ES_tradnl"/>
        </w:rPr>
        <w:t>América</w:t>
      </w:r>
      <w:r w:rsidR="00EF2F07" w:rsidRPr="00EF2F07">
        <w:rPr>
          <w:b/>
          <w:spacing w:val="-2"/>
          <w:sz w:val="24"/>
          <w:szCs w:val="24"/>
          <w:lang w:val="es-ES_tradnl"/>
        </w:rPr>
        <w:t>) valor que no incluye IVA</w:t>
      </w:r>
      <w:r w:rsidR="00166F0D" w:rsidRPr="00CE621E">
        <w:rPr>
          <w:i/>
          <w:spacing w:val="-2"/>
          <w:sz w:val="24"/>
          <w:szCs w:val="24"/>
          <w:lang w:val="es-ES"/>
        </w:rPr>
        <w:t xml:space="preserve">. </w:t>
      </w:r>
      <w:r w:rsidRPr="00CE621E">
        <w:rPr>
          <w:spacing w:val="-2"/>
          <w:sz w:val="24"/>
          <w:szCs w:val="24"/>
        </w:rPr>
        <w:t xml:space="preserve">Se entenderá por precio de la propuesta al valor que el oferente haga constar en el Portal Institucional del </w:t>
      </w:r>
      <w:r w:rsidR="00425E5E" w:rsidRPr="00CE621E">
        <w:rPr>
          <w:spacing w:val="-2"/>
          <w:sz w:val="24"/>
          <w:szCs w:val="24"/>
        </w:rPr>
        <w:t>Servicio Nacional de Contratación Pública</w:t>
      </w:r>
      <w:r w:rsidR="00234BA1" w:rsidRPr="00CE621E">
        <w:rPr>
          <w:spacing w:val="-2"/>
          <w:sz w:val="24"/>
          <w:szCs w:val="24"/>
        </w:rPr>
        <w:t xml:space="preserve">, </w:t>
      </w:r>
      <w:r w:rsidRPr="00CE621E">
        <w:rPr>
          <w:spacing w:val="-2"/>
          <w:sz w:val="24"/>
          <w:szCs w:val="24"/>
        </w:rPr>
        <w:t>información que se completará en línea.</w:t>
      </w:r>
    </w:p>
    <w:p w14:paraId="2161D7D7" w14:textId="77777777" w:rsidR="0099136C" w:rsidRPr="00CE621E" w:rsidRDefault="0099136C" w:rsidP="00CE621E">
      <w:pPr>
        <w:pStyle w:val="Standard"/>
        <w:spacing w:line="276" w:lineRule="auto"/>
        <w:jc w:val="both"/>
        <w:rPr>
          <w:spacing w:val="-2"/>
          <w:sz w:val="24"/>
          <w:szCs w:val="24"/>
        </w:rPr>
      </w:pPr>
    </w:p>
    <w:p w14:paraId="41A21A36" w14:textId="77777777" w:rsidR="0099136C" w:rsidRPr="00CE621E" w:rsidRDefault="0099136C" w:rsidP="00CE621E">
      <w:pPr>
        <w:pStyle w:val="Textbody"/>
        <w:spacing w:line="276" w:lineRule="auto"/>
        <w:jc w:val="both"/>
        <w:rPr>
          <w:sz w:val="24"/>
          <w:szCs w:val="24"/>
        </w:rPr>
      </w:pPr>
      <w:r w:rsidRPr="00CE621E">
        <w:rPr>
          <w:sz w:val="24"/>
          <w:szCs w:val="24"/>
          <w:lang w:val="es-ES"/>
        </w:rPr>
        <w:t xml:space="preserve">El precio de la oferta deberá cubrir todas las actividades y costos necesarios para que el oferente preste los servicios objeto de la contratación en cumplimiento de </w:t>
      </w:r>
      <w:r w:rsidR="002B37BE" w:rsidRPr="00CE621E">
        <w:rPr>
          <w:sz w:val="24"/>
          <w:szCs w:val="24"/>
          <w:lang w:val="es-ES"/>
        </w:rPr>
        <w:t xml:space="preserve">las especificaciones técnicas y/o </w:t>
      </w:r>
      <w:r w:rsidRPr="00CE621E">
        <w:rPr>
          <w:sz w:val="24"/>
          <w:szCs w:val="24"/>
          <w:lang w:val="es-ES"/>
        </w:rPr>
        <w:t xml:space="preserve">los términos de referencia correspondientes y a plena satisfacción de la </w:t>
      </w:r>
      <w:r w:rsidR="004B65E0" w:rsidRPr="00CE621E">
        <w:rPr>
          <w:sz w:val="24"/>
          <w:szCs w:val="24"/>
          <w:lang w:val="es-ES"/>
        </w:rPr>
        <w:t>e</w:t>
      </w:r>
      <w:r w:rsidRPr="00CE621E">
        <w:rPr>
          <w:sz w:val="24"/>
          <w:szCs w:val="24"/>
          <w:lang w:val="es-ES"/>
        </w:rPr>
        <w:t xml:space="preserve">ntidad </w:t>
      </w:r>
      <w:r w:rsidR="004B65E0" w:rsidRPr="00CE621E">
        <w:rPr>
          <w:sz w:val="24"/>
          <w:szCs w:val="24"/>
          <w:lang w:val="es-ES"/>
        </w:rPr>
        <w:t>c</w:t>
      </w:r>
      <w:r w:rsidRPr="00CE621E">
        <w:rPr>
          <w:sz w:val="24"/>
          <w:szCs w:val="24"/>
          <w:lang w:val="es-ES"/>
        </w:rPr>
        <w:t>ontratante).</w:t>
      </w:r>
    </w:p>
    <w:p w14:paraId="7C64D9A2" w14:textId="77777777" w:rsidR="0099136C" w:rsidRPr="00CE621E" w:rsidRDefault="0099136C" w:rsidP="00CE621E">
      <w:pPr>
        <w:pStyle w:val="Standard"/>
        <w:tabs>
          <w:tab w:val="left" w:pos="15"/>
        </w:tabs>
        <w:spacing w:line="276" w:lineRule="auto"/>
        <w:ind w:left="15" w:right="45"/>
        <w:jc w:val="both"/>
        <w:rPr>
          <w:spacing w:val="-2"/>
          <w:sz w:val="24"/>
          <w:szCs w:val="24"/>
          <w:lang w:val="es-ES"/>
        </w:rPr>
      </w:pPr>
      <w:r w:rsidRPr="00CE621E">
        <w:rPr>
          <w:spacing w:val="-2"/>
          <w:sz w:val="24"/>
          <w:szCs w:val="24"/>
          <w:lang w:val="es-ES"/>
        </w:rPr>
        <w:t>Los precios presentados por el oferente son de su exclusiva responsabilidad.  Cualquier omisión se interpretará como voluntaria y tendiente a conseguir precios que le permitan presentar una oferta más ventajosa.</w:t>
      </w:r>
    </w:p>
    <w:p w14:paraId="43FE2306" w14:textId="77777777" w:rsidR="003D4214" w:rsidRPr="00CE621E" w:rsidRDefault="003D4214" w:rsidP="00CE621E">
      <w:pPr>
        <w:pStyle w:val="Standard"/>
        <w:tabs>
          <w:tab w:val="left" w:pos="15"/>
        </w:tabs>
        <w:spacing w:line="276" w:lineRule="auto"/>
        <w:ind w:left="15" w:right="45"/>
        <w:jc w:val="both"/>
        <w:rPr>
          <w:spacing w:val="-2"/>
          <w:sz w:val="24"/>
          <w:szCs w:val="24"/>
          <w:lang w:val="es-ES"/>
        </w:rPr>
      </w:pPr>
    </w:p>
    <w:p w14:paraId="07926ABC" w14:textId="2C022CEE" w:rsidR="003D4214" w:rsidRDefault="003D4214" w:rsidP="00F31FDD">
      <w:pPr>
        <w:pStyle w:val="Standard"/>
        <w:tabs>
          <w:tab w:val="left" w:pos="-525"/>
        </w:tabs>
        <w:spacing w:line="276" w:lineRule="auto"/>
        <w:ind w:left="15" w:right="45"/>
        <w:jc w:val="both"/>
        <w:rPr>
          <w:spacing w:val="-2"/>
          <w:sz w:val="24"/>
          <w:szCs w:val="24"/>
          <w:lang w:val="es-ES_tradnl"/>
        </w:rPr>
      </w:pPr>
      <w:r w:rsidRPr="00CE621E">
        <w:rPr>
          <w:b/>
          <w:spacing w:val="-2"/>
          <w:sz w:val="24"/>
          <w:szCs w:val="24"/>
          <w:lang w:val="es-ES"/>
        </w:rPr>
        <w:t>3.</w:t>
      </w:r>
      <w:r w:rsidR="00166F0D" w:rsidRPr="00CE621E">
        <w:rPr>
          <w:b/>
          <w:spacing w:val="-2"/>
          <w:sz w:val="24"/>
          <w:szCs w:val="24"/>
          <w:lang w:val="es-ES"/>
        </w:rPr>
        <w:t>4</w:t>
      </w:r>
      <w:r w:rsidRPr="00CE621E">
        <w:rPr>
          <w:b/>
          <w:spacing w:val="-2"/>
          <w:sz w:val="24"/>
          <w:szCs w:val="24"/>
          <w:lang w:val="es-ES"/>
        </w:rPr>
        <w:tab/>
        <w:t>Plazo de ejecución:</w:t>
      </w:r>
      <w:r w:rsidRPr="00CE621E">
        <w:rPr>
          <w:spacing w:val="-2"/>
          <w:sz w:val="24"/>
          <w:szCs w:val="24"/>
          <w:lang w:val="es-ES"/>
        </w:rPr>
        <w:t xml:space="preserve"> El plazo estimado para la ejecución del contrato es</w:t>
      </w:r>
      <w:r w:rsidR="00F31FDD">
        <w:rPr>
          <w:spacing w:val="-2"/>
          <w:sz w:val="24"/>
          <w:szCs w:val="24"/>
          <w:lang w:val="es-ES"/>
        </w:rPr>
        <w:t xml:space="preserve"> </w:t>
      </w:r>
      <w:r w:rsidR="007D3A30">
        <w:rPr>
          <w:b/>
          <w:bCs/>
          <w:spacing w:val="-2"/>
          <w:sz w:val="24"/>
          <w:szCs w:val="24"/>
          <w:lang w:val="es-ES"/>
        </w:rPr>
        <w:t>15</w:t>
      </w:r>
      <w:r w:rsidR="00F6156A" w:rsidRPr="00F6156A">
        <w:rPr>
          <w:b/>
          <w:bCs/>
          <w:spacing w:val="-2"/>
          <w:sz w:val="24"/>
          <w:szCs w:val="24"/>
          <w:lang w:val="es-ES"/>
        </w:rPr>
        <w:t xml:space="preserve"> </w:t>
      </w:r>
      <w:r w:rsidR="00F31FDD" w:rsidRPr="00F6156A">
        <w:rPr>
          <w:b/>
          <w:bCs/>
          <w:spacing w:val="-2"/>
          <w:sz w:val="24"/>
          <w:szCs w:val="24"/>
          <w:lang w:val="es-ES"/>
        </w:rPr>
        <w:t>días</w:t>
      </w:r>
      <w:r w:rsidR="00F31FDD">
        <w:rPr>
          <w:spacing w:val="-2"/>
          <w:sz w:val="24"/>
          <w:szCs w:val="24"/>
          <w:lang w:val="es-ES"/>
        </w:rPr>
        <w:t xml:space="preserve"> </w:t>
      </w:r>
      <w:r w:rsidR="007D3A30" w:rsidRPr="007D3A30">
        <w:rPr>
          <w:spacing w:val="-2"/>
          <w:sz w:val="24"/>
          <w:szCs w:val="24"/>
          <w:lang w:val="es-ES_tradnl"/>
        </w:rPr>
        <w:t>días contados a partir del día siguiente de la suscripción del contrato, la vigencia de las licencias será de 3 años</w:t>
      </w:r>
      <w:r w:rsidR="007D3A30">
        <w:rPr>
          <w:spacing w:val="-2"/>
          <w:sz w:val="24"/>
          <w:szCs w:val="24"/>
          <w:lang w:val="es-ES_tradnl"/>
        </w:rPr>
        <w:t>.</w:t>
      </w:r>
    </w:p>
    <w:p w14:paraId="171561B3" w14:textId="77777777" w:rsidR="00EF2F07" w:rsidRPr="00CE621E" w:rsidRDefault="00EF2F07" w:rsidP="00EF2F07">
      <w:pPr>
        <w:pStyle w:val="Standard"/>
        <w:tabs>
          <w:tab w:val="left" w:pos="-525"/>
        </w:tabs>
        <w:spacing w:line="276" w:lineRule="auto"/>
        <w:ind w:right="45"/>
        <w:jc w:val="both"/>
        <w:rPr>
          <w:spacing w:val="-2"/>
          <w:sz w:val="24"/>
          <w:szCs w:val="24"/>
          <w:lang w:val="es-ES"/>
        </w:rPr>
      </w:pPr>
    </w:p>
    <w:p w14:paraId="2A51DABC" w14:textId="77777777" w:rsidR="003D4214" w:rsidRPr="00CE621E" w:rsidRDefault="003D4214" w:rsidP="00CE621E">
      <w:pPr>
        <w:pStyle w:val="Standard"/>
        <w:tabs>
          <w:tab w:val="left" w:pos="-540"/>
        </w:tabs>
        <w:spacing w:line="276" w:lineRule="auto"/>
        <w:jc w:val="both"/>
        <w:rPr>
          <w:sz w:val="24"/>
          <w:szCs w:val="24"/>
        </w:rPr>
      </w:pPr>
      <w:r w:rsidRPr="00CE621E">
        <w:rPr>
          <w:b/>
          <w:spacing w:val="-2"/>
          <w:sz w:val="24"/>
          <w:szCs w:val="24"/>
        </w:rPr>
        <w:t>3.</w:t>
      </w:r>
      <w:r w:rsidR="00166F0D" w:rsidRPr="00CE621E">
        <w:rPr>
          <w:b/>
          <w:spacing w:val="-2"/>
          <w:sz w:val="24"/>
          <w:szCs w:val="24"/>
          <w:lang w:val="es-ES"/>
        </w:rPr>
        <w:t>5</w:t>
      </w:r>
      <w:r w:rsidRPr="00CE621E">
        <w:rPr>
          <w:b/>
          <w:spacing w:val="-2"/>
          <w:sz w:val="24"/>
          <w:szCs w:val="24"/>
        </w:rPr>
        <w:tab/>
        <w:t>Forma de pago:</w:t>
      </w:r>
      <w:r w:rsidRPr="00CE621E">
        <w:rPr>
          <w:spacing w:val="-2"/>
          <w:sz w:val="24"/>
          <w:szCs w:val="24"/>
        </w:rPr>
        <w:t xml:space="preserve"> Los pagos se realizarán de la</w:t>
      </w:r>
      <w:r w:rsidR="00237BDA" w:rsidRPr="00CE621E">
        <w:rPr>
          <w:spacing w:val="-2"/>
          <w:sz w:val="24"/>
          <w:szCs w:val="24"/>
        </w:rPr>
        <w:t xml:space="preserve"> manera prevista en </w:t>
      </w:r>
      <w:r w:rsidR="00697997">
        <w:rPr>
          <w:spacing w:val="-2"/>
          <w:sz w:val="24"/>
          <w:szCs w:val="24"/>
        </w:rPr>
        <w:t xml:space="preserve">Pliego y en </w:t>
      </w:r>
      <w:r w:rsidRPr="00CE621E">
        <w:rPr>
          <w:spacing w:val="-2"/>
          <w:sz w:val="24"/>
          <w:szCs w:val="24"/>
        </w:rPr>
        <w:t>el Contrato.</w:t>
      </w:r>
    </w:p>
    <w:p w14:paraId="21411572" w14:textId="77777777" w:rsidR="003D4214" w:rsidRPr="00CE621E" w:rsidRDefault="003D4214" w:rsidP="00CE621E">
      <w:pPr>
        <w:pStyle w:val="Standard"/>
        <w:tabs>
          <w:tab w:val="left" w:pos="180"/>
        </w:tabs>
        <w:spacing w:line="276" w:lineRule="auto"/>
        <w:jc w:val="both"/>
        <w:rPr>
          <w:spacing w:val="-2"/>
          <w:sz w:val="24"/>
          <w:szCs w:val="24"/>
        </w:rPr>
      </w:pPr>
    </w:p>
    <w:p w14:paraId="58E08443" w14:textId="02E7557F" w:rsidR="003D4214" w:rsidRPr="00CE621E" w:rsidRDefault="003D4214" w:rsidP="00CE621E">
      <w:pPr>
        <w:pStyle w:val="Standard"/>
        <w:tabs>
          <w:tab w:val="left" w:pos="0"/>
        </w:tabs>
        <w:spacing w:line="276" w:lineRule="auto"/>
        <w:jc w:val="both"/>
        <w:rPr>
          <w:sz w:val="24"/>
          <w:szCs w:val="24"/>
        </w:rPr>
      </w:pPr>
      <w:r w:rsidRPr="00CE621E">
        <w:rPr>
          <w:b/>
          <w:spacing w:val="-2"/>
          <w:sz w:val="24"/>
          <w:szCs w:val="24"/>
        </w:rPr>
        <w:t>3.</w:t>
      </w:r>
      <w:r w:rsidR="00166F0D" w:rsidRPr="00CE621E">
        <w:rPr>
          <w:b/>
          <w:spacing w:val="-2"/>
          <w:sz w:val="24"/>
          <w:szCs w:val="24"/>
          <w:lang w:val="es-ES"/>
        </w:rPr>
        <w:t>5</w:t>
      </w:r>
      <w:r w:rsidRPr="00CE621E">
        <w:rPr>
          <w:b/>
          <w:spacing w:val="-2"/>
          <w:sz w:val="24"/>
          <w:szCs w:val="24"/>
        </w:rPr>
        <w:t>.1</w:t>
      </w:r>
      <w:r w:rsidRPr="00CE621E">
        <w:rPr>
          <w:b/>
          <w:spacing w:val="-2"/>
          <w:sz w:val="24"/>
          <w:szCs w:val="24"/>
        </w:rPr>
        <w:tab/>
        <w:t>Anticipo:</w:t>
      </w:r>
      <w:r w:rsidR="00234BA1" w:rsidRPr="00CE621E">
        <w:rPr>
          <w:b/>
          <w:spacing w:val="-2"/>
          <w:sz w:val="24"/>
          <w:szCs w:val="24"/>
        </w:rPr>
        <w:t xml:space="preserve"> </w:t>
      </w:r>
      <w:r w:rsidR="007D3A30">
        <w:rPr>
          <w:spacing w:val="-2"/>
          <w:sz w:val="24"/>
          <w:szCs w:val="24"/>
          <w:lang w:val="es-ES_tradnl"/>
        </w:rPr>
        <w:t>NO se entregará anticipo.</w:t>
      </w:r>
    </w:p>
    <w:p w14:paraId="383EF3FA" w14:textId="77777777" w:rsidR="003D4214" w:rsidRPr="00CE621E" w:rsidRDefault="003D4214" w:rsidP="00CE621E">
      <w:pPr>
        <w:pStyle w:val="Standard"/>
        <w:tabs>
          <w:tab w:val="left" w:pos="15"/>
        </w:tabs>
        <w:spacing w:line="276" w:lineRule="auto"/>
        <w:ind w:left="15" w:right="45"/>
        <w:jc w:val="both"/>
        <w:rPr>
          <w:spacing w:val="-2"/>
          <w:sz w:val="24"/>
          <w:szCs w:val="24"/>
        </w:rPr>
      </w:pPr>
    </w:p>
    <w:p w14:paraId="62229E67" w14:textId="77777777" w:rsidR="00B4039B" w:rsidRPr="00CE621E" w:rsidRDefault="00234BA1" w:rsidP="00EF2F07">
      <w:pPr>
        <w:pStyle w:val="Standard"/>
        <w:tabs>
          <w:tab w:val="left" w:pos="15"/>
        </w:tabs>
        <w:spacing w:line="276" w:lineRule="auto"/>
        <w:ind w:left="15" w:right="45"/>
        <w:jc w:val="both"/>
        <w:rPr>
          <w:spacing w:val="-2"/>
          <w:sz w:val="24"/>
          <w:szCs w:val="24"/>
          <w:lang w:val="es-ES"/>
        </w:rPr>
      </w:pPr>
      <w:r w:rsidRPr="00CE621E">
        <w:rPr>
          <w:b/>
          <w:spacing w:val="-2"/>
          <w:sz w:val="24"/>
          <w:szCs w:val="24"/>
          <w:lang w:val="es-ES"/>
        </w:rPr>
        <w:t>3.6.</w:t>
      </w:r>
      <w:r w:rsidRPr="00CE621E">
        <w:rPr>
          <w:b/>
          <w:spacing w:val="-2"/>
          <w:sz w:val="24"/>
          <w:szCs w:val="24"/>
          <w:lang w:val="es-ES"/>
        </w:rPr>
        <w:tab/>
        <w:t xml:space="preserve">Forma de presentar la oferta: </w:t>
      </w:r>
      <w:r w:rsidRPr="00CE621E">
        <w:rPr>
          <w:spacing w:val="-2"/>
          <w:sz w:val="24"/>
          <w:szCs w:val="24"/>
          <w:lang w:val="es-ES"/>
        </w:rPr>
        <w:t>La oferta se deberá presentar a través del Portal Institucional del Servicio Nacional de Contratación Pública</w:t>
      </w:r>
      <w:r w:rsidR="00EF2F07">
        <w:rPr>
          <w:spacing w:val="-2"/>
          <w:sz w:val="24"/>
          <w:szCs w:val="24"/>
          <w:lang w:val="es-ES"/>
        </w:rPr>
        <w:t>.</w:t>
      </w:r>
      <w:r w:rsidRPr="00CE621E">
        <w:rPr>
          <w:spacing w:val="-2"/>
          <w:sz w:val="24"/>
          <w:szCs w:val="24"/>
          <w:lang w:val="es-ES"/>
        </w:rPr>
        <w:t xml:space="preserve"> </w:t>
      </w:r>
    </w:p>
    <w:p w14:paraId="6523B46D" w14:textId="77777777" w:rsidR="00B4039B" w:rsidRPr="00CE621E" w:rsidRDefault="00B4039B" w:rsidP="00CE621E">
      <w:pPr>
        <w:pStyle w:val="Standard"/>
        <w:tabs>
          <w:tab w:val="left" w:pos="195"/>
        </w:tabs>
        <w:spacing w:line="276" w:lineRule="auto"/>
        <w:ind w:left="15" w:right="45"/>
        <w:jc w:val="both"/>
        <w:rPr>
          <w:spacing w:val="-2"/>
          <w:sz w:val="24"/>
          <w:szCs w:val="24"/>
          <w:lang w:val="es-ES"/>
        </w:rPr>
      </w:pPr>
      <w:r w:rsidRPr="00CE621E">
        <w:rPr>
          <w:spacing w:val="-2"/>
          <w:sz w:val="24"/>
          <w:szCs w:val="24"/>
          <w:lang w:val="es-ES"/>
        </w:rPr>
        <w:t>No se tomarán en cuenta las ofertas entregadas en otro lugar o después del día y hora fijados para su entrega-recepción.</w:t>
      </w:r>
    </w:p>
    <w:p w14:paraId="25CD9FBA" w14:textId="77777777" w:rsidR="003013B3" w:rsidRDefault="003013B3" w:rsidP="00CE621E">
      <w:pPr>
        <w:tabs>
          <w:tab w:val="left" w:pos="0"/>
        </w:tabs>
        <w:spacing w:line="276" w:lineRule="auto"/>
        <w:ind w:right="105"/>
        <w:jc w:val="both"/>
        <w:rPr>
          <w:rFonts w:eastAsia="CenturyGothic"/>
        </w:rPr>
      </w:pPr>
    </w:p>
    <w:p w14:paraId="5C756C26" w14:textId="77777777" w:rsidR="0080782F" w:rsidRPr="00CE621E" w:rsidRDefault="0080782F" w:rsidP="00CE621E">
      <w:pPr>
        <w:tabs>
          <w:tab w:val="left" w:pos="0"/>
        </w:tabs>
        <w:spacing w:line="276" w:lineRule="auto"/>
        <w:ind w:right="105"/>
        <w:jc w:val="both"/>
        <w:rPr>
          <w:rFonts w:eastAsia="CenturyGothic"/>
        </w:rPr>
      </w:pPr>
    </w:p>
    <w:p w14:paraId="1FC2D5E2" w14:textId="77777777" w:rsidR="004D4325" w:rsidRPr="00CE621E" w:rsidRDefault="004D4325" w:rsidP="00CE621E">
      <w:pPr>
        <w:pStyle w:val="Standard"/>
        <w:tabs>
          <w:tab w:val="left" w:pos="3708"/>
        </w:tabs>
        <w:spacing w:line="276" w:lineRule="auto"/>
        <w:jc w:val="center"/>
        <w:rPr>
          <w:b/>
          <w:spacing w:val="-2"/>
          <w:sz w:val="24"/>
          <w:szCs w:val="24"/>
        </w:rPr>
      </w:pPr>
      <w:r w:rsidRPr="00CE621E">
        <w:rPr>
          <w:b/>
          <w:spacing w:val="-2"/>
          <w:sz w:val="24"/>
          <w:szCs w:val="24"/>
        </w:rPr>
        <w:t>SECCIÓN IV</w:t>
      </w:r>
    </w:p>
    <w:p w14:paraId="1093FE0B" w14:textId="77777777" w:rsidR="004D4325" w:rsidRPr="00CE621E" w:rsidRDefault="008B79B4" w:rsidP="00CE621E">
      <w:pPr>
        <w:pStyle w:val="Standard"/>
        <w:tabs>
          <w:tab w:val="left" w:pos="3708"/>
        </w:tabs>
        <w:spacing w:line="276" w:lineRule="auto"/>
        <w:jc w:val="center"/>
        <w:rPr>
          <w:b/>
          <w:spacing w:val="-2"/>
          <w:sz w:val="24"/>
          <w:szCs w:val="24"/>
        </w:rPr>
      </w:pPr>
      <w:r w:rsidRPr="00CE621E">
        <w:rPr>
          <w:b/>
          <w:spacing w:val="-2"/>
          <w:sz w:val="24"/>
          <w:szCs w:val="24"/>
        </w:rPr>
        <w:t>EVALUACIÓN DE LA OFERTA</w:t>
      </w:r>
    </w:p>
    <w:p w14:paraId="1885B5A7" w14:textId="77777777" w:rsidR="004D4325" w:rsidRPr="00CE621E" w:rsidRDefault="004D4325" w:rsidP="00CE621E">
      <w:pPr>
        <w:pStyle w:val="Standard"/>
        <w:tabs>
          <w:tab w:val="left" w:pos="3708"/>
        </w:tabs>
        <w:spacing w:line="276" w:lineRule="auto"/>
        <w:jc w:val="center"/>
        <w:rPr>
          <w:b/>
          <w:spacing w:val="-2"/>
          <w:sz w:val="24"/>
          <w:szCs w:val="24"/>
        </w:rPr>
      </w:pPr>
    </w:p>
    <w:p w14:paraId="5C969059" w14:textId="77777777" w:rsidR="004D4325" w:rsidRPr="00CE621E" w:rsidRDefault="004D4325" w:rsidP="00CE621E">
      <w:pPr>
        <w:pStyle w:val="Textbody"/>
        <w:tabs>
          <w:tab w:val="left" w:pos="621"/>
        </w:tabs>
        <w:spacing w:after="0" w:line="276" w:lineRule="auto"/>
        <w:jc w:val="both"/>
        <w:rPr>
          <w:sz w:val="24"/>
          <w:szCs w:val="24"/>
        </w:rPr>
      </w:pPr>
      <w:r w:rsidRPr="00CE621E">
        <w:rPr>
          <w:b/>
          <w:bCs/>
          <w:color w:val="000000"/>
          <w:spacing w:val="-3"/>
          <w:sz w:val="24"/>
          <w:szCs w:val="24"/>
          <w:lang w:val="es-ES"/>
        </w:rPr>
        <w:t>4.1</w:t>
      </w:r>
      <w:r w:rsidRPr="00CE621E">
        <w:rPr>
          <w:color w:val="000000"/>
          <w:spacing w:val="-3"/>
          <w:sz w:val="24"/>
          <w:szCs w:val="24"/>
          <w:lang w:val="es-ES"/>
        </w:rPr>
        <w:tab/>
      </w:r>
      <w:r w:rsidR="008B79B4" w:rsidRPr="00CE621E">
        <w:rPr>
          <w:b/>
          <w:bCs/>
          <w:color w:val="000000"/>
          <w:spacing w:val="-3"/>
          <w:sz w:val="24"/>
          <w:szCs w:val="24"/>
          <w:lang w:val="es-ES"/>
        </w:rPr>
        <w:t>Integridad de la</w:t>
      </w:r>
      <w:r w:rsidRPr="00CE621E">
        <w:rPr>
          <w:b/>
          <w:bCs/>
          <w:color w:val="000000"/>
          <w:spacing w:val="-3"/>
          <w:sz w:val="24"/>
          <w:szCs w:val="24"/>
          <w:lang w:val="es-ES"/>
        </w:rPr>
        <w:t xml:space="preserve"> oferta: </w:t>
      </w:r>
      <w:r w:rsidR="008B79B4" w:rsidRPr="00CE621E">
        <w:rPr>
          <w:color w:val="000000"/>
          <w:spacing w:val="-3"/>
          <w:sz w:val="24"/>
          <w:szCs w:val="24"/>
          <w:lang w:val="es-ES"/>
        </w:rPr>
        <w:t>La integridad de la oferta</w:t>
      </w:r>
      <w:r w:rsidRPr="00CE621E">
        <w:rPr>
          <w:color w:val="000000"/>
          <w:spacing w:val="-3"/>
          <w:sz w:val="24"/>
          <w:szCs w:val="24"/>
          <w:lang w:val="es-ES"/>
        </w:rPr>
        <w:t xml:space="preserve"> se evaluará considerando la presentación de los Formularios y requisitos mínimos previstos en el pliego.</w:t>
      </w:r>
      <w:r w:rsidRPr="00CE621E">
        <w:rPr>
          <w:sz w:val="24"/>
          <w:szCs w:val="24"/>
        </w:rPr>
        <w:t xml:space="preserve">  </w:t>
      </w:r>
      <w:r w:rsidRPr="00CE621E">
        <w:rPr>
          <w:color w:val="000000"/>
          <w:spacing w:val="-3"/>
          <w:sz w:val="24"/>
          <w:szCs w:val="24"/>
          <w:lang w:val="es-ES"/>
        </w:rPr>
        <w:t xml:space="preserve">Para la verificación del cumplimiento de los requisitos mínimos se estará a la </w:t>
      </w:r>
      <w:proofErr w:type="gramStart"/>
      <w:r w:rsidRPr="00CE621E">
        <w:rPr>
          <w:color w:val="000000"/>
          <w:spacing w:val="-3"/>
          <w:sz w:val="24"/>
          <w:szCs w:val="24"/>
          <w:lang w:val="es-ES"/>
        </w:rPr>
        <w:t>metodología  “</w:t>
      </w:r>
      <w:proofErr w:type="gramEnd"/>
      <w:r w:rsidRPr="00CE621E">
        <w:rPr>
          <w:color w:val="000000"/>
          <w:spacing w:val="-3"/>
          <w:sz w:val="24"/>
          <w:szCs w:val="24"/>
          <w:lang w:val="es-ES"/>
        </w:rPr>
        <w:t xml:space="preserve">CUMPLE </w:t>
      </w:r>
      <w:r w:rsidR="00651D1F" w:rsidRPr="00CE621E">
        <w:rPr>
          <w:color w:val="000000"/>
          <w:spacing w:val="-3"/>
          <w:sz w:val="24"/>
          <w:szCs w:val="24"/>
          <w:lang w:val="es-ES"/>
        </w:rPr>
        <w:t>/</w:t>
      </w:r>
      <w:r w:rsidRPr="00CE621E">
        <w:rPr>
          <w:color w:val="000000"/>
          <w:spacing w:val="-3"/>
          <w:sz w:val="24"/>
          <w:szCs w:val="24"/>
          <w:lang w:val="es-ES"/>
        </w:rPr>
        <w:t xml:space="preserve"> NO CUMPLE”.</w:t>
      </w:r>
    </w:p>
    <w:p w14:paraId="172C8784" w14:textId="77777777" w:rsidR="004D4325" w:rsidRPr="00CE621E" w:rsidRDefault="004D4325" w:rsidP="00CE621E">
      <w:pPr>
        <w:pStyle w:val="Standard"/>
        <w:spacing w:line="276" w:lineRule="auto"/>
        <w:jc w:val="both"/>
        <w:rPr>
          <w:b/>
          <w:color w:val="FF3399"/>
          <w:spacing w:val="-2"/>
          <w:sz w:val="24"/>
          <w:szCs w:val="24"/>
        </w:rPr>
      </w:pPr>
    </w:p>
    <w:p w14:paraId="22579CFC" w14:textId="77777777" w:rsidR="00F70CA4" w:rsidRDefault="00F70CA4" w:rsidP="00CE621E">
      <w:pPr>
        <w:pStyle w:val="Textbody"/>
        <w:tabs>
          <w:tab w:val="left" w:pos="621"/>
        </w:tabs>
        <w:spacing w:after="0" w:line="276" w:lineRule="auto"/>
        <w:jc w:val="both"/>
        <w:rPr>
          <w:color w:val="000000"/>
          <w:spacing w:val="-3"/>
          <w:sz w:val="24"/>
          <w:szCs w:val="24"/>
          <w:lang w:val="es-ES"/>
        </w:rPr>
      </w:pPr>
      <w:r w:rsidRPr="00CE621E">
        <w:rPr>
          <w:b/>
          <w:bCs/>
          <w:color w:val="000000"/>
          <w:spacing w:val="-3"/>
          <w:sz w:val="24"/>
          <w:szCs w:val="24"/>
          <w:lang w:val="es-ES"/>
        </w:rPr>
        <w:t>4.2</w:t>
      </w:r>
      <w:r w:rsidRPr="00CE621E">
        <w:rPr>
          <w:color w:val="000000"/>
          <w:spacing w:val="-3"/>
          <w:sz w:val="24"/>
          <w:szCs w:val="24"/>
          <w:lang w:val="es-ES"/>
        </w:rPr>
        <w:tab/>
      </w:r>
      <w:r w:rsidRPr="00CE621E">
        <w:rPr>
          <w:b/>
          <w:bCs/>
          <w:color w:val="000000"/>
          <w:spacing w:val="-3"/>
          <w:sz w:val="24"/>
          <w:szCs w:val="24"/>
          <w:lang w:val="es-ES"/>
        </w:rPr>
        <w:t>Evaluación de la oferta (cumple / no cumple):</w:t>
      </w:r>
      <w:r w:rsidRPr="00CE621E">
        <w:rPr>
          <w:color w:val="000000"/>
          <w:spacing w:val="-3"/>
          <w:sz w:val="24"/>
          <w:szCs w:val="24"/>
          <w:lang w:val="es-ES"/>
        </w:rPr>
        <w:t xml:space="preserve"> Los parámetros de calificación propuestos a continuación, son las condiciones mínim</w:t>
      </w:r>
      <w:r w:rsidR="009A1654" w:rsidRPr="00CE621E">
        <w:rPr>
          <w:color w:val="000000"/>
          <w:spacing w:val="-3"/>
          <w:sz w:val="24"/>
          <w:szCs w:val="24"/>
          <w:lang w:val="es-ES"/>
        </w:rPr>
        <w:t>as que deberá cumplir la oferta.</w:t>
      </w:r>
    </w:p>
    <w:p w14:paraId="162E34B5" w14:textId="77777777" w:rsidR="0036719A" w:rsidRPr="00CE621E" w:rsidRDefault="0036719A" w:rsidP="00CE621E">
      <w:pPr>
        <w:pStyle w:val="Textbody"/>
        <w:tabs>
          <w:tab w:val="left" w:pos="621"/>
        </w:tabs>
        <w:spacing w:after="0" w:line="276" w:lineRule="auto"/>
        <w:jc w:val="both"/>
        <w:rPr>
          <w:b/>
          <w:color w:val="000000"/>
          <w:spacing w:val="-3"/>
          <w:sz w:val="24"/>
          <w:szCs w:val="24"/>
          <w:lang w:val="es-ES"/>
        </w:rPr>
      </w:pPr>
    </w:p>
    <w:p w14:paraId="05A8D056" w14:textId="77777777" w:rsidR="00176DD9" w:rsidRDefault="00176DD9" w:rsidP="00CE621E">
      <w:pPr>
        <w:pStyle w:val="Textbody"/>
        <w:tabs>
          <w:tab w:val="left" w:pos="621"/>
        </w:tabs>
        <w:spacing w:after="0" w:line="276" w:lineRule="auto"/>
        <w:jc w:val="both"/>
        <w:rPr>
          <w:color w:val="000000"/>
          <w:spacing w:val="-3"/>
          <w:sz w:val="24"/>
          <w:szCs w:val="24"/>
          <w:lang w:val="es-ES"/>
        </w:rPr>
      </w:pPr>
      <w:r w:rsidRPr="00CE621E">
        <w:rPr>
          <w:b/>
          <w:color w:val="000000"/>
          <w:spacing w:val="-3"/>
          <w:sz w:val="24"/>
          <w:szCs w:val="24"/>
          <w:lang w:val="es-ES"/>
        </w:rPr>
        <w:t xml:space="preserve">4.2.1 </w:t>
      </w:r>
      <w:r w:rsidR="00731853" w:rsidRPr="00CE621E">
        <w:rPr>
          <w:b/>
          <w:color w:val="000000"/>
          <w:spacing w:val="-3"/>
          <w:sz w:val="24"/>
          <w:szCs w:val="24"/>
          <w:lang w:val="es-ES"/>
        </w:rPr>
        <w:tab/>
      </w:r>
      <w:r w:rsidRPr="00CE621E">
        <w:rPr>
          <w:b/>
          <w:color w:val="000000"/>
          <w:spacing w:val="-3"/>
          <w:sz w:val="24"/>
          <w:szCs w:val="24"/>
          <w:lang w:val="es-ES"/>
        </w:rPr>
        <w:t>Parámetros de calificación:</w:t>
      </w:r>
      <w:r w:rsidR="00481D0F" w:rsidRPr="00CE621E">
        <w:rPr>
          <w:b/>
          <w:color w:val="000000"/>
          <w:spacing w:val="-3"/>
          <w:sz w:val="24"/>
          <w:szCs w:val="24"/>
          <w:lang w:val="es-ES"/>
        </w:rPr>
        <w:t xml:space="preserve"> </w:t>
      </w:r>
      <w:r w:rsidRPr="00CE621E">
        <w:rPr>
          <w:color w:val="000000"/>
          <w:spacing w:val="-3"/>
          <w:sz w:val="24"/>
          <w:szCs w:val="24"/>
          <w:lang w:val="es-ES"/>
        </w:rPr>
        <w:t xml:space="preserve">La </w:t>
      </w:r>
      <w:r w:rsidR="004B65E0" w:rsidRPr="00CE621E">
        <w:rPr>
          <w:color w:val="000000"/>
          <w:spacing w:val="-3"/>
          <w:sz w:val="24"/>
          <w:szCs w:val="24"/>
          <w:lang w:val="es-ES"/>
        </w:rPr>
        <w:t>e</w:t>
      </w:r>
      <w:r w:rsidRPr="00CE621E">
        <w:rPr>
          <w:color w:val="000000"/>
          <w:spacing w:val="-3"/>
          <w:sz w:val="24"/>
          <w:szCs w:val="24"/>
          <w:lang w:val="es-ES"/>
        </w:rPr>
        <w:t xml:space="preserve">ntidad </w:t>
      </w:r>
      <w:r w:rsidR="004B65E0" w:rsidRPr="00CE621E">
        <w:rPr>
          <w:color w:val="000000"/>
          <w:spacing w:val="-3"/>
          <w:sz w:val="24"/>
          <w:szCs w:val="24"/>
          <w:lang w:val="es-ES"/>
        </w:rPr>
        <w:t>c</w:t>
      </w:r>
      <w:r w:rsidRPr="00CE621E">
        <w:rPr>
          <w:color w:val="000000"/>
          <w:spacing w:val="-3"/>
          <w:sz w:val="24"/>
          <w:szCs w:val="24"/>
          <w:lang w:val="es-ES"/>
        </w:rPr>
        <w:t>ontratante deberá definir los parámetros; sus condiciones mínimas o máximas de obligatorio cumplimiento y el medio de verificación.</w:t>
      </w:r>
    </w:p>
    <w:p w14:paraId="384D18C8" w14:textId="77777777" w:rsidR="00E8266A" w:rsidRDefault="00E8266A" w:rsidP="00CE621E">
      <w:pPr>
        <w:pStyle w:val="Textbody"/>
        <w:tabs>
          <w:tab w:val="left" w:pos="621"/>
        </w:tabs>
        <w:spacing w:after="0" w:line="276" w:lineRule="auto"/>
        <w:jc w:val="both"/>
        <w:rPr>
          <w:color w:val="000000"/>
          <w:spacing w:val="-3"/>
          <w:sz w:val="24"/>
          <w:szCs w:val="24"/>
          <w:lang w:val="es-ES"/>
        </w:rPr>
      </w:pPr>
    </w:p>
    <w:tbl>
      <w:tblPr>
        <w:tblW w:w="5360" w:type="dxa"/>
        <w:jc w:val="center"/>
        <w:tblCellMar>
          <w:left w:w="70" w:type="dxa"/>
          <w:right w:w="70" w:type="dxa"/>
        </w:tblCellMar>
        <w:tblLook w:val="04A0" w:firstRow="1" w:lastRow="0" w:firstColumn="1" w:lastColumn="0" w:noHBand="0" w:noVBand="1"/>
      </w:tblPr>
      <w:tblGrid>
        <w:gridCol w:w="3440"/>
        <w:gridCol w:w="1920"/>
      </w:tblGrid>
      <w:tr w:rsidR="000D1EE7" w:rsidRPr="00F104FF" w14:paraId="5A24777B" w14:textId="77777777">
        <w:trPr>
          <w:trHeight w:val="600"/>
          <w:jc w:val="center"/>
        </w:trPr>
        <w:tc>
          <w:tcPr>
            <w:tcW w:w="3440" w:type="dxa"/>
            <w:tcBorders>
              <w:top w:val="single" w:sz="4" w:space="0" w:color="auto"/>
              <w:left w:val="single" w:sz="4" w:space="0" w:color="auto"/>
              <w:bottom w:val="single" w:sz="4" w:space="0" w:color="auto"/>
              <w:right w:val="single" w:sz="4" w:space="0" w:color="auto"/>
            </w:tcBorders>
            <w:shd w:val="clear" w:color="000000" w:fill="333F4F"/>
            <w:vAlign w:val="center"/>
            <w:hideMark/>
          </w:tcPr>
          <w:p w14:paraId="00BC8A93" w14:textId="77777777" w:rsidR="000D1EE7" w:rsidRPr="00F104FF" w:rsidRDefault="000D1EE7">
            <w:pPr>
              <w:jc w:val="center"/>
              <w:rPr>
                <w:rFonts w:eastAsia="Times New Roman"/>
                <w:b/>
                <w:bCs/>
                <w:color w:val="FFFFFF"/>
                <w:sz w:val="22"/>
                <w:szCs w:val="22"/>
                <w:lang w:val="es-EC"/>
              </w:rPr>
            </w:pPr>
            <w:r w:rsidRPr="00F104FF">
              <w:rPr>
                <w:rFonts w:eastAsia="Times New Roman"/>
                <w:b/>
                <w:bCs/>
                <w:color w:val="FFFFFF"/>
                <w:sz w:val="22"/>
                <w:szCs w:val="22"/>
                <w:lang w:val="es-EC"/>
              </w:rPr>
              <w:lastRenderedPageBreak/>
              <w:t>INTEGRIDAD DE LA OFERTA</w:t>
            </w:r>
          </w:p>
        </w:tc>
        <w:tc>
          <w:tcPr>
            <w:tcW w:w="1920" w:type="dxa"/>
            <w:tcBorders>
              <w:top w:val="single" w:sz="4" w:space="0" w:color="auto"/>
              <w:left w:val="nil"/>
              <w:bottom w:val="single" w:sz="4" w:space="0" w:color="auto"/>
              <w:right w:val="single" w:sz="4" w:space="0" w:color="auto"/>
            </w:tcBorders>
            <w:shd w:val="clear" w:color="000000" w:fill="333F4F"/>
            <w:vAlign w:val="center"/>
            <w:hideMark/>
          </w:tcPr>
          <w:p w14:paraId="5C1CDBAE" w14:textId="77777777" w:rsidR="000D1EE7" w:rsidRPr="00F104FF" w:rsidRDefault="000D1EE7">
            <w:pPr>
              <w:jc w:val="center"/>
              <w:rPr>
                <w:rFonts w:eastAsia="Times New Roman"/>
                <w:b/>
                <w:bCs/>
                <w:color w:val="FFFFFF"/>
                <w:sz w:val="22"/>
                <w:szCs w:val="22"/>
                <w:lang w:val="es-EC"/>
              </w:rPr>
            </w:pPr>
            <w:r w:rsidRPr="00F104FF">
              <w:rPr>
                <w:rFonts w:eastAsia="Times New Roman"/>
                <w:b/>
                <w:bCs/>
                <w:color w:val="FFFFFF"/>
                <w:sz w:val="22"/>
                <w:szCs w:val="22"/>
                <w:lang w:val="es-EC"/>
              </w:rPr>
              <w:t>CUMPLE/NO CUMPLE</w:t>
            </w:r>
          </w:p>
        </w:tc>
      </w:tr>
      <w:tr w:rsidR="000D1EE7" w:rsidRPr="00F104FF" w14:paraId="136AFCC3" w14:textId="77777777">
        <w:trPr>
          <w:trHeight w:val="300"/>
          <w:jc w:val="center"/>
        </w:trPr>
        <w:tc>
          <w:tcPr>
            <w:tcW w:w="3440" w:type="dxa"/>
            <w:tcBorders>
              <w:top w:val="nil"/>
              <w:left w:val="single" w:sz="4" w:space="0" w:color="auto"/>
              <w:bottom w:val="single" w:sz="4" w:space="0" w:color="auto"/>
              <w:right w:val="single" w:sz="4" w:space="0" w:color="auto"/>
            </w:tcBorders>
            <w:shd w:val="clear" w:color="auto" w:fill="auto"/>
            <w:vAlign w:val="bottom"/>
            <w:hideMark/>
          </w:tcPr>
          <w:p w14:paraId="440883BF" w14:textId="77777777" w:rsidR="000D1EE7" w:rsidRPr="00F104FF" w:rsidRDefault="000D1EE7">
            <w:pPr>
              <w:rPr>
                <w:rFonts w:eastAsia="Times New Roman"/>
                <w:color w:val="000000"/>
                <w:sz w:val="22"/>
                <w:szCs w:val="22"/>
                <w:lang w:val="es-EC"/>
              </w:rPr>
            </w:pPr>
            <w:proofErr w:type="gramStart"/>
            <w:r w:rsidRPr="00F104FF">
              <w:rPr>
                <w:rFonts w:eastAsia="Times New Roman"/>
                <w:color w:val="000000"/>
                <w:sz w:val="22"/>
                <w:szCs w:val="22"/>
                <w:lang w:val="es-EC"/>
              </w:rPr>
              <w:t>1  Presentación</w:t>
            </w:r>
            <w:proofErr w:type="gramEnd"/>
            <w:r w:rsidRPr="00F104FF">
              <w:rPr>
                <w:rFonts w:eastAsia="Times New Roman"/>
                <w:color w:val="000000"/>
                <w:sz w:val="22"/>
                <w:szCs w:val="22"/>
                <w:lang w:val="es-EC"/>
              </w:rPr>
              <w:t xml:space="preserve"> y compromiso;</w:t>
            </w:r>
          </w:p>
        </w:tc>
        <w:tc>
          <w:tcPr>
            <w:tcW w:w="1920" w:type="dxa"/>
            <w:tcBorders>
              <w:top w:val="nil"/>
              <w:left w:val="nil"/>
              <w:bottom w:val="single" w:sz="4" w:space="0" w:color="auto"/>
              <w:right w:val="single" w:sz="4" w:space="0" w:color="auto"/>
            </w:tcBorders>
            <w:shd w:val="clear" w:color="auto" w:fill="auto"/>
            <w:vAlign w:val="bottom"/>
            <w:hideMark/>
          </w:tcPr>
          <w:p w14:paraId="15B31CF7"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 </w:t>
            </w:r>
          </w:p>
        </w:tc>
      </w:tr>
      <w:tr w:rsidR="000D1EE7" w:rsidRPr="00F104FF" w14:paraId="5E1AE8C7" w14:textId="77777777">
        <w:trPr>
          <w:trHeight w:val="300"/>
          <w:jc w:val="center"/>
        </w:trPr>
        <w:tc>
          <w:tcPr>
            <w:tcW w:w="3440" w:type="dxa"/>
            <w:tcBorders>
              <w:top w:val="nil"/>
              <w:left w:val="single" w:sz="4" w:space="0" w:color="auto"/>
              <w:bottom w:val="single" w:sz="4" w:space="0" w:color="auto"/>
              <w:right w:val="single" w:sz="4" w:space="0" w:color="auto"/>
            </w:tcBorders>
            <w:shd w:val="clear" w:color="auto" w:fill="auto"/>
            <w:vAlign w:val="bottom"/>
            <w:hideMark/>
          </w:tcPr>
          <w:p w14:paraId="0A6F6DD4" w14:textId="77777777" w:rsidR="000D1EE7" w:rsidRPr="00F104FF" w:rsidRDefault="000D1EE7">
            <w:pPr>
              <w:rPr>
                <w:rFonts w:eastAsia="Times New Roman"/>
                <w:color w:val="000000"/>
                <w:sz w:val="22"/>
                <w:szCs w:val="22"/>
                <w:lang w:val="es-EC"/>
              </w:rPr>
            </w:pPr>
            <w:proofErr w:type="gramStart"/>
            <w:r w:rsidRPr="00F104FF">
              <w:rPr>
                <w:rFonts w:eastAsia="Times New Roman"/>
                <w:color w:val="000000"/>
                <w:sz w:val="22"/>
                <w:szCs w:val="22"/>
                <w:lang w:val="es-EC"/>
              </w:rPr>
              <w:t>2  Datos</w:t>
            </w:r>
            <w:proofErr w:type="gramEnd"/>
            <w:r w:rsidRPr="00F104FF">
              <w:rPr>
                <w:rFonts w:eastAsia="Times New Roman"/>
                <w:color w:val="000000"/>
                <w:sz w:val="22"/>
                <w:szCs w:val="22"/>
                <w:lang w:val="es-EC"/>
              </w:rPr>
              <w:t xml:space="preserve"> generales del oferente;</w:t>
            </w:r>
          </w:p>
        </w:tc>
        <w:tc>
          <w:tcPr>
            <w:tcW w:w="1920" w:type="dxa"/>
            <w:tcBorders>
              <w:top w:val="nil"/>
              <w:left w:val="nil"/>
              <w:bottom w:val="single" w:sz="4" w:space="0" w:color="auto"/>
              <w:right w:val="single" w:sz="4" w:space="0" w:color="auto"/>
            </w:tcBorders>
            <w:shd w:val="clear" w:color="auto" w:fill="auto"/>
            <w:vAlign w:val="bottom"/>
            <w:hideMark/>
          </w:tcPr>
          <w:p w14:paraId="6FD51F33"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 </w:t>
            </w:r>
          </w:p>
        </w:tc>
      </w:tr>
      <w:tr w:rsidR="000D1EE7" w:rsidRPr="00F104FF" w14:paraId="1151A6FC" w14:textId="77777777">
        <w:trPr>
          <w:trHeight w:val="300"/>
          <w:jc w:val="center"/>
        </w:trPr>
        <w:tc>
          <w:tcPr>
            <w:tcW w:w="3440" w:type="dxa"/>
            <w:tcBorders>
              <w:top w:val="nil"/>
              <w:left w:val="single" w:sz="4" w:space="0" w:color="auto"/>
              <w:bottom w:val="single" w:sz="4" w:space="0" w:color="auto"/>
              <w:right w:val="single" w:sz="4" w:space="0" w:color="auto"/>
            </w:tcBorders>
            <w:shd w:val="clear" w:color="auto" w:fill="auto"/>
            <w:vAlign w:val="bottom"/>
            <w:hideMark/>
          </w:tcPr>
          <w:p w14:paraId="496100DF"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3 </w:t>
            </w:r>
            <w:proofErr w:type="gramStart"/>
            <w:r w:rsidRPr="00F104FF">
              <w:rPr>
                <w:rFonts w:eastAsia="Times New Roman"/>
                <w:color w:val="000000"/>
                <w:sz w:val="22"/>
                <w:szCs w:val="22"/>
                <w:lang w:val="es-EC"/>
              </w:rPr>
              <w:t>Nómina</w:t>
            </w:r>
            <w:proofErr w:type="gramEnd"/>
            <w:r w:rsidRPr="00F104FF">
              <w:rPr>
                <w:rFonts w:eastAsia="Times New Roman"/>
                <w:color w:val="000000"/>
                <w:sz w:val="22"/>
                <w:szCs w:val="22"/>
                <w:lang w:val="es-EC"/>
              </w:rPr>
              <w:t xml:space="preserve"> de socios o accionistas</w:t>
            </w:r>
          </w:p>
        </w:tc>
        <w:tc>
          <w:tcPr>
            <w:tcW w:w="1920" w:type="dxa"/>
            <w:tcBorders>
              <w:top w:val="nil"/>
              <w:left w:val="nil"/>
              <w:bottom w:val="single" w:sz="4" w:space="0" w:color="auto"/>
              <w:right w:val="single" w:sz="4" w:space="0" w:color="auto"/>
            </w:tcBorders>
            <w:shd w:val="clear" w:color="auto" w:fill="auto"/>
            <w:vAlign w:val="bottom"/>
            <w:hideMark/>
          </w:tcPr>
          <w:p w14:paraId="296B380A"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 </w:t>
            </w:r>
          </w:p>
        </w:tc>
      </w:tr>
      <w:tr w:rsidR="000D1EE7" w:rsidRPr="00F104FF" w14:paraId="246B5E94" w14:textId="77777777">
        <w:trPr>
          <w:trHeight w:val="300"/>
          <w:jc w:val="center"/>
        </w:trPr>
        <w:tc>
          <w:tcPr>
            <w:tcW w:w="3440" w:type="dxa"/>
            <w:tcBorders>
              <w:top w:val="nil"/>
              <w:left w:val="single" w:sz="4" w:space="0" w:color="auto"/>
              <w:bottom w:val="single" w:sz="4" w:space="0" w:color="auto"/>
              <w:right w:val="single" w:sz="4" w:space="0" w:color="auto"/>
            </w:tcBorders>
            <w:shd w:val="clear" w:color="auto" w:fill="auto"/>
            <w:vAlign w:val="bottom"/>
            <w:hideMark/>
          </w:tcPr>
          <w:p w14:paraId="047FD2BD"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4 </w:t>
            </w:r>
            <w:proofErr w:type="gramStart"/>
            <w:r w:rsidRPr="00F104FF">
              <w:rPr>
                <w:rFonts w:eastAsia="Times New Roman"/>
                <w:color w:val="000000"/>
                <w:sz w:val="22"/>
                <w:szCs w:val="22"/>
                <w:lang w:val="es-EC"/>
              </w:rPr>
              <w:t>Situación</w:t>
            </w:r>
            <w:proofErr w:type="gramEnd"/>
            <w:r w:rsidRPr="00F104FF">
              <w:rPr>
                <w:rFonts w:eastAsia="Times New Roman"/>
                <w:color w:val="000000"/>
                <w:sz w:val="22"/>
                <w:szCs w:val="22"/>
                <w:lang w:val="es-EC"/>
              </w:rPr>
              <w:t xml:space="preserve"> Financiera</w:t>
            </w:r>
          </w:p>
        </w:tc>
        <w:tc>
          <w:tcPr>
            <w:tcW w:w="1920" w:type="dxa"/>
            <w:tcBorders>
              <w:top w:val="nil"/>
              <w:left w:val="nil"/>
              <w:bottom w:val="single" w:sz="4" w:space="0" w:color="auto"/>
              <w:right w:val="single" w:sz="4" w:space="0" w:color="auto"/>
            </w:tcBorders>
            <w:shd w:val="clear" w:color="auto" w:fill="auto"/>
            <w:vAlign w:val="bottom"/>
            <w:hideMark/>
          </w:tcPr>
          <w:p w14:paraId="36C45130"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 </w:t>
            </w:r>
          </w:p>
        </w:tc>
      </w:tr>
      <w:tr w:rsidR="000D1EE7" w:rsidRPr="00F104FF" w14:paraId="0D839771" w14:textId="77777777">
        <w:trPr>
          <w:trHeight w:val="300"/>
          <w:jc w:val="center"/>
        </w:trPr>
        <w:tc>
          <w:tcPr>
            <w:tcW w:w="3440" w:type="dxa"/>
            <w:tcBorders>
              <w:top w:val="nil"/>
              <w:left w:val="single" w:sz="4" w:space="0" w:color="auto"/>
              <w:bottom w:val="single" w:sz="4" w:space="0" w:color="auto"/>
              <w:right w:val="single" w:sz="4" w:space="0" w:color="auto"/>
            </w:tcBorders>
            <w:shd w:val="clear" w:color="auto" w:fill="auto"/>
            <w:vAlign w:val="bottom"/>
            <w:hideMark/>
          </w:tcPr>
          <w:p w14:paraId="461819D3" w14:textId="77777777" w:rsidR="000D1EE7" w:rsidRPr="00F104FF" w:rsidRDefault="000D1EE7">
            <w:pPr>
              <w:rPr>
                <w:rFonts w:eastAsia="Times New Roman"/>
                <w:color w:val="000000"/>
                <w:sz w:val="22"/>
                <w:szCs w:val="22"/>
                <w:lang w:val="es-EC"/>
              </w:rPr>
            </w:pPr>
            <w:proofErr w:type="gramStart"/>
            <w:r w:rsidRPr="00F104FF">
              <w:rPr>
                <w:rFonts w:eastAsia="Times New Roman"/>
                <w:color w:val="000000"/>
                <w:sz w:val="22"/>
                <w:szCs w:val="22"/>
                <w:lang w:val="es-EC"/>
              </w:rPr>
              <w:t>5  Tabla</w:t>
            </w:r>
            <w:proofErr w:type="gramEnd"/>
            <w:r w:rsidRPr="00F104FF">
              <w:rPr>
                <w:rFonts w:eastAsia="Times New Roman"/>
                <w:color w:val="000000"/>
                <w:sz w:val="22"/>
                <w:szCs w:val="22"/>
                <w:lang w:val="es-EC"/>
              </w:rPr>
              <w:t xml:space="preserve"> de cantidades y precios</w:t>
            </w:r>
          </w:p>
        </w:tc>
        <w:tc>
          <w:tcPr>
            <w:tcW w:w="1920" w:type="dxa"/>
            <w:tcBorders>
              <w:top w:val="nil"/>
              <w:left w:val="nil"/>
              <w:bottom w:val="single" w:sz="4" w:space="0" w:color="auto"/>
              <w:right w:val="single" w:sz="4" w:space="0" w:color="auto"/>
            </w:tcBorders>
            <w:shd w:val="clear" w:color="auto" w:fill="auto"/>
            <w:vAlign w:val="bottom"/>
            <w:hideMark/>
          </w:tcPr>
          <w:p w14:paraId="25A38720"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 </w:t>
            </w:r>
          </w:p>
        </w:tc>
      </w:tr>
      <w:tr w:rsidR="000D1EE7" w:rsidRPr="00F104FF" w14:paraId="34210234" w14:textId="77777777">
        <w:trPr>
          <w:trHeight w:val="600"/>
          <w:jc w:val="center"/>
        </w:trPr>
        <w:tc>
          <w:tcPr>
            <w:tcW w:w="3440" w:type="dxa"/>
            <w:tcBorders>
              <w:top w:val="nil"/>
              <w:left w:val="single" w:sz="4" w:space="0" w:color="auto"/>
              <w:bottom w:val="single" w:sz="4" w:space="0" w:color="auto"/>
              <w:right w:val="single" w:sz="4" w:space="0" w:color="auto"/>
            </w:tcBorders>
            <w:shd w:val="clear" w:color="auto" w:fill="auto"/>
            <w:vAlign w:val="bottom"/>
            <w:hideMark/>
          </w:tcPr>
          <w:p w14:paraId="0C55821A"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6 </w:t>
            </w:r>
            <w:proofErr w:type="gramStart"/>
            <w:r w:rsidRPr="00F104FF">
              <w:rPr>
                <w:rFonts w:eastAsia="Times New Roman"/>
                <w:color w:val="000000"/>
                <w:sz w:val="22"/>
                <w:szCs w:val="22"/>
                <w:lang w:val="es-EC"/>
              </w:rPr>
              <w:t>Componentes</w:t>
            </w:r>
            <w:proofErr w:type="gramEnd"/>
            <w:r w:rsidRPr="00F104FF">
              <w:rPr>
                <w:rFonts w:eastAsia="Times New Roman"/>
                <w:color w:val="000000"/>
                <w:sz w:val="22"/>
                <w:szCs w:val="22"/>
                <w:lang w:val="es-EC"/>
              </w:rPr>
              <w:t xml:space="preserve"> de los bienes ofertados  </w:t>
            </w:r>
          </w:p>
        </w:tc>
        <w:tc>
          <w:tcPr>
            <w:tcW w:w="1920" w:type="dxa"/>
            <w:tcBorders>
              <w:top w:val="nil"/>
              <w:left w:val="nil"/>
              <w:bottom w:val="single" w:sz="4" w:space="0" w:color="auto"/>
              <w:right w:val="single" w:sz="4" w:space="0" w:color="auto"/>
            </w:tcBorders>
            <w:shd w:val="clear" w:color="auto" w:fill="auto"/>
            <w:vAlign w:val="bottom"/>
            <w:hideMark/>
          </w:tcPr>
          <w:p w14:paraId="476CCDD3"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 </w:t>
            </w:r>
          </w:p>
        </w:tc>
      </w:tr>
      <w:tr w:rsidR="000D1EE7" w:rsidRPr="00F104FF" w14:paraId="69D04047" w14:textId="77777777">
        <w:trPr>
          <w:trHeight w:val="300"/>
          <w:jc w:val="center"/>
        </w:trPr>
        <w:tc>
          <w:tcPr>
            <w:tcW w:w="3440" w:type="dxa"/>
            <w:tcBorders>
              <w:top w:val="nil"/>
              <w:left w:val="single" w:sz="4" w:space="0" w:color="auto"/>
              <w:bottom w:val="single" w:sz="4" w:space="0" w:color="auto"/>
              <w:right w:val="single" w:sz="4" w:space="0" w:color="auto"/>
            </w:tcBorders>
            <w:shd w:val="clear" w:color="auto" w:fill="auto"/>
            <w:vAlign w:val="bottom"/>
            <w:hideMark/>
          </w:tcPr>
          <w:p w14:paraId="715E439A"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7 </w:t>
            </w:r>
            <w:proofErr w:type="gramStart"/>
            <w:r w:rsidRPr="00F104FF">
              <w:rPr>
                <w:rFonts w:eastAsia="Times New Roman"/>
                <w:color w:val="000000"/>
                <w:sz w:val="22"/>
                <w:szCs w:val="22"/>
                <w:lang w:val="es-EC"/>
              </w:rPr>
              <w:t>Experiencia</w:t>
            </w:r>
            <w:proofErr w:type="gramEnd"/>
            <w:r w:rsidRPr="00F104FF">
              <w:rPr>
                <w:rFonts w:eastAsia="Times New Roman"/>
                <w:color w:val="000000"/>
                <w:sz w:val="22"/>
                <w:szCs w:val="22"/>
                <w:lang w:val="es-EC"/>
              </w:rPr>
              <w:t xml:space="preserve"> del Oferente</w:t>
            </w:r>
          </w:p>
        </w:tc>
        <w:tc>
          <w:tcPr>
            <w:tcW w:w="1920" w:type="dxa"/>
            <w:tcBorders>
              <w:top w:val="nil"/>
              <w:left w:val="nil"/>
              <w:bottom w:val="single" w:sz="4" w:space="0" w:color="auto"/>
              <w:right w:val="single" w:sz="4" w:space="0" w:color="auto"/>
            </w:tcBorders>
            <w:shd w:val="clear" w:color="auto" w:fill="auto"/>
            <w:vAlign w:val="bottom"/>
            <w:hideMark/>
          </w:tcPr>
          <w:p w14:paraId="48546C6C"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 </w:t>
            </w:r>
          </w:p>
        </w:tc>
      </w:tr>
      <w:tr w:rsidR="000D1EE7" w:rsidRPr="00F104FF" w14:paraId="1CCA6012" w14:textId="77777777">
        <w:trPr>
          <w:trHeight w:val="300"/>
          <w:jc w:val="center"/>
        </w:trPr>
        <w:tc>
          <w:tcPr>
            <w:tcW w:w="3440" w:type="dxa"/>
            <w:tcBorders>
              <w:top w:val="nil"/>
              <w:left w:val="single" w:sz="4" w:space="0" w:color="auto"/>
              <w:bottom w:val="single" w:sz="4" w:space="0" w:color="auto"/>
              <w:right w:val="single" w:sz="4" w:space="0" w:color="auto"/>
            </w:tcBorders>
            <w:shd w:val="clear" w:color="auto" w:fill="auto"/>
            <w:vAlign w:val="bottom"/>
            <w:hideMark/>
          </w:tcPr>
          <w:p w14:paraId="753EC3D9"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8 </w:t>
            </w:r>
            <w:proofErr w:type="gramStart"/>
            <w:r w:rsidRPr="00F104FF">
              <w:rPr>
                <w:rFonts w:eastAsia="Times New Roman"/>
                <w:color w:val="000000"/>
                <w:sz w:val="22"/>
                <w:szCs w:val="22"/>
                <w:lang w:val="es-EC"/>
              </w:rPr>
              <w:t>Personal</w:t>
            </w:r>
            <w:proofErr w:type="gramEnd"/>
            <w:r w:rsidRPr="00F104FF">
              <w:rPr>
                <w:rFonts w:eastAsia="Times New Roman"/>
                <w:color w:val="000000"/>
                <w:sz w:val="22"/>
                <w:szCs w:val="22"/>
                <w:lang w:val="es-EC"/>
              </w:rPr>
              <w:t xml:space="preserve"> técnico </w:t>
            </w:r>
          </w:p>
        </w:tc>
        <w:tc>
          <w:tcPr>
            <w:tcW w:w="1920" w:type="dxa"/>
            <w:tcBorders>
              <w:top w:val="nil"/>
              <w:left w:val="nil"/>
              <w:bottom w:val="single" w:sz="4" w:space="0" w:color="auto"/>
              <w:right w:val="single" w:sz="4" w:space="0" w:color="auto"/>
            </w:tcBorders>
            <w:shd w:val="clear" w:color="auto" w:fill="auto"/>
            <w:vAlign w:val="bottom"/>
            <w:hideMark/>
          </w:tcPr>
          <w:p w14:paraId="03EC56CB"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 </w:t>
            </w:r>
          </w:p>
        </w:tc>
      </w:tr>
      <w:tr w:rsidR="000D1EE7" w:rsidRPr="00F104FF" w14:paraId="7E447D6A" w14:textId="77777777">
        <w:trPr>
          <w:trHeight w:val="300"/>
          <w:jc w:val="center"/>
        </w:trPr>
        <w:tc>
          <w:tcPr>
            <w:tcW w:w="3440" w:type="dxa"/>
            <w:tcBorders>
              <w:top w:val="nil"/>
              <w:left w:val="single" w:sz="4" w:space="0" w:color="auto"/>
              <w:bottom w:val="single" w:sz="4" w:space="0" w:color="auto"/>
              <w:right w:val="single" w:sz="4" w:space="0" w:color="auto"/>
            </w:tcBorders>
            <w:shd w:val="clear" w:color="auto" w:fill="auto"/>
            <w:vAlign w:val="bottom"/>
            <w:hideMark/>
          </w:tcPr>
          <w:p w14:paraId="1AD46078"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9 </w:t>
            </w:r>
            <w:proofErr w:type="gramStart"/>
            <w:r w:rsidRPr="00F104FF">
              <w:rPr>
                <w:rFonts w:eastAsia="Times New Roman"/>
                <w:color w:val="000000"/>
                <w:sz w:val="22"/>
                <w:szCs w:val="22"/>
                <w:lang w:val="es-EC"/>
              </w:rPr>
              <w:t>Equipo</w:t>
            </w:r>
            <w:proofErr w:type="gramEnd"/>
            <w:r w:rsidRPr="00F104FF">
              <w:rPr>
                <w:rFonts w:eastAsia="Times New Roman"/>
                <w:color w:val="000000"/>
                <w:sz w:val="22"/>
                <w:szCs w:val="22"/>
                <w:lang w:val="es-EC"/>
              </w:rPr>
              <w:t xml:space="preserve"> Mínimo Requerido</w:t>
            </w:r>
          </w:p>
        </w:tc>
        <w:tc>
          <w:tcPr>
            <w:tcW w:w="1920" w:type="dxa"/>
            <w:tcBorders>
              <w:top w:val="nil"/>
              <w:left w:val="nil"/>
              <w:bottom w:val="single" w:sz="4" w:space="0" w:color="auto"/>
              <w:right w:val="single" w:sz="4" w:space="0" w:color="auto"/>
            </w:tcBorders>
            <w:shd w:val="clear" w:color="auto" w:fill="auto"/>
            <w:vAlign w:val="bottom"/>
            <w:hideMark/>
          </w:tcPr>
          <w:p w14:paraId="60858B79"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 </w:t>
            </w:r>
            <w:r w:rsidR="00AA2820">
              <w:rPr>
                <w:rFonts w:eastAsia="Times New Roman"/>
                <w:color w:val="000000"/>
                <w:sz w:val="22"/>
                <w:szCs w:val="22"/>
                <w:lang w:val="es-EC"/>
              </w:rPr>
              <w:t>No Aplica</w:t>
            </w:r>
          </w:p>
        </w:tc>
      </w:tr>
      <w:tr w:rsidR="000D1EE7" w:rsidRPr="00F104FF" w14:paraId="0708D88E" w14:textId="77777777">
        <w:trPr>
          <w:trHeight w:val="300"/>
          <w:jc w:val="center"/>
        </w:trPr>
        <w:tc>
          <w:tcPr>
            <w:tcW w:w="3440" w:type="dxa"/>
            <w:tcBorders>
              <w:top w:val="nil"/>
              <w:left w:val="single" w:sz="4" w:space="0" w:color="auto"/>
              <w:bottom w:val="single" w:sz="4" w:space="0" w:color="auto"/>
              <w:right w:val="single" w:sz="4" w:space="0" w:color="auto"/>
            </w:tcBorders>
            <w:shd w:val="clear" w:color="auto" w:fill="auto"/>
            <w:vAlign w:val="bottom"/>
            <w:hideMark/>
          </w:tcPr>
          <w:p w14:paraId="248C5142"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10 VAE</w:t>
            </w:r>
          </w:p>
        </w:tc>
        <w:tc>
          <w:tcPr>
            <w:tcW w:w="1920" w:type="dxa"/>
            <w:tcBorders>
              <w:top w:val="nil"/>
              <w:left w:val="nil"/>
              <w:bottom w:val="single" w:sz="4" w:space="0" w:color="auto"/>
              <w:right w:val="single" w:sz="4" w:space="0" w:color="auto"/>
            </w:tcBorders>
            <w:shd w:val="clear" w:color="auto" w:fill="auto"/>
            <w:vAlign w:val="bottom"/>
            <w:hideMark/>
          </w:tcPr>
          <w:p w14:paraId="36160D4B" w14:textId="77777777" w:rsidR="000D1EE7" w:rsidRPr="00F104FF" w:rsidRDefault="000D1EE7">
            <w:pPr>
              <w:rPr>
                <w:rFonts w:eastAsia="Times New Roman"/>
                <w:color w:val="000000"/>
                <w:sz w:val="22"/>
                <w:szCs w:val="22"/>
                <w:lang w:val="es-EC"/>
              </w:rPr>
            </w:pPr>
            <w:r w:rsidRPr="00F104FF">
              <w:rPr>
                <w:rFonts w:eastAsia="Times New Roman"/>
                <w:color w:val="000000"/>
                <w:sz w:val="22"/>
                <w:szCs w:val="22"/>
                <w:lang w:val="es-EC"/>
              </w:rPr>
              <w:t xml:space="preserve"> </w:t>
            </w:r>
          </w:p>
        </w:tc>
      </w:tr>
    </w:tbl>
    <w:p w14:paraId="79687F0C" w14:textId="77777777" w:rsidR="00E8266A" w:rsidRDefault="00E8266A" w:rsidP="00CE621E">
      <w:pPr>
        <w:pStyle w:val="TableContents"/>
        <w:snapToGrid w:val="0"/>
        <w:spacing w:line="276" w:lineRule="auto"/>
        <w:jc w:val="both"/>
        <w:rPr>
          <w:rFonts w:cs="Times New Roman"/>
          <w:b/>
          <w:iCs/>
          <w:color w:val="000000"/>
        </w:rPr>
      </w:pPr>
    </w:p>
    <w:p w14:paraId="38DEE9CB" w14:textId="77777777" w:rsidR="00E8266A" w:rsidRDefault="00E8266A" w:rsidP="00CE621E">
      <w:pPr>
        <w:pStyle w:val="TableContents"/>
        <w:snapToGrid w:val="0"/>
        <w:spacing w:line="276" w:lineRule="auto"/>
        <w:jc w:val="both"/>
        <w:rPr>
          <w:rFonts w:cs="Times New Roman"/>
          <w:b/>
          <w:iCs/>
          <w:color w:val="000000"/>
        </w:rPr>
      </w:pPr>
    </w:p>
    <w:p w14:paraId="5ABBE317" w14:textId="77777777" w:rsidR="0025311E" w:rsidRPr="00CE621E" w:rsidRDefault="00F70CA4" w:rsidP="00CE621E">
      <w:pPr>
        <w:pStyle w:val="TableContents"/>
        <w:snapToGrid w:val="0"/>
        <w:spacing w:line="276" w:lineRule="auto"/>
        <w:jc w:val="both"/>
        <w:rPr>
          <w:rFonts w:cs="Times New Roman"/>
          <w:iCs/>
          <w:color w:val="000000"/>
        </w:rPr>
      </w:pPr>
      <w:r w:rsidRPr="00CE621E">
        <w:rPr>
          <w:rFonts w:cs="Times New Roman"/>
          <w:b/>
          <w:iCs/>
          <w:color w:val="000000"/>
        </w:rPr>
        <w:t>4.2.</w:t>
      </w:r>
      <w:r w:rsidR="00176DD9" w:rsidRPr="00CE621E">
        <w:rPr>
          <w:rFonts w:cs="Times New Roman"/>
          <w:b/>
          <w:iCs/>
          <w:color w:val="000000"/>
        </w:rPr>
        <w:t>2</w:t>
      </w:r>
      <w:r w:rsidRPr="00CE621E">
        <w:rPr>
          <w:rFonts w:cs="Times New Roman"/>
          <w:b/>
          <w:iCs/>
          <w:color w:val="000000"/>
        </w:rPr>
        <w:t xml:space="preserve"> Porcentaje de Valor Agregado Ecuatoriano Mínimo</w:t>
      </w:r>
      <w:r w:rsidR="00481D0F" w:rsidRPr="00CE621E">
        <w:rPr>
          <w:rFonts w:cs="Times New Roman"/>
          <w:b/>
          <w:iCs/>
          <w:color w:val="000000"/>
        </w:rPr>
        <w:t xml:space="preserve">: </w:t>
      </w:r>
      <w:r w:rsidR="0025311E" w:rsidRPr="00CE621E">
        <w:rPr>
          <w:rFonts w:cs="Times New Roman"/>
          <w:iCs/>
          <w:color w:val="000000"/>
        </w:rPr>
        <w:t>La entidad contratante deberá aplicar obligatoriamente la metodología definida por el Servicio Nacional de Contratación Pública para la determinación de Valor Agregado Ecuatoriano en la adquisición de bienes, prestación de servicios o ejecución de obras, según corresponda, que será considerado como uno de los criterios de participación, evaluación y adjudicación.</w:t>
      </w:r>
    </w:p>
    <w:p w14:paraId="7503DB18" w14:textId="77777777" w:rsidR="0025311E" w:rsidRPr="00CE621E" w:rsidRDefault="0025311E" w:rsidP="00CE621E">
      <w:pPr>
        <w:pStyle w:val="TableContents"/>
        <w:snapToGrid w:val="0"/>
        <w:spacing w:line="276" w:lineRule="auto"/>
        <w:jc w:val="both"/>
        <w:rPr>
          <w:rFonts w:cs="Times New Roman"/>
          <w:iCs/>
          <w:color w:val="000000"/>
        </w:rPr>
      </w:pPr>
    </w:p>
    <w:p w14:paraId="2FF91D95" w14:textId="77777777" w:rsidR="0025311E" w:rsidRPr="00CE621E" w:rsidRDefault="0025311E" w:rsidP="00CE621E">
      <w:pPr>
        <w:pStyle w:val="TableContents"/>
        <w:snapToGrid w:val="0"/>
        <w:spacing w:line="276" w:lineRule="auto"/>
        <w:jc w:val="both"/>
        <w:rPr>
          <w:rFonts w:cs="Times New Roman"/>
          <w:iCs/>
          <w:color w:val="000000"/>
        </w:rPr>
      </w:pPr>
      <w:r w:rsidRPr="00CE621E">
        <w:rPr>
          <w:rFonts w:cs="Times New Roman"/>
          <w:iCs/>
          <w:color w:val="000000"/>
        </w:rPr>
        <w:t xml:space="preserve">Para que una oferta sea considerada ecuatoriana el Valor Agregado Ecuatoriano de </w:t>
      </w:r>
      <w:proofErr w:type="gramStart"/>
      <w:r w:rsidRPr="00CE621E">
        <w:rPr>
          <w:rFonts w:cs="Times New Roman"/>
          <w:iCs/>
          <w:color w:val="000000"/>
        </w:rPr>
        <w:t>la misma</w:t>
      </w:r>
      <w:proofErr w:type="gramEnd"/>
      <w:r w:rsidRPr="00CE621E">
        <w:rPr>
          <w:rFonts w:cs="Times New Roman"/>
          <w:iCs/>
          <w:color w:val="000000"/>
        </w:rPr>
        <w:t xml:space="preserve"> deberá ser igual o superior al umbral del Valor Agregado Ecuatoriano del procedimiento de contratación pública, publicado por la entidad contratante conforme lo establecido por el Sistema Oficial de Contratación del Estado -SOCE.</w:t>
      </w:r>
    </w:p>
    <w:p w14:paraId="02F0AC55" w14:textId="77777777" w:rsidR="0025311E" w:rsidRPr="00CE621E" w:rsidRDefault="0025311E" w:rsidP="00CE621E">
      <w:pPr>
        <w:pStyle w:val="TableContents"/>
        <w:snapToGrid w:val="0"/>
        <w:spacing w:line="276" w:lineRule="auto"/>
        <w:jc w:val="both"/>
        <w:rPr>
          <w:rFonts w:cs="Times New Roman"/>
          <w:iCs/>
          <w:color w:val="000000"/>
        </w:rPr>
      </w:pPr>
    </w:p>
    <w:p w14:paraId="660FEC21" w14:textId="77777777" w:rsidR="00A47C6A" w:rsidRPr="00CE621E" w:rsidRDefault="0025311E" w:rsidP="00CE621E">
      <w:pPr>
        <w:pStyle w:val="TableContents"/>
        <w:snapToGrid w:val="0"/>
        <w:spacing w:line="276" w:lineRule="auto"/>
        <w:jc w:val="both"/>
        <w:rPr>
          <w:rFonts w:cs="Times New Roman"/>
          <w:iCs/>
          <w:color w:val="000000"/>
        </w:rPr>
      </w:pPr>
      <w:r w:rsidRPr="00CE621E">
        <w:rPr>
          <w:rFonts w:cs="Times New Roman"/>
          <w:iCs/>
          <w:color w:val="000000"/>
        </w:rPr>
        <w:t xml:space="preserve">La entidad contratante deberá verificar si el oferente acredita Valor Agregado Ecuatoriano de los bienes y/o servicios propuestos, conforme la normativa expedida por el Servicio Nacional de </w:t>
      </w:r>
    </w:p>
    <w:p w14:paraId="0BE29120" w14:textId="77777777" w:rsidR="0025311E" w:rsidRPr="00CE621E" w:rsidRDefault="0025311E" w:rsidP="00CE621E">
      <w:pPr>
        <w:pStyle w:val="TableContents"/>
        <w:snapToGrid w:val="0"/>
        <w:spacing w:line="276" w:lineRule="auto"/>
        <w:jc w:val="both"/>
        <w:rPr>
          <w:rFonts w:cs="Times New Roman"/>
          <w:iCs/>
          <w:color w:val="000000"/>
        </w:rPr>
      </w:pPr>
      <w:r w:rsidRPr="00CE621E">
        <w:rPr>
          <w:rFonts w:cs="Times New Roman"/>
          <w:iCs/>
          <w:color w:val="000000"/>
        </w:rPr>
        <w:t xml:space="preserve">Contratación Pública </w:t>
      </w:r>
    </w:p>
    <w:p w14:paraId="0DE628A8" w14:textId="77777777" w:rsidR="0025311E" w:rsidRPr="00CE621E" w:rsidRDefault="0025311E" w:rsidP="00CE621E">
      <w:pPr>
        <w:pStyle w:val="TableContents"/>
        <w:snapToGrid w:val="0"/>
        <w:spacing w:line="276" w:lineRule="auto"/>
        <w:jc w:val="both"/>
        <w:rPr>
          <w:rFonts w:cs="Times New Roman"/>
          <w:iCs/>
          <w:color w:val="000000"/>
        </w:rPr>
      </w:pPr>
    </w:p>
    <w:p w14:paraId="51B27911" w14:textId="77777777" w:rsidR="008B7E47" w:rsidRPr="00CE621E" w:rsidRDefault="0025311E" w:rsidP="00CE621E">
      <w:pPr>
        <w:pStyle w:val="TableContents"/>
        <w:snapToGrid w:val="0"/>
        <w:spacing w:line="276" w:lineRule="auto"/>
        <w:jc w:val="both"/>
        <w:rPr>
          <w:rFonts w:cs="Times New Roman"/>
          <w:iCs/>
          <w:color w:val="000000"/>
        </w:rPr>
      </w:pPr>
      <w:r w:rsidRPr="00CE621E">
        <w:rPr>
          <w:rFonts w:cs="Times New Roman"/>
          <w:iCs/>
          <w:color w:val="000000"/>
        </w:rPr>
        <w:t xml:space="preserve">Únicamente en el caso de </w:t>
      </w:r>
      <w:proofErr w:type="gramStart"/>
      <w:r w:rsidRPr="00CE621E">
        <w:rPr>
          <w:rFonts w:cs="Times New Roman"/>
          <w:iCs/>
          <w:color w:val="000000"/>
        </w:rPr>
        <w:t>que  la</w:t>
      </w:r>
      <w:proofErr w:type="gramEnd"/>
      <w:r w:rsidRPr="00CE621E">
        <w:rPr>
          <w:rFonts w:cs="Times New Roman"/>
          <w:iCs/>
          <w:color w:val="000000"/>
        </w:rPr>
        <w:t xml:space="preserve"> oferta presentada no acreditare Valor </w:t>
      </w:r>
      <w:proofErr w:type="gramStart"/>
      <w:r w:rsidRPr="00CE621E">
        <w:rPr>
          <w:rFonts w:cs="Times New Roman"/>
          <w:iCs/>
          <w:color w:val="000000"/>
        </w:rPr>
        <w:t>Agregado  Ecuatoriano</w:t>
      </w:r>
      <w:proofErr w:type="gramEnd"/>
      <w:r w:rsidRPr="00CE621E">
        <w:rPr>
          <w:rFonts w:cs="Times New Roman"/>
          <w:iCs/>
          <w:color w:val="000000"/>
        </w:rPr>
        <w:t>, la entidad contratante considerará y analizará la oferta de origen extranjero que se hubieren presentado.</w:t>
      </w:r>
    </w:p>
    <w:p w14:paraId="46DB5851" w14:textId="77777777" w:rsidR="006842C7" w:rsidRPr="00CE621E" w:rsidRDefault="006842C7" w:rsidP="00CE621E">
      <w:pPr>
        <w:pStyle w:val="TableContents"/>
        <w:snapToGrid w:val="0"/>
        <w:spacing w:line="276" w:lineRule="auto"/>
        <w:jc w:val="both"/>
        <w:rPr>
          <w:rFonts w:cs="Times New Roman"/>
          <w:b/>
          <w:iCs/>
          <w:color w:val="000000"/>
        </w:rPr>
      </w:pPr>
    </w:p>
    <w:p w14:paraId="67D7FEC7" w14:textId="77777777" w:rsidR="00176DD9" w:rsidRPr="00CE621E" w:rsidRDefault="00614887" w:rsidP="00CE621E">
      <w:pPr>
        <w:pStyle w:val="TableContents"/>
        <w:snapToGrid w:val="0"/>
        <w:spacing w:line="276" w:lineRule="auto"/>
        <w:jc w:val="both"/>
        <w:rPr>
          <w:rFonts w:cs="Times New Roman"/>
          <w:b/>
          <w:iCs/>
          <w:color w:val="000000"/>
        </w:rPr>
      </w:pPr>
      <w:r w:rsidRPr="00CE621E">
        <w:rPr>
          <w:rFonts w:cs="Times New Roman"/>
          <w:b/>
          <w:iCs/>
          <w:color w:val="000000"/>
        </w:rPr>
        <w:t>4.2.3 Patrimonio</w:t>
      </w:r>
    </w:p>
    <w:p w14:paraId="645612F3" w14:textId="77777777" w:rsidR="00176DD9" w:rsidRPr="00CE621E" w:rsidRDefault="00176DD9" w:rsidP="00CE621E">
      <w:pPr>
        <w:pStyle w:val="TableContents"/>
        <w:snapToGrid w:val="0"/>
        <w:spacing w:line="276" w:lineRule="auto"/>
        <w:jc w:val="both"/>
        <w:rPr>
          <w:rFonts w:cs="Times New Roman"/>
          <w:iCs/>
          <w:color w:val="000000"/>
        </w:rPr>
      </w:pPr>
    </w:p>
    <w:p w14:paraId="5521DB61" w14:textId="77777777" w:rsidR="00176DD9" w:rsidRPr="00CE621E" w:rsidRDefault="0025311E" w:rsidP="00CE621E">
      <w:pPr>
        <w:pStyle w:val="TableContents"/>
        <w:snapToGrid w:val="0"/>
        <w:spacing w:line="276" w:lineRule="auto"/>
        <w:jc w:val="both"/>
        <w:rPr>
          <w:rFonts w:cs="Times New Roman"/>
          <w:iCs/>
          <w:color w:val="000000"/>
        </w:rPr>
      </w:pPr>
      <w:r w:rsidRPr="00CE621E">
        <w:rPr>
          <w:rFonts w:cs="Times New Roman"/>
          <w:iCs/>
          <w:color w:val="000000"/>
        </w:rPr>
        <w:t xml:space="preserve">En el caso de personas jurídicas, la entidad contratante verificará que el patrimonio cumpla con la normativa establecida por el Servicio Nacional de Contratación </w:t>
      </w:r>
      <w:r w:rsidR="00814778" w:rsidRPr="00CE621E">
        <w:rPr>
          <w:rFonts w:cs="Times New Roman"/>
          <w:iCs/>
          <w:color w:val="000000"/>
        </w:rPr>
        <w:t>Pública para</w:t>
      </w:r>
      <w:r w:rsidRPr="00CE621E">
        <w:rPr>
          <w:rFonts w:cs="Times New Roman"/>
          <w:iCs/>
          <w:color w:val="000000"/>
        </w:rPr>
        <w:t xml:space="preserve"> el efecto. </w:t>
      </w:r>
    </w:p>
    <w:p w14:paraId="0EE9EFAF" w14:textId="77777777" w:rsidR="00F70CA4" w:rsidRPr="00CE621E" w:rsidRDefault="00F70CA4" w:rsidP="00CE621E">
      <w:pPr>
        <w:pStyle w:val="TableContents"/>
        <w:snapToGrid w:val="0"/>
        <w:spacing w:line="276" w:lineRule="auto"/>
        <w:jc w:val="both"/>
        <w:rPr>
          <w:rFonts w:cs="Times New Roman"/>
          <w:iCs/>
          <w:color w:val="000000"/>
        </w:rPr>
      </w:pPr>
    </w:p>
    <w:p w14:paraId="3F9CBF14" w14:textId="77777777" w:rsidR="00F70CA4" w:rsidRPr="00CE621E" w:rsidRDefault="00F70CA4" w:rsidP="00CE621E">
      <w:pPr>
        <w:pStyle w:val="TableContents"/>
        <w:snapToGrid w:val="0"/>
        <w:spacing w:line="276" w:lineRule="auto"/>
        <w:jc w:val="both"/>
        <w:rPr>
          <w:rFonts w:cs="Times New Roman"/>
          <w:i/>
          <w:iCs/>
          <w:color w:val="000000"/>
        </w:rPr>
      </w:pPr>
      <w:r w:rsidRPr="00CE621E">
        <w:rPr>
          <w:rFonts w:cs="Times New Roman"/>
          <w:i/>
          <w:iCs/>
          <w:color w:val="000000"/>
        </w:rPr>
        <w:t>CUADRO DE VERIFICACIÓN DE CUMPLIMIENTO DE REQUISITOS MÍNIMOS DE LA OFERTA TÉCNICA</w:t>
      </w:r>
    </w:p>
    <w:p w14:paraId="7B5B2613" w14:textId="77777777" w:rsidR="00F70CA4" w:rsidRPr="00CE621E" w:rsidRDefault="00F70CA4" w:rsidP="00CE621E">
      <w:pPr>
        <w:pStyle w:val="TableContents"/>
        <w:snapToGrid w:val="0"/>
        <w:spacing w:line="276" w:lineRule="auto"/>
        <w:jc w:val="both"/>
        <w:rPr>
          <w:rFonts w:cs="Times New Roman"/>
          <w:i/>
          <w:iCs/>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6"/>
        <w:gridCol w:w="1545"/>
        <w:gridCol w:w="1682"/>
        <w:gridCol w:w="2219"/>
      </w:tblGrid>
      <w:tr w:rsidR="00F70CA4" w:rsidRPr="00CE621E" w14:paraId="0F260167" w14:textId="77777777" w:rsidTr="00A47C6A">
        <w:trPr>
          <w:jc w:val="center"/>
        </w:trPr>
        <w:tc>
          <w:tcPr>
            <w:tcW w:w="4146" w:type="dxa"/>
            <w:shd w:val="clear" w:color="auto" w:fill="auto"/>
          </w:tcPr>
          <w:p w14:paraId="72D08F80" w14:textId="77777777" w:rsidR="00F70CA4" w:rsidRPr="00CE621E" w:rsidRDefault="00F70CA4" w:rsidP="00CE621E">
            <w:pPr>
              <w:spacing w:line="276" w:lineRule="auto"/>
              <w:jc w:val="center"/>
              <w:rPr>
                <w:b/>
                <w:color w:val="000000"/>
                <w:spacing w:val="-3"/>
              </w:rPr>
            </w:pPr>
            <w:r w:rsidRPr="00CE621E">
              <w:rPr>
                <w:b/>
                <w:color w:val="000000"/>
                <w:spacing w:val="-3"/>
              </w:rPr>
              <w:t>PARÁMETRO</w:t>
            </w:r>
          </w:p>
        </w:tc>
        <w:tc>
          <w:tcPr>
            <w:tcW w:w="1545" w:type="dxa"/>
            <w:shd w:val="clear" w:color="auto" w:fill="auto"/>
          </w:tcPr>
          <w:p w14:paraId="461E1138" w14:textId="77777777" w:rsidR="00F70CA4" w:rsidRPr="00CE621E" w:rsidRDefault="00F70CA4" w:rsidP="00CE621E">
            <w:pPr>
              <w:spacing w:line="276" w:lineRule="auto"/>
              <w:jc w:val="center"/>
              <w:rPr>
                <w:b/>
                <w:color w:val="000000"/>
                <w:spacing w:val="-3"/>
              </w:rPr>
            </w:pPr>
            <w:r w:rsidRPr="00CE621E">
              <w:rPr>
                <w:b/>
                <w:color w:val="000000"/>
                <w:spacing w:val="-3"/>
              </w:rPr>
              <w:t>CUMPLE</w:t>
            </w:r>
          </w:p>
        </w:tc>
        <w:tc>
          <w:tcPr>
            <w:tcW w:w="1682" w:type="dxa"/>
            <w:shd w:val="clear" w:color="auto" w:fill="auto"/>
          </w:tcPr>
          <w:p w14:paraId="0A876498" w14:textId="77777777" w:rsidR="00F70CA4" w:rsidRPr="00CE621E" w:rsidRDefault="00F70CA4" w:rsidP="00CE621E">
            <w:pPr>
              <w:spacing w:line="276" w:lineRule="auto"/>
              <w:jc w:val="center"/>
              <w:rPr>
                <w:b/>
                <w:color w:val="000000"/>
                <w:spacing w:val="-3"/>
              </w:rPr>
            </w:pPr>
            <w:r w:rsidRPr="00CE621E">
              <w:rPr>
                <w:b/>
                <w:color w:val="000000"/>
                <w:spacing w:val="-3"/>
              </w:rPr>
              <w:t>NO CUMPLE</w:t>
            </w:r>
          </w:p>
        </w:tc>
        <w:tc>
          <w:tcPr>
            <w:tcW w:w="2219" w:type="dxa"/>
          </w:tcPr>
          <w:p w14:paraId="072AC721" w14:textId="77777777" w:rsidR="00F70CA4" w:rsidRPr="00CE621E" w:rsidRDefault="00F70CA4" w:rsidP="00CE621E">
            <w:pPr>
              <w:spacing w:line="276" w:lineRule="auto"/>
              <w:jc w:val="center"/>
              <w:rPr>
                <w:b/>
                <w:color w:val="000000"/>
                <w:spacing w:val="-3"/>
              </w:rPr>
            </w:pPr>
            <w:r w:rsidRPr="00CE621E">
              <w:rPr>
                <w:b/>
                <w:color w:val="000000"/>
                <w:spacing w:val="-3"/>
              </w:rPr>
              <w:t>OBSERVACIONES</w:t>
            </w:r>
          </w:p>
        </w:tc>
      </w:tr>
      <w:tr w:rsidR="000D1EE7" w:rsidRPr="00CE621E" w14:paraId="51D6B704" w14:textId="77777777">
        <w:trPr>
          <w:jc w:val="center"/>
        </w:trPr>
        <w:tc>
          <w:tcPr>
            <w:tcW w:w="4146" w:type="dxa"/>
            <w:shd w:val="clear" w:color="auto" w:fill="auto"/>
          </w:tcPr>
          <w:p w14:paraId="640FB6A5" w14:textId="77777777" w:rsidR="000D1EE7" w:rsidRPr="00CE621E" w:rsidRDefault="000D1EE7" w:rsidP="000D1EE7">
            <w:pPr>
              <w:pStyle w:val="Textbody"/>
              <w:tabs>
                <w:tab w:val="left" w:pos="621"/>
              </w:tabs>
              <w:spacing w:after="0" w:line="276" w:lineRule="auto"/>
              <w:jc w:val="both"/>
              <w:rPr>
                <w:color w:val="000000"/>
                <w:spacing w:val="-3"/>
                <w:sz w:val="24"/>
                <w:szCs w:val="24"/>
                <w:lang w:val="es-ES"/>
              </w:rPr>
            </w:pPr>
            <w:r w:rsidRPr="00E2645A">
              <w:t>EXPERIENCIA</w:t>
            </w:r>
            <w:r w:rsidRPr="00E2645A">
              <w:rPr>
                <w:spacing w:val="-8"/>
              </w:rPr>
              <w:t xml:space="preserve"> </w:t>
            </w:r>
            <w:r w:rsidRPr="00E2645A">
              <w:t>ESPECIFICA</w:t>
            </w:r>
          </w:p>
        </w:tc>
        <w:tc>
          <w:tcPr>
            <w:tcW w:w="1545" w:type="dxa"/>
            <w:shd w:val="clear" w:color="auto" w:fill="auto"/>
          </w:tcPr>
          <w:p w14:paraId="49DEB2AE" w14:textId="77777777" w:rsidR="000D1EE7" w:rsidRPr="00CE621E" w:rsidRDefault="000D1EE7" w:rsidP="000D1EE7">
            <w:pPr>
              <w:spacing w:line="276" w:lineRule="auto"/>
              <w:jc w:val="both"/>
              <w:rPr>
                <w:color w:val="000000"/>
                <w:spacing w:val="-3"/>
              </w:rPr>
            </w:pPr>
          </w:p>
        </w:tc>
        <w:tc>
          <w:tcPr>
            <w:tcW w:w="1682" w:type="dxa"/>
            <w:shd w:val="clear" w:color="auto" w:fill="auto"/>
          </w:tcPr>
          <w:p w14:paraId="7F7995C6" w14:textId="77777777" w:rsidR="000D1EE7" w:rsidRPr="00CE621E" w:rsidRDefault="000D1EE7" w:rsidP="000D1EE7">
            <w:pPr>
              <w:spacing w:line="276" w:lineRule="auto"/>
              <w:jc w:val="both"/>
              <w:rPr>
                <w:color w:val="000000"/>
                <w:spacing w:val="-3"/>
              </w:rPr>
            </w:pPr>
          </w:p>
        </w:tc>
        <w:tc>
          <w:tcPr>
            <w:tcW w:w="2219" w:type="dxa"/>
          </w:tcPr>
          <w:p w14:paraId="7673C197" w14:textId="77777777" w:rsidR="000D1EE7" w:rsidRPr="00CE621E" w:rsidRDefault="000D1EE7" w:rsidP="000D1EE7">
            <w:pPr>
              <w:spacing w:line="276" w:lineRule="auto"/>
              <w:jc w:val="both"/>
              <w:rPr>
                <w:color w:val="000000"/>
                <w:spacing w:val="-3"/>
              </w:rPr>
            </w:pPr>
          </w:p>
        </w:tc>
      </w:tr>
      <w:tr w:rsidR="000D1EE7" w:rsidRPr="00CE621E" w14:paraId="4303330E" w14:textId="77777777">
        <w:trPr>
          <w:jc w:val="center"/>
        </w:trPr>
        <w:tc>
          <w:tcPr>
            <w:tcW w:w="4146" w:type="dxa"/>
            <w:shd w:val="clear" w:color="auto" w:fill="auto"/>
          </w:tcPr>
          <w:p w14:paraId="3537E35B" w14:textId="78F3BE3A" w:rsidR="000D1EE7" w:rsidRPr="00CE621E" w:rsidRDefault="007D3A30" w:rsidP="000D1EE7">
            <w:pPr>
              <w:pStyle w:val="Textbody"/>
              <w:tabs>
                <w:tab w:val="left" w:pos="621"/>
              </w:tabs>
              <w:spacing w:after="0" w:line="276" w:lineRule="auto"/>
              <w:jc w:val="both"/>
              <w:rPr>
                <w:color w:val="000000"/>
                <w:spacing w:val="-3"/>
                <w:sz w:val="24"/>
                <w:szCs w:val="24"/>
                <w:lang w:val="es-ES"/>
              </w:rPr>
            </w:pPr>
            <w:r>
              <w:t>PERSONAL TÉCNICO</w:t>
            </w:r>
          </w:p>
        </w:tc>
        <w:tc>
          <w:tcPr>
            <w:tcW w:w="1545" w:type="dxa"/>
            <w:shd w:val="clear" w:color="auto" w:fill="auto"/>
          </w:tcPr>
          <w:p w14:paraId="3C19D7CD" w14:textId="77777777" w:rsidR="000D1EE7" w:rsidRPr="00CE621E" w:rsidRDefault="000D1EE7" w:rsidP="000D1EE7">
            <w:pPr>
              <w:spacing w:line="276" w:lineRule="auto"/>
              <w:jc w:val="both"/>
              <w:rPr>
                <w:color w:val="000000"/>
                <w:spacing w:val="-3"/>
              </w:rPr>
            </w:pPr>
          </w:p>
        </w:tc>
        <w:tc>
          <w:tcPr>
            <w:tcW w:w="1682" w:type="dxa"/>
            <w:shd w:val="clear" w:color="auto" w:fill="auto"/>
          </w:tcPr>
          <w:p w14:paraId="4678A0B9" w14:textId="77777777" w:rsidR="000D1EE7" w:rsidRPr="00CE621E" w:rsidRDefault="000D1EE7" w:rsidP="000D1EE7">
            <w:pPr>
              <w:spacing w:line="276" w:lineRule="auto"/>
              <w:jc w:val="both"/>
              <w:rPr>
                <w:color w:val="000000"/>
                <w:spacing w:val="-3"/>
              </w:rPr>
            </w:pPr>
          </w:p>
        </w:tc>
        <w:tc>
          <w:tcPr>
            <w:tcW w:w="2219" w:type="dxa"/>
          </w:tcPr>
          <w:p w14:paraId="1CBABD77" w14:textId="77777777" w:rsidR="000D1EE7" w:rsidRPr="00CE621E" w:rsidRDefault="000D1EE7" w:rsidP="000D1EE7">
            <w:pPr>
              <w:spacing w:line="276" w:lineRule="auto"/>
              <w:jc w:val="both"/>
              <w:rPr>
                <w:color w:val="000000"/>
                <w:spacing w:val="-3"/>
              </w:rPr>
            </w:pPr>
          </w:p>
        </w:tc>
      </w:tr>
      <w:tr w:rsidR="000D1EE7" w:rsidRPr="00CE621E" w14:paraId="034F03C8" w14:textId="77777777">
        <w:trPr>
          <w:jc w:val="center"/>
        </w:trPr>
        <w:tc>
          <w:tcPr>
            <w:tcW w:w="4146" w:type="dxa"/>
            <w:shd w:val="clear" w:color="auto" w:fill="auto"/>
          </w:tcPr>
          <w:p w14:paraId="6CCA7C18" w14:textId="4DC1C8C4" w:rsidR="000D1EE7" w:rsidRDefault="007D3A30" w:rsidP="000D1EE7">
            <w:pPr>
              <w:pStyle w:val="Textbody"/>
              <w:tabs>
                <w:tab w:val="left" w:pos="621"/>
              </w:tabs>
              <w:spacing w:after="0" w:line="276" w:lineRule="auto"/>
              <w:jc w:val="both"/>
              <w:rPr>
                <w:color w:val="000000"/>
                <w:spacing w:val="-3"/>
                <w:sz w:val="24"/>
                <w:szCs w:val="24"/>
                <w:lang w:val="es-ES"/>
              </w:rPr>
            </w:pPr>
            <w:r>
              <w:t>OTROS PARÁMETROS DE CALIFICACIÓN.</w:t>
            </w:r>
          </w:p>
        </w:tc>
        <w:tc>
          <w:tcPr>
            <w:tcW w:w="1545" w:type="dxa"/>
            <w:shd w:val="clear" w:color="auto" w:fill="auto"/>
          </w:tcPr>
          <w:p w14:paraId="2F07A705" w14:textId="77777777" w:rsidR="000D1EE7" w:rsidRPr="00CE621E" w:rsidRDefault="000D1EE7" w:rsidP="000D1EE7">
            <w:pPr>
              <w:spacing w:line="276" w:lineRule="auto"/>
              <w:jc w:val="both"/>
              <w:rPr>
                <w:color w:val="000000"/>
                <w:spacing w:val="-3"/>
              </w:rPr>
            </w:pPr>
          </w:p>
        </w:tc>
        <w:tc>
          <w:tcPr>
            <w:tcW w:w="1682" w:type="dxa"/>
            <w:shd w:val="clear" w:color="auto" w:fill="auto"/>
          </w:tcPr>
          <w:p w14:paraId="539F3FDC" w14:textId="77777777" w:rsidR="000D1EE7" w:rsidRPr="00CE621E" w:rsidRDefault="000D1EE7" w:rsidP="000D1EE7">
            <w:pPr>
              <w:spacing w:line="276" w:lineRule="auto"/>
              <w:jc w:val="both"/>
              <w:rPr>
                <w:color w:val="000000"/>
                <w:spacing w:val="-3"/>
              </w:rPr>
            </w:pPr>
          </w:p>
        </w:tc>
        <w:tc>
          <w:tcPr>
            <w:tcW w:w="2219" w:type="dxa"/>
          </w:tcPr>
          <w:p w14:paraId="1F61BAFB" w14:textId="77777777" w:rsidR="000D1EE7" w:rsidRPr="00CE621E" w:rsidRDefault="000D1EE7" w:rsidP="000D1EE7">
            <w:pPr>
              <w:spacing w:line="276" w:lineRule="auto"/>
              <w:jc w:val="both"/>
              <w:rPr>
                <w:color w:val="000000"/>
                <w:spacing w:val="-3"/>
              </w:rPr>
            </w:pPr>
          </w:p>
        </w:tc>
      </w:tr>
      <w:tr w:rsidR="000D1EE7" w:rsidRPr="00CE621E" w14:paraId="04EF674E" w14:textId="77777777">
        <w:trPr>
          <w:jc w:val="center"/>
        </w:trPr>
        <w:tc>
          <w:tcPr>
            <w:tcW w:w="4146" w:type="dxa"/>
            <w:shd w:val="clear" w:color="auto" w:fill="auto"/>
          </w:tcPr>
          <w:p w14:paraId="0950C5E8" w14:textId="77777777" w:rsidR="000D1EE7" w:rsidRDefault="000D1EE7" w:rsidP="000D1EE7">
            <w:pPr>
              <w:pStyle w:val="Textbody"/>
              <w:tabs>
                <w:tab w:val="left" w:pos="621"/>
              </w:tabs>
              <w:spacing w:after="0" w:line="276" w:lineRule="auto"/>
              <w:jc w:val="both"/>
              <w:rPr>
                <w:color w:val="000000"/>
                <w:spacing w:val="-3"/>
                <w:sz w:val="24"/>
                <w:szCs w:val="24"/>
                <w:lang w:val="es-ES"/>
              </w:rPr>
            </w:pPr>
            <w:r w:rsidRPr="00E2645A">
              <w:t>CUMPLIMIENTO DE TERMINOS</w:t>
            </w:r>
            <w:r w:rsidRPr="00E2645A">
              <w:rPr>
                <w:spacing w:val="-6"/>
              </w:rPr>
              <w:t xml:space="preserve"> </w:t>
            </w:r>
            <w:r w:rsidRPr="00E2645A">
              <w:t>DE</w:t>
            </w:r>
            <w:r w:rsidRPr="00E2645A">
              <w:rPr>
                <w:spacing w:val="-4"/>
              </w:rPr>
              <w:t xml:space="preserve"> </w:t>
            </w:r>
            <w:r w:rsidRPr="00E2645A">
              <w:t>REFERENCIA</w:t>
            </w:r>
          </w:p>
        </w:tc>
        <w:tc>
          <w:tcPr>
            <w:tcW w:w="1545" w:type="dxa"/>
            <w:shd w:val="clear" w:color="auto" w:fill="auto"/>
          </w:tcPr>
          <w:p w14:paraId="7AC51C3D" w14:textId="77777777" w:rsidR="000D1EE7" w:rsidRPr="00CE621E" w:rsidRDefault="000D1EE7" w:rsidP="000D1EE7">
            <w:pPr>
              <w:spacing w:line="276" w:lineRule="auto"/>
              <w:jc w:val="both"/>
              <w:rPr>
                <w:color w:val="000000"/>
                <w:spacing w:val="-3"/>
              </w:rPr>
            </w:pPr>
          </w:p>
        </w:tc>
        <w:tc>
          <w:tcPr>
            <w:tcW w:w="1682" w:type="dxa"/>
            <w:shd w:val="clear" w:color="auto" w:fill="auto"/>
          </w:tcPr>
          <w:p w14:paraId="76D94184" w14:textId="77777777" w:rsidR="000D1EE7" w:rsidRPr="00CE621E" w:rsidRDefault="000D1EE7" w:rsidP="000D1EE7">
            <w:pPr>
              <w:spacing w:line="276" w:lineRule="auto"/>
              <w:jc w:val="both"/>
              <w:rPr>
                <w:color w:val="000000"/>
                <w:spacing w:val="-3"/>
              </w:rPr>
            </w:pPr>
          </w:p>
        </w:tc>
        <w:tc>
          <w:tcPr>
            <w:tcW w:w="2219" w:type="dxa"/>
          </w:tcPr>
          <w:p w14:paraId="07B34F21" w14:textId="77777777" w:rsidR="000D1EE7" w:rsidRPr="00CE621E" w:rsidRDefault="000D1EE7" w:rsidP="000D1EE7">
            <w:pPr>
              <w:spacing w:line="276" w:lineRule="auto"/>
              <w:jc w:val="both"/>
              <w:rPr>
                <w:color w:val="000000"/>
                <w:spacing w:val="-3"/>
              </w:rPr>
            </w:pPr>
          </w:p>
        </w:tc>
      </w:tr>
    </w:tbl>
    <w:p w14:paraId="6F5AC54B" w14:textId="77777777" w:rsidR="00F70CA4" w:rsidRPr="00CE621E" w:rsidRDefault="00F70CA4" w:rsidP="00CE621E">
      <w:pPr>
        <w:pStyle w:val="TableContents"/>
        <w:snapToGrid w:val="0"/>
        <w:spacing w:line="276" w:lineRule="auto"/>
        <w:jc w:val="both"/>
        <w:rPr>
          <w:rFonts w:cs="Times New Roman"/>
          <w:i/>
          <w:iCs/>
          <w:color w:val="000000"/>
          <w:lang w:val="es-ES_tradnl"/>
        </w:rPr>
      </w:pPr>
    </w:p>
    <w:p w14:paraId="084FC3AA" w14:textId="77777777" w:rsidR="00F70CA4" w:rsidRPr="00CE621E" w:rsidRDefault="00AD0236" w:rsidP="00CE621E">
      <w:pPr>
        <w:pStyle w:val="TableContents"/>
        <w:snapToGrid w:val="0"/>
        <w:spacing w:line="276" w:lineRule="auto"/>
        <w:jc w:val="both"/>
        <w:rPr>
          <w:rFonts w:cs="Times New Roman"/>
          <w:color w:val="000000"/>
          <w:spacing w:val="-3"/>
          <w:lang w:val="es-ES"/>
        </w:rPr>
      </w:pPr>
      <w:r w:rsidRPr="00CE621E">
        <w:rPr>
          <w:rFonts w:cs="Times New Roman"/>
          <w:color w:val="000000"/>
          <w:spacing w:val="-3"/>
          <w:lang w:val="es-ES"/>
        </w:rPr>
        <w:t>Aquella oferta que cumpla</w:t>
      </w:r>
      <w:r w:rsidR="00F70CA4" w:rsidRPr="00CE621E">
        <w:rPr>
          <w:rFonts w:cs="Times New Roman"/>
          <w:color w:val="000000"/>
          <w:spacing w:val="-3"/>
          <w:lang w:val="es-ES"/>
        </w:rPr>
        <w:t xml:space="preserve"> integralmente con los parámetros </w:t>
      </w:r>
      <w:proofErr w:type="gramStart"/>
      <w:r w:rsidR="00F70CA4" w:rsidRPr="00CE621E">
        <w:rPr>
          <w:rFonts w:cs="Times New Roman"/>
          <w:color w:val="000000"/>
          <w:spacing w:val="-3"/>
          <w:lang w:val="es-ES"/>
        </w:rPr>
        <w:t>mínimos,</w:t>
      </w:r>
      <w:proofErr w:type="gramEnd"/>
      <w:r w:rsidR="00B16CCC" w:rsidRPr="00CE621E">
        <w:rPr>
          <w:rFonts w:cs="Times New Roman"/>
          <w:color w:val="000000"/>
          <w:spacing w:val="-3"/>
          <w:lang w:val="es-ES"/>
        </w:rPr>
        <w:t xml:space="preserve"> será adjudicada</w:t>
      </w:r>
      <w:r w:rsidR="00F70CA4" w:rsidRPr="00CE621E">
        <w:rPr>
          <w:rFonts w:cs="Times New Roman"/>
          <w:color w:val="000000"/>
          <w:spacing w:val="-3"/>
          <w:lang w:val="es-ES"/>
        </w:rPr>
        <w:t xml:space="preserve">, </w:t>
      </w:r>
      <w:r w:rsidR="00B16CCC" w:rsidRPr="00CE621E">
        <w:rPr>
          <w:rFonts w:cs="Times New Roman"/>
          <w:color w:val="000000"/>
          <w:spacing w:val="-3"/>
          <w:lang w:val="es-ES"/>
        </w:rPr>
        <w:t>caso contrario será descalificada</w:t>
      </w:r>
      <w:r w:rsidR="00F70CA4" w:rsidRPr="00CE621E">
        <w:rPr>
          <w:rFonts w:cs="Times New Roman"/>
          <w:color w:val="000000"/>
          <w:spacing w:val="-3"/>
          <w:lang w:val="es-ES"/>
        </w:rPr>
        <w:t>.</w:t>
      </w:r>
    </w:p>
    <w:p w14:paraId="7711F625" w14:textId="77777777" w:rsidR="008811CC" w:rsidRPr="00CE621E" w:rsidRDefault="008811CC" w:rsidP="00CE621E">
      <w:pPr>
        <w:pStyle w:val="Standard"/>
        <w:tabs>
          <w:tab w:val="left" w:pos="621"/>
        </w:tabs>
        <w:spacing w:line="276" w:lineRule="auto"/>
        <w:jc w:val="both"/>
        <w:rPr>
          <w:color w:val="000000"/>
          <w:spacing w:val="-3"/>
          <w:sz w:val="24"/>
          <w:szCs w:val="24"/>
          <w:lang w:val="es-ES"/>
        </w:rPr>
      </w:pPr>
    </w:p>
    <w:p w14:paraId="071CDBC9" w14:textId="77777777" w:rsidR="003A3983" w:rsidRPr="00CE621E" w:rsidRDefault="00934710" w:rsidP="00CE621E">
      <w:pPr>
        <w:tabs>
          <w:tab w:val="left" w:pos="-720"/>
        </w:tabs>
        <w:autoSpaceDE w:val="0"/>
        <w:spacing w:line="276" w:lineRule="auto"/>
        <w:ind w:right="-119"/>
        <w:jc w:val="center"/>
        <w:rPr>
          <w:b/>
          <w:spacing w:val="-2"/>
        </w:rPr>
      </w:pPr>
      <w:r w:rsidRPr="00CE621E">
        <w:rPr>
          <w:b/>
          <w:spacing w:val="-2"/>
        </w:rPr>
        <w:t>S</w:t>
      </w:r>
      <w:r w:rsidR="003A3983" w:rsidRPr="00CE621E">
        <w:rPr>
          <w:b/>
          <w:spacing w:val="-2"/>
        </w:rPr>
        <w:t>ECCIÓN V</w:t>
      </w:r>
    </w:p>
    <w:p w14:paraId="792868AF" w14:textId="77777777" w:rsidR="003A3983" w:rsidRPr="00CE621E" w:rsidRDefault="003A3983" w:rsidP="00CE621E">
      <w:pPr>
        <w:tabs>
          <w:tab w:val="left" w:pos="-720"/>
        </w:tabs>
        <w:autoSpaceDE w:val="0"/>
        <w:spacing w:line="276" w:lineRule="auto"/>
        <w:ind w:right="-119"/>
        <w:jc w:val="center"/>
        <w:rPr>
          <w:b/>
          <w:spacing w:val="-2"/>
        </w:rPr>
      </w:pPr>
      <w:r w:rsidRPr="00CE621E">
        <w:rPr>
          <w:b/>
          <w:spacing w:val="-2"/>
        </w:rPr>
        <w:t>OBLIGACIONES DE LAS PARTES</w:t>
      </w:r>
    </w:p>
    <w:p w14:paraId="1E450A65" w14:textId="77777777" w:rsidR="003A3983" w:rsidRPr="00CE621E" w:rsidRDefault="003A3983" w:rsidP="00CE621E">
      <w:pPr>
        <w:pStyle w:val="Standard"/>
        <w:tabs>
          <w:tab w:val="left" w:pos="-540"/>
        </w:tabs>
        <w:spacing w:line="276" w:lineRule="auto"/>
        <w:jc w:val="both"/>
        <w:rPr>
          <w:b/>
          <w:spacing w:val="-2"/>
          <w:sz w:val="24"/>
          <w:szCs w:val="24"/>
        </w:rPr>
      </w:pPr>
    </w:p>
    <w:p w14:paraId="59AC923E" w14:textId="77777777" w:rsidR="00BB0507" w:rsidRPr="00CE621E" w:rsidRDefault="00BB0507" w:rsidP="00CE621E">
      <w:pPr>
        <w:widowControl/>
        <w:suppressAutoHyphens w:val="0"/>
        <w:autoSpaceDN w:val="0"/>
        <w:spacing w:line="276" w:lineRule="auto"/>
        <w:jc w:val="both"/>
        <w:textAlignment w:val="baseline"/>
        <w:rPr>
          <w:rFonts w:eastAsia="Times New Roman"/>
          <w:b/>
          <w:bCs/>
          <w:kern w:val="0"/>
          <w:lang w:val="es-EC"/>
        </w:rPr>
      </w:pPr>
      <w:r w:rsidRPr="00CE621E">
        <w:rPr>
          <w:rFonts w:eastAsia="Times New Roman"/>
          <w:b/>
          <w:spacing w:val="-2"/>
          <w:kern w:val="0"/>
          <w:lang w:val="es-EC" w:eastAsia="hi-IN" w:bidi="hi-IN"/>
        </w:rPr>
        <w:t xml:space="preserve">5.1 </w:t>
      </w:r>
      <w:r w:rsidRPr="00CE621E">
        <w:rPr>
          <w:rFonts w:eastAsia="Times New Roman"/>
          <w:b/>
          <w:bCs/>
          <w:kern w:val="0"/>
          <w:lang w:val="es-EC"/>
        </w:rPr>
        <w:t>Obligaciones del adjudicatario en la aplicación de transferencia de tecnología:</w:t>
      </w:r>
      <w:r w:rsidR="00717947">
        <w:rPr>
          <w:rFonts w:eastAsia="Times New Roman"/>
          <w:b/>
          <w:bCs/>
          <w:kern w:val="0"/>
          <w:lang w:val="es-EC"/>
        </w:rPr>
        <w:t xml:space="preserve"> </w:t>
      </w:r>
      <w:r w:rsidR="00717947" w:rsidRPr="00717947">
        <w:rPr>
          <w:rFonts w:eastAsia="Times New Roman"/>
          <w:b/>
          <w:bCs/>
          <w:kern w:val="0"/>
          <w:highlight w:val="yellow"/>
          <w:lang w:val="es-EC"/>
        </w:rPr>
        <w:t>(NO APLICA)</w:t>
      </w:r>
    </w:p>
    <w:p w14:paraId="4C732E49" w14:textId="77777777" w:rsidR="00BB0507" w:rsidRPr="00CE621E" w:rsidRDefault="00BB0507" w:rsidP="00CE621E">
      <w:pPr>
        <w:widowControl/>
        <w:tabs>
          <w:tab w:val="left" w:pos="1673"/>
        </w:tabs>
        <w:suppressAutoHyphens w:val="0"/>
        <w:autoSpaceDN w:val="0"/>
        <w:spacing w:line="276" w:lineRule="auto"/>
        <w:textAlignment w:val="baseline"/>
        <w:rPr>
          <w:rFonts w:eastAsia="Lucida Sans Unicode"/>
          <w:bCs/>
          <w:kern w:val="3"/>
          <w:lang w:val="es-EC"/>
        </w:rPr>
      </w:pPr>
      <w:r w:rsidRPr="00CE621E">
        <w:rPr>
          <w:rFonts w:eastAsia="Lucida Sans Unicode"/>
          <w:bCs/>
          <w:kern w:val="3"/>
          <w:lang w:val="es-EC"/>
        </w:rPr>
        <w:tab/>
      </w:r>
    </w:p>
    <w:p w14:paraId="79C39795" w14:textId="77777777" w:rsidR="00EE3EAD" w:rsidRPr="00CE621E" w:rsidRDefault="00EE3EAD" w:rsidP="00CE621E">
      <w:pPr>
        <w:pStyle w:val="Standard"/>
        <w:tabs>
          <w:tab w:val="left" w:pos="-540"/>
        </w:tabs>
        <w:spacing w:line="276" w:lineRule="auto"/>
        <w:jc w:val="both"/>
        <w:rPr>
          <w:b/>
          <w:spacing w:val="-2"/>
          <w:sz w:val="24"/>
          <w:szCs w:val="24"/>
        </w:rPr>
      </w:pPr>
      <w:r w:rsidRPr="00CE621E">
        <w:rPr>
          <w:b/>
          <w:spacing w:val="-2"/>
          <w:sz w:val="24"/>
          <w:szCs w:val="24"/>
        </w:rPr>
        <w:t>5.2</w:t>
      </w:r>
      <w:r w:rsidRPr="00CE621E">
        <w:rPr>
          <w:b/>
          <w:spacing w:val="-2"/>
          <w:sz w:val="24"/>
          <w:szCs w:val="24"/>
        </w:rPr>
        <w:tab/>
        <w:t xml:space="preserve">Obligaciones del Contratista: </w:t>
      </w:r>
    </w:p>
    <w:p w14:paraId="49FEBFFC" w14:textId="77777777" w:rsidR="00B476F0" w:rsidRDefault="00B476F0" w:rsidP="00CE621E">
      <w:pPr>
        <w:pStyle w:val="Standard"/>
        <w:tabs>
          <w:tab w:val="left" w:pos="-540"/>
        </w:tabs>
        <w:spacing w:line="276" w:lineRule="auto"/>
        <w:jc w:val="both"/>
        <w:rPr>
          <w:spacing w:val="-2"/>
          <w:sz w:val="24"/>
          <w:szCs w:val="24"/>
          <w:lang w:val="es-ES_tradnl"/>
        </w:rPr>
      </w:pPr>
    </w:p>
    <w:p w14:paraId="16562910" w14:textId="77777777" w:rsidR="00B476F0" w:rsidRDefault="00B476F0" w:rsidP="00CE621E">
      <w:pPr>
        <w:pStyle w:val="Standard"/>
        <w:tabs>
          <w:tab w:val="left" w:pos="-540"/>
        </w:tabs>
        <w:spacing w:line="276" w:lineRule="auto"/>
        <w:jc w:val="both"/>
        <w:rPr>
          <w:spacing w:val="-2"/>
          <w:sz w:val="24"/>
          <w:szCs w:val="24"/>
          <w:lang w:val="es-ES_tradnl"/>
        </w:rPr>
      </w:pPr>
      <w:r w:rsidRPr="00B476F0">
        <w:rPr>
          <w:spacing w:val="-2"/>
          <w:sz w:val="24"/>
          <w:szCs w:val="24"/>
          <w:lang w:val="es-ES_tradnl"/>
        </w:rPr>
        <w:t xml:space="preserve">• Revisar cuidadosamente los términos de referencia del requerimiento, obligaciones y responsabilidades, así como el cumplimiento de todos los requerimientos indicados en los términos de referencia. La acción u omisión, por descuido o negligencia del contratista al no entregar los requerimientos del contratante. </w:t>
      </w:r>
    </w:p>
    <w:p w14:paraId="36624F8F" w14:textId="7B0F55A9" w:rsidR="00B476F0" w:rsidRDefault="00B476F0" w:rsidP="00CE621E">
      <w:pPr>
        <w:pStyle w:val="Standard"/>
        <w:tabs>
          <w:tab w:val="left" w:pos="-540"/>
        </w:tabs>
        <w:spacing w:line="276" w:lineRule="auto"/>
        <w:jc w:val="both"/>
        <w:rPr>
          <w:spacing w:val="-2"/>
          <w:sz w:val="24"/>
          <w:szCs w:val="24"/>
          <w:lang w:val="es-ES_tradnl"/>
        </w:rPr>
      </w:pPr>
      <w:r w:rsidRPr="00B476F0">
        <w:rPr>
          <w:spacing w:val="-2"/>
          <w:sz w:val="24"/>
          <w:szCs w:val="24"/>
          <w:lang w:val="es-ES_tradnl"/>
        </w:rPr>
        <w:t>• Dar cumplimiento cabal a lo establecido en el presente documento.</w:t>
      </w:r>
    </w:p>
    <w:p w14:paraId="73EB0FD6" w14:textId="6D6FED9F" w:rsidR="00B476F0" w:rsidRDefault="00B476F0" w:rsidP="00CE621E">
      <w:pPr>
        <w:pStyle w:val="Standard"/>
        <w:tabs>
          <w:tab w:val="left" w:pos="-540"/>
        </w:tabs>
        <w:spacing w:line="276" w:lineRule="auto"/>
        <w:jc w:val="both"/>
        <w:rPr>
          <w:spacing w:val="-2"/>
          <w:sz w:val="24"/>
          <w:szCs w:val="24"/>
          <w:lang w:val="es-ES_tradnl"/>
        </w:rPr>
      </w:pPr>
      <w:r w:rsidRPr="00B476F0">
        <w:rPr>
          <w:spacing w:val="-2"/>
          <w:sz w:val="24"/>
          <w:szCs w:val="24"/>
          <w:lang w:val="es-ES_tradnl"/>
        </w:rPr>
        <w:t xml:space="preserve">• Se compromete a adoptar las medidas necesarias, así como disponer del personal adecuado para la óptima prestación del servicio objeto de este procedimiento. • El contratista deberá informar inmediatamente al Administrador Contrato sobre cualquier incidente ocurrido durante la ejecución del servicio. </w:t>
      </w:r>
    </w:p>
    <w:p w14:paraId="10F3CA3F" w14:textId="5B58ACD3" w:rsidR="00B476F0" w:rsidRDefault="00B476F0" w:rsidP="00CE621E">
      <w:pPr>
        <w:pStyle w:val="Standard"/>
        <w:tabs>
          <w:tab w:val="left" w:pos="-540"/>
        </w:tabs>
        <w:spacing w:line="276" w:lineRule="auto"/>
        <w:jc w:val="both"/>
        <w:rPr>
          <w:spacing w:val="-2"/>
          <w:sz w:val="24"/>
          <w:szCs w:val="24"/>
          <w:lang w:val="es-ES_tradnl"/>
        </w:rPr>
      </w:pPr>
      <w:r w:rsidRPr="00B476F0">
        <w:rPr>
          <w:spacing w:val="-2"/>
          <w:sz w:val="24"/>
          <w:szCs w:val="24"/>
          <w:lang w:val="es-ES_tradnl"/>
        </w:rPr>
        <w:t xml:space="preserve">• El contratista debe proteger y salvar de responsabilidad al CONGOPE y a sus representantes de cualquier reclamo o juicio que surgiera como consecuencia de la contravención o falta de cumplimiento de cualquier norma jurídica por parte del contratista o su personal. En caso de encontrar en los documentos contractuales una discrepancia o contradicción con relación a cualquier norma jurídica, el Contratista deberá informar al CONGOPE. </w:t>
      </w:r>
    </w:p>
    <w:p w14:paraId="7E25FC08" w14:textId="06269376" w:rsidR="00B476F0" w:rsidRDefault="00B476F0" w:rsidP="00CE621E">
      <w:pPr>
        <w:pStyle w:val="Standard"/>
        <w:tabs>
          <w:tab w:val="left" w:pos="-540"/>
        </w:tabs>
        <w:spacing w:line="276" w:lineRule="auto"/>
        <w:jc w:val="both"/>
        <w:rPr>
          <w:spacing w:val="-2"/>
          <w:sz w:val="24"/>
          <w:szCs w:val="24"/>
          <w:lang w:val="es-ES_tradnl"/>
        </w:rPr>
      </w:pPr>
      <w:r w:rsidRPr="00B476F0">
        <w:rPr>
          <w:spacing w:val="-2"/>
          <w:sz w:val="24"/>
          <w:szCs w:val="24"/>
          <w:lang w:val="es-ES_tradnl"/>
        </w:rPr>
        <w:t>• El contratista deberá coordinar documentadamente con el Administrador de contrato la ejecución del objeto contractual y cualquier otra información necesaria para dar cabal cumplimiento a este servicio. • El contratista deberá entregar una garantía técnica de 3 años en el funcionamiento de la plataforma durante el tiempo que dure la vigencia de la suscripción.</w:t>
      </w:r>
    </w:p>
    <w:p w14:paraId="1C6DCB9F" w14:textId="77777777" w:rsidR="00B476F0" w:rsidRDefault="00B476F0" w:rsidP="00CE621E">
      <w:pPr>
        <w:pStyle w:val="Standard"/>
        <w:tabs>
          <w:tab w:val="left" w:pos="-540"/>
        </w:tabs>
        <w:spacing w:line="276" w:lineRule="auto"/>
        <w:jc w:val="both"/>
        <w:rPr>
          <w:spacing w:val="-2"/>
          <w:sz w:val="24"/>
          <w:szCs w:val="24"/>
          <w:lang w:val="es-ES_tradnl"/>
        </w:rPr>
      </w:pPr>
    </w:p>
    <w:p w14:paraId="3AC9438F" w14:textId="3F723BD2" w:rsidR="003A3983" w:rsidRPr="00CE621E" w:rsidRDefault="00EE3EAD" w:rsidP="00CE621E">
      <w:pPr>
        <w:pStyle w:val="Standard"/>
        <w:tabs>
          <w:tab w:val="left" w:pos="-540"/>
        </w:tabs>
        <w:spacing w:line="276" w:lineRule="auto"/>
        <w:jc w:val="both"/>
        <w:rPr>
          <w:b/>
          <w:spacing w:val="-2"/>
          <w:sz w:val="24"/>
          <w:szCs w:val="24"/>
        </w:rPr>
      </w:pPr>
      <w:r w:rsidRPr="00CE621E">
        <w:rPr>
          <w:b/>
          <w:sz w:val="24"/>
          <w:szCs w:val="24"/>
        </w:rPr>
        <w:t>5.3</w:t>
      </w:r>
      <w:r w:rsidRPr="00CE621E">
        <w:rPr>
          <w:b/>
          <w:sz w:val="24"/>
          <w:szCs w:val="24"/>
        </w:rPr>
        <w:tab/>
      </w:r>
      <w:r w:rsidR="001617CD" w:rsidRPr="00CE621E">
        <w:rPr>
          <w:b/>
          <w:spacing w:val="-2"/>
          <w:sz w:val="24"/>
          <w:szCs w:val="24"/>
        </w:rPr>
        <w:t>Obligaciones de la C</w:t>
      </w:r>
      <w:r w:rsidR="003A3983" w:rsidRPr="00CE621E">
        <w:rPr>
          <w:b/>
          <w:spacing w:val="-2"/>
          <w:sz w:val="24"/>
          <w:szCs w:val="24"/>
        </w:rPr>
        <w:t>ontratante:</w:t>
      </w:r>
    </w:p>
    <w:p w14:paraId="563186CF" w14:textId="77777777" w:rsidR="003A3983" w:rsidRPr="00CE621E" w:rsidRDefault="003A3983" w:rsidP="00CE621E">
      <w:pPr>
        <w:pStyle w:val="Standard"/>
        <w:tabs>
          <w:tab w:val="left" w:pos="-540"/>
        </w:tabs>
        <w:spacing w:line="276" w:lineRule="auto"/>
        <w:jc w:val="both"/>
        <w:rPr>
          <w:spacing w:val="-2"/>
          <w:sz w:val="24"/>
          <w:szCs w:val="24"/>
        </w:rPr>
      </w:pPr>
    </w:p>
    <w:p w14:paraId="5C1C128E" w14:textId="45859C92" w:rsidR="00C52154" w:rsidRDefault="00C52154" w:rsidP="00CE621E">
      <w:pPr>
        <w:pStyle w:val="Standard"/>
        <w:numPr>
          <w:ilvl w:val="0"/>
          <w:numId w:val="83"/>
        </w:numPr>
        <w:tabs>
          <w:tab w:val="left" w:pos="709"/>
        </w:tabs>
        <w:spacing w:line="276" w:lineRule="auto"/>
        <w:jc w:val="both"/>
        <w:rPr>
          <w:spacing w:val="-2"/>
          <w:sz w:val="24"/>
          <w:szCs w:val="24"/>
          <w:lang w:val="es-ES_tradnl"/>
        </w:rPr>
      </w:pPr>
      <w:r w:rsidRPr="00C52154">
        <w:rPr>
          <w:spacing w:val="-2"/>
          <w:sz w:val="24"/>
          <w:szCs w:val="24"/>
          <w:lang w:val="es-ES_tradnl"/>
        </w:rPr>
        <w:t xml:space="preserve">El Contratante nombrará un Administrador de contrato que será el responsable de coordinar con el contratista del servicio derivado de la ejecución del contrato. </w:t>
      </w:r>
    </w:p>
    <w:p w14:paraId="37B6FE77" w14:textId="744A2837" w:rsidR="0041756A" w:rsidRPr="009408DD" w:rsidRDefault="00C52154" w:rsidP="00CE621E">
      <w:pPr>
        <w:pStyle w:val="Standard"/>
        <w:numPr>
          <w:ilvl w:val="0"/>
          <w:numId w:val="83"/>
        </w:numPr>
        <w:tabs>
          <w:tab w:val="left" w:pos="709"/>
        </w:tabs>
        <w:spacing w:line="276" w:lineRule="auto"/>
        <w:jc w:val="both"/>
        <w:rPr>
          <w:spacing w:val="-2"/>
          <w:sz w:val="24"/>
          <w:szCs w:val="24"/>
          <w:lang w:val="es-ES_tradnl"/>
        </w:rPr>
      </w:pPr>
      <w:r w:rsidRPr="00C52154">
        <w:rPr>
          <w:spacing w:val="-2"/>
          <w:sz w:val="24"/>
          <w:szCs w:val="24"/>
          <w:lang w:val="es-ES_tradnl"/>
        </w:rPr>
        <w:t>Dar solución a las peticiones y problemas que se presentaren en la ejecución de la orden de compra/servicios en un plazo máximo de 5 días contados a partir de la petición escrita formulada por el contratista. • Proporcionar al contratista los documentos, acceso a la información relevante relacionada con los servicios a prestarse; y, realizar las gestiones que corresponda efectuar al contratante para el cumplimiento del objeto de la contratación.</w:t>
      </w:r>
    </w:p>
    <w:p w14:paraId="024CE4AA" w14:textId="77777777" w:rsidR="009408DD" w:rsidRPr="00CE621E" w:rsidRDefault="009408DD" w:rsidP="00CE621E">
      <w:pPr>
        <w:pStyle w:val="Standard"/>
        <w:tabs>
          <w:tab w:val="left" w:pos="709"/>
        </w:tabs>
        <w:spacing w:line="276" w:lineRule="auto"/>
        <w:jc w:val="both"/>
        <w:rPr>
          <w:spacing w:val="-2"/>
          <w:sz w:val="24"/>
          <w:szCs w:val="24"/>
        </w:rPr>
      </w:pPr>
    </w:p>
    <w:p w14:paraId="5AED0188" w14:textId="77777777" w:rsidR="007D14AA" w:rsidRPr="00CE621E" w:rsidRDefault="007D14AA" w:rsidP="00CE621E">
      <w:pPr>
        <w:widowControl/>
        <w:suppressAutoHyphens w:val="0"/>
        <w:autoSpaceDN w:val="0"/>
        <w:spacing w:line="276" w:lineRule="auto"/>
        <w:jc w:val="both"/>
        <w:textAlignment w:val="baseline"/>
        <w:rPr>
          <w:rFonts w:eastAsia="Times New Roman"/>
          <w:b/>
          <w:bCs/>
          <w:kern w:val="0"/>
          <w:lang w:val="es-EC"/>
        </w:rPr>
      </w:pPr>
      <w:r w:rsidRPr="00CE621E">
        <w:rPr>
          <w:rFonts w:eastAsia="Times New Roman"/>
          <w:b/>
          <w:bCs/>
          <w:kern w:val="0"/>
          <w:lang w:val="es-EC"/>
        </w:rPr>
        <w:t>5.3.1 Obligaciones del contratante en la aplicación de transferencia de tecnología</w:t>
      </w:r>
      <w:proofErr w:type="gramStart"/>
      <w:r w:rsidRPr="00CE621E">
        <w:rPr>
          <w:rFonts w:eastAsia="Times New Roman"/>
          <w:b/>
          <w:bCs/>
          <w:kern w:val="0"/>
          <w:lang w:val="es-EC"/>
        </w:rPr>
        <w:t>:</w:t>
      </w:r>
      <w:r w:rsidR="009408DD">
        <w:rPr>
          <w:rFonts w:eastAsia="Times New Roman"/>
          <w:b/>
          <w:bCs/>
          <w:kern w:val="0"/>
          <w:lang w:val="es-EC"/>
        </w:rPr>
        <w:t xml:space="preserve">  </w:t>
      </w:r>
      <w:r w:rsidR="009408DD" w:rsidRPr="009408DD">
        <w:rPr>
          <w:rFonts w:eastAsia="Times New Roman"/>
          <w:b/>
          <w:bCs/>
          <w:kern w:val="0"/>
          <w:highlight w:val="yellow"/>
          <w:lang w:val="es-EC"/>
        </w:rPr>
        <w:t>(</w:t>
      </w:r>
      <w:proofErr w:type="gramEnd"/>
      <w:r w:rsidR="009408DD" w:rsidRPr="009408DD">
        <w:rPr>
          <w:rFonts w:eastAsia="Times New Roman"/>
          <w:b/>
          <w:bCs/>
          <w:kern w:val="0"/>
          <w:highlight w:val="yellow"/>
          <w:lang w:val="es-EC"/>
        </w:rPr>
        <w:t>NO APLICA)</w:t>
      </w:r>
    </w:p>
    <w:p w14:paraId="5160ABF4" w14:textId="77777777" w:rsidR="007D14AA" w:rsidRPr="00CE621E" w:rsidRDefault="007D14AA" w:rsidP="00CE621E">
      <w:pPr>
        <w:widowControl/>
        <w:tabs>
          <w:tab w:val="left" w:pos="1878"/>
        </w:tabs>
        <w:suppressAutoHyphens w:val="0"/>
        <w:autoSpaceDN w:val="0"/>
        <w:spacing w:line="276" w:lineRule="auto"/>
        <w:jc w:val="both"/>
        <w:textAlignment w:val="baseline"/>
        <w:rPr>
          <w:rFonts w:eastAsia="Lucida Sans Unicode"/>
          <w:bCs/>
          <w:kern w:val="3"/>
          <w:lang w:val="es-EC"/>
        </w:rPr>
      </w:pPr>
      <w:r w:rsidRPr="00CE621E">
        <w:rPr>
          <w:rFonts w:eastAsia="Times New Roman"/>
          <w:bCs/>
          <w:kern w:val="0"/>
          <w:lang w:val="es-EC"/>
        </w:rPr>
        <w:tab/>
      </w:r>
    </w:p>
    <w:p w14:paraId="04B18F8E" w14:textId="77777777" w:rsidR="00EA00BB" w:rsidRDefault="00EA00BB" w:rsidP="00CE621E">
      <w:pPr>
        <w:widowControl/>
        <w:suppressAutoHyphens w:val="0"/>
        <w:autoSpaceDN w:val="0"/>
        <w:spacing w:line="276" w:lineRule="auto"/>
        <w:jc w:val="both"/>
        <w:textAlignment w:val="baseline"/>
        <w:rPr>
          <w:rFonts w:eastAsia="Times New Roman"/>
          <w:bCs/>
          <w:kern w:val="0"/>
          <w:lang w:val="es-EC"/>
        </w:rPr>
      </w:pPr>
    </w:p>
    <w:p w14:paraId="2ADCDAE2" w14:textId="77777777" w:rsidR="001A4E3B" w:rsidRDefault="001A4E3B" w:rsidP="001A4E3B">
      <w:pPr>
        <w:pBdr>
          <w:top w:val="single" w:sz="4" w:space="1" w:color="auto"/>
          <w:left w:val="single" w:sz="4" w:space="4" w:color="auto"/>
          <w:bottom w:val="single" w:sz="4" w:space="1" w:color="auto"/>
          <w:right w:val="single" w:sz="4" w:space="4" w:color="auto"/>
        </w:pBdr>
        <w:jc w:val="center"/>
        <w:rPr>
          <w:rFonts w:eastAsia="Times New Roman"/>
          <w:b/>
          <w:bCs/>
        </w:rPr>
      </w:pPr>
      <w:r w:rsidRPr="000972B9">
        <w:rPr>
          <w:b/>
        </w:rPr>
        <w:t xml:space="preserve">MODELO DE PLIEGO </w:t>
      </w:r>
      <w:r w:rsidRPr="000972B9">
        <w:rPr>
          <w:rFonts w:eastAsia="Times New Roman"/>
          <w:b/>
          <w:bCs/>
        </w:rPr>
        <w:t>PARA CONTRATACIÓN POR RÉGIMEN ESPECIAL</w:t>
      </w:r>
    </w:p>
    <w:p w14:paraId="75C5CE97" w14:textId="77777777" w:rsidR="001A4E3B" w:rsidRPr="000972B9" w:rsidRDefault="001A4E3B" w:rsidP="001A4E3B">
      <w:pPr>
        <w:pBdr>
          <w:top w:val="single" w:sz="4" w:space="1" w:color="auto"/>
          <w:left w:val="single" w:sz="4" w:space="4" w:color="auto"/>
          <w:bottom w:val="single" w:sz="4" w:space="1" w:color="auto"/>
          <w:right w:val="single" w:sz="4" w:space="4" w:color="auto"/>
        </w:pBdr>
        <w:jc w:val="center"/>
        <w:rPr>
          <w:rFonts w:eastAsia="Times New Roman"/>
        </w:rPr>
      </w:pPr>
      <w:r>
        <w:rPr>
          <w:rFonts w:eastAsia="Times New Roman"/>
          <w:b/>
          <w:bCs/>
        </w:rPr>
        <w:t>Versión SERCOP 2.1 (09 de junio de 2017)</w:t>
      </w:r>
    </w:p>
    <w:p w14:paraId="4093636D" w14:textId="77777777" w:rsidR="001A4E3B" w:rsidRPr="000972B9" w:rsidRDefault="001A4E3B" w:rsidP="001A4E3B">
      <w:pPr>
        <w:autoSpaceDN w:val="0"/>
        <w:jc w:val="center"/>
        <w:rPr>
          <w:b/>
        </w:rPr>
      </w:pPr>
    </w:p>
    <w:p w14:paraId="715A2E14" w14:textId="77777777" w:rsidR="001A4E3B" w:rsidRPr="000972B9" w:rsidRDefault="001A4E3B" w:rsidP="001A4E3B">
      <w:pPr>
        <w:jc w:val="center"/>
        <w:rPr>
          <w:i/>
        </w:rPr>
      </w:pPr>
    </w:p>
    <w:p w14:paraId="2BA69B2B" w14:textId="77777777" w:rsidR="001A4E3B" w:rsidRPr="000972B9" w:rsidRDefault="001A4E3B" w:rsidP="001A4E3B">
      <w:pPr>
        <w:jc w:val="center"/>
        <w:rPr>
          <w:rFonts w:eastAsia="Times New Roman"/>
          <w:b/>
          <w:bCs/>
        </w:rPr>
      </w:pPr>
      <w:r w:rsidRPr="000972B9">
        <w:rPr>
          <w:rFonts w:eastAsia="Times New Roman"/>
          <w:b/>
          <w:bCs/>
        </w:rPr>
        <w:t>ÍNDICE</w:t>
      </w:r>
    </w:p>
    <w:p w14:paraId="319B9BA9" w14:textId="77777777" w:rsidR="001A4E3B" w:rsidRPr="000972B9" w:rsidRDefault="001A4E3B" w:rsidP="001A4E3B">
      <w:pPr>
        <w:jc w:val="center"/>
        <w:rPr>
          <w:rFonts w:eastAsia="Times New Roman"/>
          <w:b/>
          <w:bCs/>
        </w:rPr>
      </w:pPr>
    </w:p>
    <w:p w14:paraId="39AF7078" w14:textId="77777777" w:rsidR="001A4E3B" w:rsidRPr="000972B9" w:rsidRDefault="001A4E3B" w:rsidP="001A4E3B">
      <w:pPr>
        <w:pBdr>
          <w:top w:val="single" w:sz="4" w:space="1" w:color="auto"/>
          <w:left w:val="single" w:sz="4" w:space="4" w:color="auto"/>
          <w:bottom w:val="single" w:sz="4" w:space="1" w:color="auto"/>
          <w:right w:val="single" w:sz="4" w:space="4" w:color="auto"/>
        </w:pBdr>
        <w:jc w:val="center"/>
        <w:rPr>
          <w:rFonts w:eastAsia="Times New Roman"/>
        </w:rPr>
      </w:pPr>
      <w:r w:rsidRPr="000972B9">
        <w:rPr>
          <w:rFonts w:eastAsia="Times New Roman"/>
          <w:b/>
          <w:bCs/>
        </w:rPr>
        <w:t>II.  CONDICIONES GENERALES DE LOS PLIEGOS PARA CONTRATACIÓN POR RÉGIMEN ESPECIAL</w:t>
      </w:r>
    </w:p>
    <w:p w14:paraId="5B5C7A90" w14:textId="77777777" w:rsidR="00C52154" w:rsidRDefault="00C52154" w:rsidP="001A4E3B">
      <w:pPr>
        <w:jc w:val="center"/>
        <w:rPr>
          <w:b/>
        </w:rPr>
      </w:pPr>
    </w:p>
    <w:p w14:paraId="3F5058F0" w14:textId="7A88561C" w:rsidR="001A4E3B" w:rsidRPr="000972B9" w:rsidRDefault="001A4E3B" w:rsidP="001A4E3B">
      <w:pPr>
        <w:jc w:val="center"/>
        <w:rPr>
          <w:rFonts w:eastAsia="Times New Roman"/>
          <w:b/>
          <w:bCs/>
        </w:rPr>
      </w:pPr>
      <w:r w:rsidRPr="000972B9">
        <w:rPr>
          <w:b/>
        </w:rPr>
        <w:t>SECCIÓN I</w:t>
      </w:r>
    </w:p>
    <w:p w14:paraId="0870CAD4" w14:textId="77777777" w:rsidR="001A4E3B" w:rsidRPr="000972B9" w:rsidRDefault="001A4E3B" w:rsidP="001A4E3B">
      <w:pPr>
        <w:jc w:val="center"/>
        <w:rPr>
          <w:rFonts w:eastAsia="Times New Roman"/>
        </w:rPr>
      </w:pPr>
      <w:r w:rsidRPr="000972B9">
        <w:rPr>
          <w:rFonts w:eastAsia="Times New Roman"/>
          <w:b/>
          <w:bCs/>
        </w:rPr>
        <w:t>DEL PROCEDIMIENTO DE CONTRATACIÓN</w:t>
      </w:r>
    </w:p>
    <w:p w14:paraId="6A21E01C" w14:textId="77777777" w:rsidR="001A4E3B" w:rsidRPr="000972B9" w:rsidRDefault="001A4E3B" w:rsidP="001A4E3B">
      <w:pPr>
        <w:jc w:val="both"/>
        <w:rPr>
          <w:rFonts w:eastAsia="Times New Roman"/>
        </w:rPr>
      </w:pPr>
    </w:p>
    <w:p w14:paraId="309F7BBF" w14:textId="77777777" w:rsidR="001A4E3B" w:rsidRPr="000972B9" w:rsidRDefault="001A4E3B" w:rsidP="001A4E3B">
      <w:pPr>
        <w:numPr>
          <w:ilvl w:val="1"/>
          <w:numId w:val="81"/>
        </w:numPr>
        <w:ind w:left="0" w:firstLine="0"/>
        <w:jc w:val="both"/>
        <w:rPr>
          <w:spacing w:val="-2"/>
        </w:rPr>
      </w:pPr>
      <w:r w:rsidRPr="000972B9">
        <w:rPr>
          <w:rFonts w:eastAsia="Times New Roman"/>
          <w:kern w:val="0"/>
          <w:lang w:val="es-EC" w:eastAsia="ar-SA"/>
        </w:rPr>
        <w:t>Ámbito de aplicación</w:t>
      </w:r>
    </w:p>
    <w:p w14:paraId="715B259A" w14:textId="77777777" w:rsidR="001A4E3B" w:rsidRPr="000972B9" w:rsidRDefault="001A4E3B" w:rsidP="001A4E3B">
      <w:pPr>
        <w:numPr>
          <w:ilvl w:val="1"/>
          <w:numId w:val="81"/>
        </w:numPr>
        <w:ind w:left="0" w:firstLine="0"/>
        <w:jc w:val="both"/>
        <w:rPr>
          <w:spacing w:val="-2"/>
        </w:rPr>
      </w:pPr>
      <w:r w:rsidRPr="000972B9">
        <w:rPr>
          <w:rFonts w:eastAsia="Times New Roman"/>
          <w:kern w:val="0"/>
          <w:lang w:val="es-EC" w:eastAsia="ar-SA"/>
        </w:rPr>
        <w:t>Resolución de inicio</w:t>
      </w:r>
    </w:p>
    <w:p w14:paraId="50BE6F45"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rFonts w:eastAsia="Times New Roman"/>
          <w:kern w:val="0"/>
          <w:lang w:val="es-EC" w:eastAsia="ar-SA"/>
        </w:rPr>
        <w:t>Comisión Técnica</w:t>
      </w:r>
    </w:p>
    <w:p w14:paraId="34BF7A51"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rFonts w:eastAsia="Times New Roman"/>
          <w:kern w:val="0"/>
          <w:lang w:val="es-EC" w:eastAsia="ar-SA"/>
        </w:rPr>
        <w:t>Participante</w:t>
      </w:r>
    </w:p>
    <w:p w14:paraId="30C43D82"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rFonts w:eastAsia="Times New Roman"/>
          <w:bCs/>
        </w:rPr>
        <w:t xml:space="preserve">Invitación al proveedor </w:t>
      </w:r>
    </w:p>
    <w:p w14:paraId="73787406"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bCs/>
          <w:spacing w:val="-2"/>
        </w:rPr>
        <w:t>Presentación y apertura de oferta</w:t>
      </w:r>
    </w:p>
    <w:p w14:paraId="6F07F52D"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spacing w:val="-2"/>
        </w:rPr>
        <w:t xml:space="preserve">Inhabilidades </w:t>
      </w:r>
    </w:p>
    <w:p w14:paraId="1F55A7E0"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spacing w:val="-3"/>
        </w:rPr>
        <w:t>Obligaciones del oferente</w:t>
      </w:r>
    </w:p>
    <w:p w14:paraId="3415FED6"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bCs/>
          <w:spacing w:val="-2"/>
        </w:rPr>
        <w:t xml:space="preserve">Audiencia de preguntas, respuestas y aclaraciones </w:t>
      </w:r>
    </w:p>
    <w:p w14:paraId="4ADE3600"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bCs/>
          <w:spacing w:val="-2"/>
        </w:rPr>
        <w:t xml:space="preserve">Cambios al cronograma </w:t>
      </w:r>
    </w:p>
    <w:p w14:paraId="49CA8B2C"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bCs/>
          <w:spacing w:val="-2"/>
        </w:rPr>
        <w:t>Convalidación de errores de forma</w:t>
      </w:r>
    </w:p>
    <w:p w14:paraId="7A49E368"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spacing w:val="-2"/>
        </w:rPr>
        <w:t>Causas de rechazo</w:t>
      </w:r>
    </w:p>
    <w:p w14:paraId="7FA61778"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spacing w:val="-3"/>
        </w:rPr>
        <w:t>Adjudicación y notificación</w:t>
      </w:r>
    </w:p>
    <w:p w14:paraId="21DF5F31"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spacing w:val="-2"/>
          <w:lang w:val="es-EC"/>
        </w:rPr>
        <w:t xml:space="preserve">Garantías </w:t>
      </w:r>
    </w:p>
    <w:p w14:paraId="11539360"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spacing w:val="-3"/>
          <w:lang w:val="es-EC"/>
        </w:rPr>
        <w:t>Cancelación del procedimiento</w:t>
      </w:r>
    </w:p>
    <w:p w14:paraId="4E4982AC"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bCs/>
          <w:spacing w:val="-3"/>
        </w:rPr>
        <w:t xml:space="preserve">Declaratoria de procedimiento desierto </w:t>
      </w:r>
    </w:p>
    <w:p w14:paraId="7526CE2F"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bCs/>
          <w:spacing w:val="-3"/>
        </w:rPr>
        <w:t xml:space="preserve">Adjudicatario fallido </w:t>
      </w:r>
    </w:p>
    <w:p w14:paraId="6CC0C8C6" w14:textId="77777777" w:rsidR="001A4E3B" w:rsidRDefault="001A4E3B" w:rsidP="001A4E3B">
      <w:pPr>
        <w:numPr>
          <w:ilvl w:val="1"/>
          <w:numId w:val="80"/>
        </w:numPr>
        <w:tabs>
          <w:tab w:val="left" w:pos="-1004"/>
        </w:tabs>
        <w:ind w:left="0" w:right="105" w:firstLine="0"/>
        <w:jc w:val="both"/>
        <w:rPr>
          <w:rFonts w:eastAsia="Times New Roman"/>
          <w:kern w:val="0"/>
          <w:lang w:val="es-EC" w:eastAsia="ar-SA"/>
        </w:rPr>
      </w:pPr>
      <w:r>
        <w:rPr>
          <w:rFonts w:eastAsia="Times New Roman"/>
          <w:kern w:val="0"/>
          <w:lang w:val="es-EC" w:eastAsia="ar-SA"/>
        </w:rPr>
        <w:t>Suscripción del contrato</w:t>
      </w:r>
    </w:p>
    <w:p w14:paraId="3AE33CC1"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spacing w:val="-2"/>
        </w:rPr>
        <w:lastRenderedPageBreak/>
        <w:t xml:space="preserve"> Moneda de cotización y pago </w:t>
      </w:r>
    </w:p>
    <w:p w14:paraId="3A9E9673"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bCs/>
          <w:spacing w:val="-2"/>
        </w:rPr>
        <w:t xml:space="preserve">Reclamos </w:t>
      </w:r>
    </w:p>
    <w:p w14:paraId="70FE878D"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spacing w:val="-2"/>
        </w:rPr>
        <w:t xml:space="preserve">Administración del contrato </w:t>
      </w:r>
    </w:p>
    <w:p w14:paraId="6FA31AE4"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bCs/>
        </w:rPr>
        <w:t>Fiscalización (</w:t>
      </w:r>
      <w:r w:rsidRPr="0039284A">
        <w:rPr>
          <w:bCs/>
          <w:i/>
        </w:rPr>
        <w:t>Para contratos de ejecución de obra</w:t>
      </w:r>
      <w:r>
        <w:rPr>
          <w:bCs/>
        </w:rPr>
        <w:t>)</w:t>
      </w:r>
    </w:p>
    <w:p w14:paraId="5F4B819B"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spacing w:val="-2"/>
        </w:rPr>
        <w:t xml:space="preserve">Transferencia tecnológica </w:t>
      </w:r>
    </w:p>
    <w:p w14:paraId="6EB7FCFC"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bCs/>
        </w:rPr>
        <w:t xml:space="preserve">Oferta de origen ecuatoriano, metodología y VAE </w:t>
      </w:r>
    </w:p>
    <w:p w14:paraId="23713C0C"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t xml:space="preserve">Desagregación Tecnológica </w:t>
      </w:r>
    </w:p>
    <w:p w14:paraId="4A194C6F"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color w:val="000000"/>
        </w:rPr>
        <w:t xml:space="preserve">Vigencia Tecnológica </w:t>
      </w:r>
    </w:p>
    <w:p w14:paraId="47962161"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color w:val="000000"/>
        </w:rPr>
        <w:t xml:space="preserve">Control Ambiental </w:t>
      </w:r>
    </w:p>
    <w:p w14:paraId="658B6505"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spacing w:val="-2"/>
        </w:rPr>
        <w:t xml:space="preserve">Visitas al sitio de las obras o entrega/instalación de bienes </w:t>
      </w:r>
    </w:p>
    <w:p w14:paraId="2FAF6867"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bCs/>
          <w:color w:val="000000"/>
          <w:spacing w:val="-3"/>
        </w:rPr>
        <w:t xml:space="preserve">Subcontratación </w:t>
      </w:r>
    </w:p>
    <w:p w14:paraId="77450D5C" w14:textId="77777777" w:rsidR="001A4E3B" w:rsidRPr="000972B9" w:rsidRDefault="001A4E3B" w:rsidP="001A4E3B">
      <w:pPr>
        <w:numPr>
          <w:ilvl w:val="1"/>
          <w:numId w:val="80"/>
        </w:numPr>
        <w:tabs>
          <w:tab w:val="left" w:pos="-1004"/>
        </w:tabs>
        <w:ind w:left="0" w:right="105" w:firstLine="0"/>
        <w:jc w:val="both"/>
        <w:rPr>
          <w:rFonts w:eastAsia="Times New Roman"/>
          <w:kern w:val="0"/>
          <w:lang w:val="es-EC" w:eastAsia="ar-SA"/>
        </w:rPr>
      </w:pPr>
      <w:r>
        <w:rPr>
          <w:bCs/>
          <w:color w:val="000000"/>
          <w:spacing w:val="-3"/>
        </w:rPr>
        <w:t xml:space="preserve">Inconsistencia, simulación y/o inexactitud de la información </w:t>
      </w:r>
    </w:p>
    <w:p w14:paraId="2F1E6960" w14:textId="77777777" w:rsidR="001A4E3B" w:rsidRPr="000972B9" w:rsidRDefault="001A4E3B" w:rsidP="001A4E3B">
      <w:pPr>
        <w:pStyle w:val="Textosinformato1"/>
        <w:jc w:val="both"/>
        <w:rPr>
          <w:rFonts w:ascii="Times New Roman" w:eastAsia="Arial Unicode MS" w:hAnsi="Times New Roman"/>
          <w:spacing w:val="-2"/>
          <w:kern w:val="1"/>
          <w:sz w:val="24"/>
          <w:szCs w:val="24"/>
        </w:rPr>
      </w:pPr>
      <w:proofErr w:type="gramStart"/>
      <w:r>
        <w:rPr>
          <w:rFonts w:ascii="Times New Roman" w:eastAsia="Arial Unicode MS" w:hAnsi="Times New Roman"/>
          <w:spacing w:val="-2"/>
          <w:kern w:val="1"/>
          <w:sz w:val="24"/>
          <w:szCs w:val="24"/>
        </w:rPr>
        <w:t xml:space="preserve">1.31  </w:t>
      </w:r>
      <w:r>
        <w:rPr>
          <w:rFonts w:ascii="Times New Roman" w:eastAsia="Arial Unicode MS" w:hAnsi="Times New Roman"/>
          <w:spacing w:val="-2"/>
          <w:kern w:val="1"/>
          <w:sz w:val="24"/>
          <w:szCs w:val="24"/>
        </w:rPr>
        <w:tab/>
      </w:r>
      <w:proofErr w:type="gramEnd"/>
      <w:r>
        <w:rPr>
          <w:rFonts w:ascii="Times New Roman" w:eastAsia="Arial Unicode MS" w:hAnsi="Times New Roman"/>
          <w:spacing w:val="-2"/>
          <w:kern w:val="1"/>
          <w:sz w:val="24"/>
          <w:szCs w:val="24"/>
        </w:rPr>
        <w:t>Publicación</w:t>
      </w:r>
    </w:p>
    <w:p w14:paraId="3CBD5188" w14:textId="77777777" w:rsidR="001A4E3B" w:rsidRPr="000972B9" w:rsidRDefault="001A4E3B" w:rsidP="001A4E3B">
      <w:pPr>
        <w:jc w:val="center"/>
        <w:rPr>
          <w:rFonts w:eastAsia="Times New Roman"/>
          <w:b/>
          <w:bCs/>
          <w:color w:val="000000"/>
        </w:rPr>
      </w:pPr>
      <w:r w:rsidRPr="000972B9">
        <w:rPr>
          <w:rFonts w:eastAsia="Times New Roman"/>
          <w:b/>
          <w:bCs/>
        </w:rPr>
        <w:t>SECCIÓN II</w:t>
      </w:r>
    </w:p>
    <w:p w14:paraId="45ED9716" w14:textId="77777777" w:rsidR="001A4E3B" w:rsidRPr="000972B9" w:rsidRDefault="001A4E3B" w:rsidP="001A4E3B">
      <w:pPr>
        <w:jc w:val="center"/>
        <w:rPr>
          <w:rFonts w:eastAsia="Times New Roman"/>
          <w:color w:val="FF0000"/>
        </w:rPr>
      </w:pPr>
      <w:r w:rsidRPr="000972B9">
        <w:rPr>
          <w:rFonts w:eastAsia="Times New Roman"/>
          <w:b/>
          <w:bCs/>
          <w:color w:val="000000"/>
        </w:rPr>
        <w:t>METODOLOGÍA DE EVALUACIÓN DE LA OFERTA</w:t>
      </w:r>
    </w:p>
    <w:p w14:paraId="46CA082D" w14:textId="77777777" w:rsidR="001A4E3B" w:rsidRPr="000972B9" w:rsidRDefault="001A4E3B" w:rsidP="001A4E3B">
      <w:pPr>
        <w:ind w:right="45"/>
        <w:jc w:val="both"/>
        <w:rPr>
          <w:rFonts w:eastAsia="Times New Roman"/>
          <w:color w:val="FF0000"/>
        </w:rPr>
      </w:pPr>
    </w:p>
    <w:p w14:paraId="4FA87060" w14:textId="77777777" w:rsidR="001A4E3B" w:rsidRPr="000972B9" w:rsidRDefault="001A4E3B" w:rsidP="001A4E3B">
      <w:pPr>
        <w:pStyle w:val="Textbody"/>
        <w:tabs>
          <w:tab w:val="left" w:pos="0"/>
        </w:tabs>
        <w:spacing w:after="0"/>
        <w:jc w:val="both"/>
        <w:rPr>
          <w:sz w:val="24"/>
          <w:szCs w:val="24"/>
        </w:rPr>
      </w:pPr>
      <w:r w:rsidRPr="000972B9">
        <w:rPr>
          <w:bCs/>
          <w:color w:val="000000"/>
          <w:sz w:val="24"/>
          <w:szCs w:val="24"/>
        </w:rPr>
        <w:t>2.1.</w:t>
      </w:r>
      <w:r w:rsidRPr="000972B9">
        <w:rPr>
          <w:bCs/>
          <w:color w:val="000000"/>
          <w:sz w:val="24"/>
          <w:szCs w:val="24"/>
        </w:rPr>
        <w:tab/>
        <w:t>Metodología de evaluación de la oferta</w:t>
      </w:r>
    </w:p>
    <w:p w14:paraId="0BEBFE67" w14:textId="77777777" w:rsidR="001A4E3B" w:rsidRPr="000972B9" w:rsidRDefault="001A4E3B" w:rsidP="001A4E3B">
      <w:pPr>
        <w:ind w:left="17" w:right="45"/>
        <w:jc w:val="both"/>
        <w:rPr>
          <w:rFonts w:eastAsia="Times New Roman"/>
        </w:rPr>
      </w:pPr>
      <w:r w:rsidRPr="000972B9">
        <w:rPr>
          <w:rFonts w:eastAsia="Times New Roman"/>
          <w:bCs/>
        </w:rPr>
        <w:t>2.2.</w:t>
      </w:r>
      <w:r w:rsidRPr="000972B9">
        <w:rPr>
          <w:rFonts w:eastAsia="Times New Roman"/>
          <w:bCs/>
        </w:rPr>
        <w:tab/>
        <w:t>Formulario para la elaboración de la oferta</w:t>
      </w:r>
    </w:p>
    <w:p w14:paraId="778B5BA1" w14:textId="77777777" w:rsidR="001A4E3B" w:rsidRPr="000972B9" w:rsidRDefault="001A4E3B" w:rsidP="001A4E3B">
      <w:pPr>
        <w:ind w:right="45"/>
        <w:jc w:val="both"/>
        <w:rPr>
          <w:rFonts w:eastAsia="Times New Roman"/>
        </w:rPr>
      </w:pPr>
    </w:p>
    <w:p w14:paraId="384721C1" w14:textId="77777777" w:rsidR="001A4E3B" w:rsidRPr="000972B9" w:rsidRDefault="001A4E3B" w:rsidP="001A4E3B">
      <w:pPr>
        <w:jc w:val="center"/>
        <w:rPr>
          <w:rFonts w:eastAsia="Times New Roman"/>
          <w:b/>
          <w:bCs/>
        </w:rPr>
      </w:pPr>
      <w:r w:rsidRPr="000972B9">
        <w:rPr>
          <w:rFonts w:eastAsia="Times New Roman"/>
          <w:b/>
          <w:bCs/>
        </w:rPr>
        <w:t>SECCIÓN III</w:t>
      </w:r>
    </w:p>
    <w:p w14:paraId="1BE6C31B" w14:textId="77777777" w:rsidR="001A4E3B" w:rsidRPr="000972B9" w:rsidRDefault="001A4E3B" w:rsidP="001A4E3B">
      <w:pPr>
        <w:ind w:left="17" w:right="45"/>
        <w:jc w:val="center"/>
        <w:rPr>
          <w:rFonts w:eastAsia="Times New Roman"/>
          <w:b/>
          <w:bCs/>
        </w:rPr>
      </w:pPr>
      <w:r w:rsidRPr="000972B9">
        <w:rPr>
          <w:rFonts w:eastAsia="Times New Roman"/>
          <w:b/>
          <w:bCs/>
        </w:rPr>
        <w:t>FASE CONTRACTUAL</w:t>
      </w:r>
    </w:p>
    <w:p w14:paraId="7ED79C0D" w14:textId="77777777" w:rsidR="001A4E3B" w:rsidRPr="000972B9" w:rsidRDefault="001A4E3B" w:rsidP="001A4E3B">
      <w:pPr>
        <w:ind w:left="17" w:right="45"/>
        <w:jc w:val="both"/>
        <w:rPr>
          <w:rFonts w:eastAsia="Times New Roman"/>
          <w:b/>
          <w:bCs/>
        </w:rPr>
      </w:pPr>
    </w:p>
    <w:p w14:paraId="308A963C" w14:textId="77777777" w:rsidR="001A4E3B" w:rsidRPr="000972B9" w:rsidRDefault="001A4E3B" w:rsidP="001A4E3B">
      <w:pPr>
        <w:ind w:left="17" w:right="45"/>
        <w:jc w:val="both"/>
        <w:rPr>
          <w:rFonts w:eastAsia="Times New Roman"/>
          <w:bCs/>
        </w:rPr>
      </w:pPr>
      <w:r w:rsidRPr="000972B9">
        <w:rPr>
          <w:rFonts w:eastAsia="Times New Roman"/>
          <w:bCs/>
        </w:rPr>
        <w:t>3.1</w:t>
      </w:r>
      <w:r w:rsidRPr="000972B9">
        <w:rPr>
          <w:rFonts w:eastAsia="Times New Roman"/>
          <w:bCs/>
        </w:rPr>
        <w:tab/>
        <w:t>Ejecución del contrato:</w:t>
      </w:r>
    </w:p>
    <w:p w14:paraId="4FB24AD8" w14:textId="77777777" w:rsidR="001A4E3B" w:rsidRPr="000972B9" w:rsidRDefault="001A4E3B" w:rsidP="001A4E3B">
      <w:pPr>
        <w:ind w:left="709" w:right="45"/>
        <w:jc w:val="both"/>
        <w:rPr>
          <w:rFonts w:eastAsia="Times New Roman"/>
        </w:rPr>
      </w:pPr>
      <w:r w:rsidRPr="000972B9">
        <w:rPr>
          <w:rFonts w:eastAsia="Times New Roman"/>
          <w:bCs/>
        </w:rPr>
        <w:t>3.1.1</w:t>
      </w:r>
      <w:r w:rsidRPr="000972B9">
        <w:rPr>
          <w:rFonts w:eastAsia="Times New Roman"/>
          <w:bCs/>
        </w:rPr>
        <w:tab/>
        <w:t>Inicio, planificación y ejecución contractual</w:t>
      </w:r>
    </w:p>
    <w:p w14:paraId="05EE3283" w14:textId="77777777" w:rsidR="001A4E3B" w:rsidRPr="000972B9" w:rsidRDefault="001A4E3B" w:rsidP="001A4E3B">
      <w:pPr>
        <w:ind w:left="709" w:right="45"/>
        <w:jc w:val="both"/>
        <w:rPr>
          <w:rFonts w:eastAsia="Times New Roman"/>
          <w:bCs/>
        </w:rPr>
      </w:pPr>
      <w:r w:rsidRPr="000972B9">
        <w:rPr>
          <w:rFonts w:eastAsia="Times New Roman"/>
          <w:bCs/>
        </w:rPr>
        <w:t>3.1.2</w:t>
      </w:r>
      <w:r w:rsidRPr="000972B9">
        <w:rPr>
          <w:rFonts w:eastAsia="Times New Roman"/>
          <w:bCs/>
        </w:rPr>
        <w:tab/>
        <w:t>Cumplimiento de especificaciones o términos de referencia</w:t>
      </w:r>
    </w:p>
    <w:p w14:paraId="1E14909A" w14:textId="77777777" w:rsidR="001A4E3B" w:rsidRPr="000972B9" w:rsidRDefault="001A4E3B" w:rsidP="001A4E3B">
      <w:pPr>
        <w:ind w:left="709" w:right="45"/>
        <w:jc w:val="both"/>
        <w:rPr>
          <w:rFonts w:eastAsia="Times New Roman"/>
          <w:bCs/>
        </w:rPr>
      </w:pPr>
      <w:r w:rsidRPr="000972B9">
        <w:rPr>
          <w:rFonts w:eastAsia="Times New Roman"/>
          <w:bCs/>
        </w:rPr>
        <w:t>3.1.3</w:t>
      </w:r>
      <w:r w:rsidRPr="000972B9">
        <w:rPr>
          <w:rFonts w:eastAsia="Times New Roman"/>
          <w:bCs/>
        </w:rPr>
        <w:tab/>
        <w:t>Personal del contratista</w:t>
      </w:r>
    </w:p>
    <w:p w14:paraId="15FC2297" w14:textId="77777777" w:rsidR="001A4E3B" w:rsidRPr="000972B9" w:rsidRDefault="001A4E3B" w:rsidP="001A4E3B">
      <w:pPr>
        <w:ind w:left="692"/>
        <w:jc w:val="both"/>
        <w:rPr>
          <w:rFonts w:eastAsia="Times New Roman"/>
          <w:bCs/>
        </w:rPr>
      </w:pPr>
      <w:r w:rsidRPr="000972B9">
        <w:rPr>
          <w:rFonts w:eastAsia="Times New Roman"/>
          <w:bCs/>
        </w:rPr>
        <w:t>3.1.4</w:t>
      </w:r>
      <w:r w:rsidRPr="000972B9">
        <w:rPr>
          <w:rFonts w:eastAsia="Times New Roman"/>
          <w:bCs/>
        </w:rPr>
        <w:tab/>
        <w:t>Materiales</w:t>
      </w:r>
    </w:p>
    <w:p w14:paraId="04C7A8A4" w14:textId="77777777" w:rsidR="001A4E3B" w:rsidRPr="000972B9" w:rsidRDefault="001A4E3B" w:rsidP="001A4E3B">
      <w:pPr>
        <w:ind w:left="709" w:right="45"/>
        <w:jc w:val="both"/>
        <w:rPr>
          <w:rFonts w:eastAsia="Times New Roman"/>
          <w:bCs/>
        </w:rPr>
      </w:pPr>
      <w:r w:rsidRPr="000972B9">
        <w:rPr>
          <w:rFonts w:eastAsia="Times New Roman"/>
          <w:bCs/>
        </w:rPr>
        <w:t>3.1.5</w:t>
      </w:r>
      <w:r w:rsidRPr="000972B9">
        <w:rPr>
          <w:rFonts w:eastAsia="Times New Roman"/>
          <w:bCs/>
        </w:rPr>
        <w:tab/>
        <w:t>Obligaciones del Contratista</w:t>
      </w:r>
    </w:p>
    <w:p w14:paraId="7A9D4E60" w14:textId="77777777" w:rsidR="001A4E3B" w:rsidRPr="000972B9" w:rsidRDefault="001A4E3B" w:rsidP="001A4E3B">
      <w:pPr>
        <w:ind w:left="692"/>
        <w:jc w:val="both"/>
        <w:rPr>
          <w:rFonts w:eastAsia="Times New Roman"/>
          <w:bCs/>
        </w:rPr>
      </w:pPr>
      <w:r w:rsidRPr="000972B9">
        <w:rPr>
          <w:rFonts w:eastAsia="Times New Roman"/>
          <w:bCs/>
        </w:rPr>
        <w:t>3.1.6</w:t>
      </w:r>
      <w:r w:rsidRPr="000972B9">
        <w:rPr>
          <w:rFonts w:eastAsia="Times New Roman"/>
          <w:bCs/>
        </w:rPr>
        <w:tab/>
        <w:t>Obligaciones de la Contratante</w:t>
      </w:r>
    </w:p>
    <w:p w14:paraId="7FD4BEEB" w14:textId="77777777" w:rsidR="001A4E3B" w:rsidRPr="000972B9" w:rsidRDefault="001A4E3B" w:rsidP="001A4E3B">
      <w:pPr>
        <w:ind w:left="692"/>
        <w:jc w:val="both"/>
        <w:rPr>
          <w:rFonts w:eastAsia="Times New Roman"/>
          <w:bCs/>
        </w:rPr>
      </w:pPr>
      <w:r w:rsidRPr="000972B9">
        <w:rPr>
          <w:rFonts w:eastAsia="Times New Roman"/>
          <w:bCs/>
        </w:rPr>
        <w:t>3.1.7.   Vigilancia y custodia</w:t>
      </w:r>
    </w:p>
    <w:p w14:paraId="1FAD3BED" w14:textId="77777777" w:rsidR="001A4E3B" w:rsidRPr="000972B9" w:rsidRDefault="001A4E3B" w:rsidP="001A4E3B">
      <w:pPr>
        <w:ind w:left="692"/>
        <w:jc w:val="both"/>
        <w:rPr>
          <w:rFonts w:eastAsia="Times New Roman"/>
          <w:bCs/>
        </w:rPr>
      </w:pPr>
      <w:r w:rsidRPr="000972B9">
        <w:rPr>
          <w:rFonts w:eastAsia="Times New Roman"/>
          <w:bCs/>
        </w:rPr>
        <w:t xml:space="preserve">3.1.8.  </w:t>
      </w:r>
      <w:r>
        <w:rPr>
          <w:rFonts w:eastAsia="Times New Roman"/>
          <w:bCs/>
        </w:rPr>
        <w:t xml:space="preserve"> </w:t>
      </w:r>
      <w:r w:rsidRPr="000972B9">
        <w:rPr>
          <w:rFonts w:eastAsia="Times New Roman"/>
          <w:bCs/>
        </w:rPr>
        <w:t>Trabajos defectuosos o no autorizados</w:t>
      </w:r>
    </w:p>
    <w:p w14:paraId="53E0C4FE" w14:textId="77777777" w:rsidR="001A4E3B" w:rsidRPr="000972B9" w:rsidRDefault="001A4E3B" w:rsidP="001A4E3B">
      <w:pPr>
        <w:ind w:left="692"/>
        <w:jc w:val="both"/>
        <w:rPr>
          <w:rFonts w:eastAsia="Times New Roman"/>
          <w:bCs/>
        </w:rPr>
      </w:pPr>
      <w:r w:rsidRPr="000972B9">
        <w:rPr>
          <w:rFonts w:eastAsia="Times New Roman"/>
          <w:bCs/>
        </w:rPr>
        <w:t>3.1.9</w:t>
      </w:r>
      <w:r w:rsidRPr="000972B9">
        <w:rPr>
          <w:rFonts w:eastAsia="Times New Roman"/>
          <w:bCs/>
        </w:rPr>
        <w:tab/>
        <w:t>Pagos</w:t>
      </w:r>
    </w:p>
    <w:p w14:paraId="70F23291" w14:textId="77777777" w:rsidR="001A4E3B" w:rsidRPr="000972B9" w:rsidRDefault="001A4E3B" w:rsidP="001A4E3B">
      <w:pPr>
        <w:tabs>
          <w:tab w:val="left" w:pos="0"/>
        </w:tabs>
        <w:ind w:left="692" w:right="-119"/>
        <w:rPr>
          <w:rFonts w:eastAsia="Times New Roman"/>
          <w:bCs/>
        </w:rPr>
      </w:pPr>
      <w:r w:rsidRPr="000972B9">
        <w:rPr>
          <w:rFonts w:eastAsia="Times New Roman"/>
          <w:bCs/>
        </w:rPr>
        <w:t>3.1.10</w:t>
      </w:r>
      <w:r w:rsidRPr="000972B9">
        <w:rPr>
          <w:rFonts w:eastAsia="Times New Roman"/>
          <w:bCs/>
        </w:rPr>
        <w:tab/>
        <w:t>Administrador del contrato</w:t>
      </w:r>
    </w:p>
    <w:p w14:paraId="168ACCE7" w14:textId="77777777" w:rsidR="001A4E3B" w:rsidRPr="000972B9" w:rsidRDefault="001A4E3B" w:rsidP="001A4E3B">
      <w:pPr>
        <w:tabs>
          <w:tab w:val="left" w:pos="0"/>
        </w:tabs>
        <w:ind w:left="692" w:right="-119"/>
        <w:rPr>
          <w:bCs/>
          <w:spacing w:val="-2"/>
        </w:rPr>
      </w:pPr>
      <w:r w:rsidRPr="000972B9">
        <w:t xml:space="preserve">3.1.11  </w:t>
      </w:r>
      <w:r>
        <w:t xml:space="preserve"> </w:t>
      </w:r>
      <w:r w:rsidRPr="000972B9">
        <w:t xml:space="preserve">Fiscalizador del contrato </w:t>
      </w:r>
      <w:r w:rsidRPr="000972B9">
        <w:rPr>
          <w:i/>
          <w:spacing w:val="-2"/>
        </w:rPr>
        <w:t>(Para contratos de ejecución de obra)</w:t>
      </w:r>
    </w:p>
    <w:p w14:paraId="65E386DE" w14:textId="77777777" w:rsidR="001A4E3B" w:rsidRDefault="001A4E3B" w:rsidP="001A4E3B">
      <w:pPr>
        <w:tabs>
          <w:tab w:val="left" w:pos="-720"/>
        </w:tabs>
        <w:spacing w:line="360" w:lineRule="auto"/>
        <w:ind w:right="-119"/>
        <w:rPr>
          <w:bCs/>
          <w:spacing w:val="-3"/>
        </w:rPr>
      </w:pPr>
    </w:p>
    <w:p w14:paraId="64B9E164" w14:textId="77777777" w:rsidR="001A4E3B" w:rsidRDefault="001A4E3B" w:rsidP="001A4E3B">
      <w:pPr>
        <w:tabs>
          <w:tab w:val="left" w:pos="-720"/>
        </w:tabs>
        <w:spacing w:line="360" w:lineRule="auto"/>
        <w:ind w:right="-119"/>
        <w:rPr>
          <w:bCs/>
          <w:spacing w:val="-3"/>
        </w:rPr>
      </w:pPr>
    </w:p>
    <w:p w14:paraId="4A08A500" w14:textId="77777777" w:rsidR="001A4E3B" w:rsidRDefault="001A4E3B" w:rsidP="001A4E3B">
      <w:pPr>
        <w:tabs>
          <w:tab w:val="left" w:pos="-720"/>
        </w:tabs>
        <w:spacing w:line="360" w:lineRule="auto"/>
        <w:ind w:right="-119"/>
        <w:rPr>
          <w:bCs/>
          <w:spacing w:val="-3"/>
        </w:rPr>
      </w:pPr>
    </w:p>
    <w:p w14:paraId="48AECB83" w14:textId="77777777" w:rsidR="001A4E3B" w:rsidRDefault="001A4E3B" w:rsidP="001A4E3B">
      <w:pPr>
        <w:tabs>
          <w:tab w:val="left" w:pos="-720"/>
        </w:tabs>
        <w:spacing w:line="360" w:lineRule="auto"/>
        <w:ind w:right="-119"/>
        <w:rPr>
          <w:bCs/>
          <w:spacing w:val="-3"/>
        </w:rPr>
      </w:pPr>
    </w:p>
    <w:p w14:paraId="74C24A9C" w14:textId="77777777" w:rsidR="001A4E3B" w:rsidRDefault="001A4E3B" w:rsidP="001A4E3B">
      <w:pPr>
        <w:tabs>
          <w:tab w:val="left" w:pos="-720"/>
        </w:tabs>
        <w:spacing w:line="360" w:lineRule="auto"/>
        <w:ind w:right="-119"/>
        <w:rPr>
          <w:bCs/>
          <w:spacing w:val="-3"/>
        </w:rPr>
      </w:pPr>
    </w:p>
    <w:p w14:paraId="5CB543B2" w14:textId="77777777" w:rsidR="001A4E3B" w:rsidRDefault="001A4E3B" w:rsidP="001A4E3B">
      <w:pPr>
        <w:tabs>
          <w:tab w:val="left" w:pos="-720"/>
        </w:tabs>
        <w:spacing w:line="360" w:lineRule="auto"/>
        <w:ind w:right="-119"/>
        <w:rPr>
          <w:bCs/>
          <w:spacing w:val="-3"/>
        </w:rPr>
      </w:pPr>
    </w:p>
    <w:p w14:paraId="30F2FBC6" w14:textId="77777777" w:rsidR="001A4E3B" w:rsidRDefault="001A4E3B" w:rsidP="001A4E3B">
      <w:pPr>
        <w:tabs>
          <w:tab w:val="left" w:pos="-720"/>
        </w:tabs>
        <w:spacing w:line="360" w:lineRule="auto"/>
        <w:ind w:right="-119"/>
        <w:rPr>
          <w:bCs/>
          <w:spacing w:val="-3"/>
        </w:rPr>
      </w:pPr>
    </w:p>
    <w:p w14:paraId="74B1BB49" w14:textId="77777777" w:rsidR="001A4E3B" w:rsidRDefault="001A4E3B" w:rsidP="001A4E3B">
      <w:pPr>
        <w:tabs>
          <w:tab w:val="left" w:pos="-720"/>
        </w:tabs>
        <w:spacing w:line="360" w:lineRule="auto"/>
        <w:ind w:right="-119"/>
        <w:rPr>
          <w:bCs/>
          <w:spacing w:val="-3"/>
        </w:rPr>
      </w:pPr>
    </w:p>
    <w:p w14:paraId="616ACFFC" w14:textId="77777777" w:rsidR="001A4E3B" w:rsidRPr="000972B9" w:rsidRDefault="001A4E3B" w:rsidP="001A4E3B">
      <w:pPr>
        <w:tabs>
          <w:tab w:val="left" w:pos="-720"/>
        </w:tabs>
        <w:spacing w:line="360" w:lineRule="auto"/>
        <w:ind w:right="-119"/>
        <w:rPr>
          <w:bCs/>
          <w:spacing w:val="-3"/>
        </w:rPr>
      </w:pPr>
    </w:p>
    <w:tbl>
      <w:tblPr>
        <w:tblW w:w="9909" w:type="dxa"/>
        <w:tblInd w:w="-20" w:type="dxa"/>
        <w:tblLayout w:type="fixed"/>
        <w:tblLook w:val="0000" w:firstRow="0" w:lastRow="0" w:firstColumn="0" w:lastColumn="0" w:noHBand="0" w:noVBand="0"/>
      </w:tblPr>
      <w:tblGrid>
        <w:gridCol w:w="9909"/>
      </w:tblGrid>
      <w:tr w:rsidR="001A4E3B" w:rsidRPr="000972B9" w14:paraId="4C30CCF5" w14:textId="77777777">
        <w:trPr>
          <w:trHeight w:val="1817"/>
        </w:trPr>
        <w:tc>
          <w:tcPr>
            <w:tcW w:w="9909" w:type="dxa"/>
            <w:tcBorders>
              <w:top w:val="single" w:sz="4" w:space="0" w:color="000000"/>
              <w:left w:val="single" w:sz="4" w:space="0" w:color="000000"/>
              <w:bottom w:val="single" w:sz="4" w:space="0" w:color="000000"/>
              <w:right w:val="single" w:sz="4" w:space="0" w:color="000000"/>
            </w:tcBorders>
            <w:shd w:val="clear" w:color="auto" w:fill="auto"/>
          </w:tcPr>
          <w:p w14:paraId="59B9E91C" w14:textId="77777777" w:rsidR="001A4E3B" w:rsidRPr="000972B9" w:rsidRDefault="001A4E3B">
            <w:pPr>
              <w:jc w:val="both"/>
              <w:rPr>
                <w:b/>
                <w:spacing w:val="-3"/>
              </w:rPr>
            </w:pPr>
            <w:r w:rsidRPr="000972B9">
              <w:rPr>
                <w:b/>
                <w:bCs/>
              </w:rPr>
              <w:br w:type="page"/>
            </w:r>
            <w:r w:rsidRPr="000972B9">
              <w:rPr>
                <w:b/>
                <w:spacing w:val="-3"/>
              </w:rPr>
              <w:t xml:space="preserve">NOTAS: Edición del modelo de pliego: </w:t>
            </w:r>
            <w:r w:rsidRPr="000972B9">
              <w:rPr>
                <w:spacing w:val="-3"/>
              </w:rPr>
              <w:t>Las condiciones generales no son materia de ajuste y/o modificaciones por parte de las entidades contratantes.  Las condiciones generales son principios básicos, estipulaciones o cláusulas establecidas, con el objeto de regular la relación con los partícipes en el presente procedimiento de contratación pública, en el marco de la legislación aplicable.  La normativa y disposiciones administrativas expedidas por el Servicio Nacional de Contratación Pública que se emitan durante el procedimiento, quedan incorporadas al Pliego de Condiciones Generales y se aplicarán de manera obligatoria.</w:t>
            </w:r>
          </w:p>
        </w:tc>
      </w:tr>
    </w:tbl>
    <w:p w14:paraId="0733C187" w14:textId="77777777" w:rsidR="001A4E3B" w:rsidRPr="000972B9" w:rsidRDefault="001A4E3B" w:rsidP="001A4E3B">
      <w:pPr>
        <w:jc w:val="center"/>
      </w:pPr>
    </w:p>
    <w:p w14:paraId="67940872" w14:textId="77777777" w:rsidR="001A4E3B" w:rsidRDefault="001A4E3B" w:rsidP="001A4E3B">
      <w:pPr>
        <w:rPr>
          <w:b/>
        </w:rPr>
      </w:pPr>
    </w:p>
    <w:p w14:paraId="3514E44B" w14:textId="77777777" w:rsidR="001A4E3B" w:rsidRDefault="001A4E3B" w:rsidP="001A4E3B">
      <w:pPr>
        <w:rPr>
          <w:b/>
        </w:rPr>
      </w:pPr>
    </w:p>
    <w:p w14:paraId="7D86D3C7" w14:textId="77777777" w:rsidR="001A4E3B" w:rsidRDefault="001A4E3B" w:rsidP="001A4E3B">
      <w:pPr>
        <w:pBdr>
          <w:top w:val="single" w:sz="4" w:space="1" w:color="auto"/>
          <w:left w:val="single" w:sz="4" w:space="4" w:color="auto"/>
          <w:bottom w:val="single" w:sz="4" w:space="13" w:color="auto"/>
          <w:right w:val="single" w:sz="4" w:space="4" w:color="auto"/>
        </w:pBdr>
        <w:ind w:firstLine="17"/>
        <w:jc w:val="center"/>
        <w:rPr>
          <w:b/>
        </w:rPr>
      </w:pPr>
    </w:p>
    <w:p w14:paraId="387784E3" w14:textId="77777777" w:rsidR="001A4E3B" w:rsidRPr="000972B9" w:rsidRDefault="001A4E3B" w:rsidP="001A4E3B">
      <w:pPr>
        <w:pBdr>
          <w:top w:val="single" w:sz="4" w:space="1" w:color="auto"/>
          <w:left w:val="single" w:sz="4" w:space="4" w:color="auto"/>
          <w:bottom w:val="single" w:sz="4" w:space="13" w:color="auto"/>
          <w:right w:val="single" w:sz="4" w:space="4" w:color="auto"/>
        </w:pBdr>
        <w:ind w:firstLine="17"/>
        <w:jc w:val="center"/>
        <w:rPr>
          <w:b/>
        </w:rPr>
      </w:pPr>
    </w:p>
    <w:p w14:paraId="5C31BB39" w14:textId="77777777" w:rsidR="001A4E3B" w:rsidRPr="000972B9" w:rsidRDefault="001A4E3B" w:rsidP="001A4E3B">
      <w:pPr>
        <w:pBdr>
          <w:top w:val="single" w:sz="4" w:space="1" w:color="auto"/>
          <w:left w:val="single" w:sz="4" w:space="4" w:color="auto"/>
          <w:bottom w:val="single" w:sz="4" w:space="13" w:color="auto"/>
          <w:right w:val="single" w:sz="4" w:space="4" w:color="auto"/>
        </w:pBdr>
        <w:ind w:firstLine="17"/>
        <w:jc w:val="center"/>
        <w:rPr>
          <w:b/>
        </w:rPr>
      </w:pPr>
      <w:r w:rsidRPr="000972B9">
        <w:rPr>
          <w:b/>
        </w:rPr>
        <w:t>II.  CONDICIONES GENERALES PARA RÉGIMEN ESPECIAL</w:t>
      </w:r>
    </w:p>
    <w:p w14:paraId="7AE873D6" w14:textId="77777777" w:rsidR="001A4E3B" w:rsidRPr="000972B9" w:rsidRDefault="001A4E3B" w:rsidP="001A4E3B">
      <w:pPr>
        <w:pStyle w:val="NormalWeb"/>
        <w:spacing w:before="0" w:after="0"/>
        <w:jc w:val="both"/>
        <w:rPr>
          <w:i/>
          <w:color w:val="000000"/>
        </w:rPr>
      </w:pPr>
    </w:p>
    <w:p w14:paraId="42B0DBCB" w14:textId="77777777" w:rsidR="001A4E3B" w:rsidRPr="000972B9" w:rsidRDefault="001A4E3B" w:rsidP="001A4E3B">
      <w:pPr>
        <w:rPr>
          <w:b/>
        </w:rPr>
      </w:pPr>
    </w:p>
    <w:p w14:paraId="15ECC8C0" w14:textId="77777777" w:rsidR="001A4E3B" w:rsidRPr="000972B9" w:rsidRDefault="001A4E3B" w:rsidP="001A4E3B">
      <w:pPr>
        <w:pBdr>
          <w:top w:val="single" w:sz="4" w:space="1" w:color="auto"/>
          <w:left w:val="single" w:sz="4" w:space="4" w:color="auto"/>
          <w:bottom w:val="single" w:sz="4" w:space="1" w:color="auto"/>
          <w:right w:val="single" w:sz="4" w:space="4" w:color="auto"/>
        </w:pBdr>
        <w:jc w:val="both"/>
      </w:pPr>
      <w:r w:rsidRPr="000972B9">
        <w:t>Las condiciones generales contenidas en el presente documento son de aplicación general para los procedimientos de ejecución de obra, adquisición de bienes y/o prestación de servicios, mediante Régimen Especial, para la contratación de bienes, obras y servicios calificados para la seguridad interna y externa del Estado; productos y servicios comunicacionales a través de procesos de selección; asesoría y patrocinio jurídico; obra artística, literaria o científica; repuestos o accesorios; bienes y servicios únicos en el mercado, o proveedor único; transporte de correo interno y/o internacional; contratos entre entidades públicas y/o subsidiarias; las contrataciones del Banco Central del Ecuador previstas en el artículo 37 del Código Orgánico Monetario y Financiero salvo las excepciones que en lo pertinente se encuentran claramente especificadas.</w:t>
      </w:r>
    </w:p>
    <w:p w14:paraId="37DE2499" w14:textId="77777777" w:rsidR="001A4E3B" w:rsidRPr="000972B9" w:rsidRDefault="001A4E3B" w:rsidP="001A4E3B">
      <w:pPr>
        <w:jc w:val="both"/>
        <w:rPr>
          <w:rFonts w:eastAsia="Times New Roman"/>
        </w:rPr>
      </w:pPr>
    </w:p>
    <w:p w14:paraId="602ED9EC" w14:textId="77777777" w:rsidR="001A4E3B" w:rsidRPr="000972B9" w:rsidRDefault="001A4E3B" w:rsidP="001A4E3B">
      <w:pPr>
        <w:jc w:val="center"/>
        <w:rPr>
          <w:rFonts w:eastAsia="Times New Roman"/>
          <w:b/>
          <w:bCs/>
        </w:rPr>
      </w:pPr>
      <w:r w:rsidRPr="000972B9">
        <w:rPr>
          <w:b/>
        </w:rPr>
        <w:t>SECCIÓN I</w:t>
      </w:r>
    </w:p>
    <w:p w14:paraId="006B127F" w14:textId="77777777" w:rsidR="001A4E3B" w:rsidRPr="000972B9" w:rsidRDefault="001A4E3B" w:rsidP="001A4E3B">
      <w:pPr>
        <w:jc w:val="center"/>
        <w:rPr>
          <w:rFonts w:eastAsia="Times New Roman"/>
        </w:rPr>
      </w:pPr>
      <w:r w:rsidRPr="000972B9">
        <w:rPr>
          <w:rFonts w:eastAsia="Times New Roman"/>
          <w:b/>
          <w:bCs/>
        </w:rPr>
        <w:t>DEL PROCEDIMIENTO DE CONTRATACIÓN</w:t>
      </w:r>
    </w:p>
    <w:p w14:paraId="26B14ADC" w14:textId="77777777" w:rsidR="001A4E3B" w:rsidRPr="000972B9" w:rsidRDefault="001A4E3B" w:rsidP="001A4E3B">
      <w:pPr>
        <w:jc w:val="both"/>
        <w:rPr>
          <w:rFonts w:eastAsia="Times New Roman"/>
        </w:rPr>
      </w:pPr>
    </w:p>
    <w:p w14:paraId="7A91A0A7" w14:textId="77777777" w:rsidR="001A4E3B" w:rsidRPr="000972B9" w:rsidRDefault="001A4E3B" w:rsidP="001A4E3B">
      <w:pPr>
        <w:jc w:val="both"/>
        <w:rPr>
          <w:b/>
        </w:rPr>
      </w:pPr>
      <w:r w:rsidRPr="000972B9">
        <w:rPr>
          <w:rFonts w:eastAsia="Times New Roman"/>
          <w:b/>
          <w:kern w:val="0"/>
          <w:lang w:val="es-EC" w:eastAsia="ar-SA"/>
        </w:rPr>
        <w:t>1.1 Ámbito de aplicación:</w:t>
      </w:r>
      <w:r w:rsidRPr="000972B9">
        <w:rPr>
          <w:rFonts w:eastAsia="Times New Roman"/>
          <w:kern w:val="0"/>
          <w:lang w:val="es-EC" w:eastAsia="ar-SA"/>
        </w:rPr>
        <w:t xml:space="preserve"> El procedimiento de Régimen Especial para las contrataciones previstas en el artículo 2 de Ley Orgánica del Sistema Nacional de Contratación Pública, inclusive en lo que respecta al giro específico de negocio, observarán lo dispuesto en la normativa prevista en el Reglamento General de la Ley Orgánica del Sistema Nacional de Contratación Pública. </w:t>
      </w:r>
    </w:p>
    <w:p w14:paraId="3FCD1DFE" w14:textId="77777777" w:rsidR="001A4E3B" w:rsidRPr="000972B9" w:rsidRDefault="001A4E3B" w:rsidP="001A4E3B">
      <w:pPr>
        <w:jc w:val="both"/>
        <w:rPr>
          <w:b/>
        </w:rPr>
      </w:pPr>
    </w:p>
    <w:p w14:paraId="3B046A1F" w14:textId="77777777" w:rsidR="001A4E3B" w:rsidRPr="000972B9" w:rsidRDefault="001A4E3B" w:rsidP="001A4E3B">
      <w:pPr>
        <w:jc w:val="both"/>
        <w:rPr>
          <w:rFonts w:eastAsia="Times New Roman"/>
          <w:kern w:val="0"/>
          <w:lang w:val="es-EC" w:eastAsia="ar-SA"/>
        </w:rPr>
      </w:pPr>
      <w:r w:rsidRPr="000972B9">
        <w:rPr>
          <w:rFonts w:eastAsia="Times New Roman"/>
          <w:kern w:val="0"/>
          <w:lang w:val="es-EC" w:eastAsia="ar-SA"/>
        </w:rPr>
        <w:t>Tratándose de las entidades que presten servicios de salud y que se hallen comprendidas en el ámbito de la Ley Orgánica del Sistema Nacional de Contratación Pública, deberán adquirir los fármacos conforme la normativa expedida por</w:t>
      </w:r>
      <w:r>
        <w:rPr>
          <w:rFonts w:eastAsia="Times New Roman"/>
          <w:kern w:val="0"/>
          <w:lang w:val="es-EC" w:eastAsia="ar-SA"/>
        </w:rPr>
        <w:t xml:space="preserve"> </w:t>
      </w:r>
      <w:r w:rsidRPr="000972B9">
        <w:rPr>
          <w:rFonts w:eastAsia="Times New Roman"/>
          <w:kern w:val="0"/>
          <w:lang w:val="es-EC" w:eastAsia="ar-SA"/>
        </w:rPr>
        <w:t>el ente rector de la Salud Pública y el Servicio Nacional de Contratación Pública para el efecto. Todos los fármacos que se adquieran deben cumplir con los requisitos sanitarios establecidos en la Ley Orgánica de Salud que permitan garantizar su calidad, seguridad y eficacia.</w:t>
      </w:r>
    </w:p>
    <w:p w14:paraId="336800BA" w14:textId="77777777" w:rsidR="001A4E3B" w:rsidRPr="000972B9" w:rsidRDefault="001A4E3B" w:rsidP="001A4E3B">
      <w:pPr>
        <w:tabs>
          <w:tab w:val="left" w:pos="0"/>
        </w:tabs>
        <w:ind w:right="105"/>
        <w:jc w:val="both"/>
        <w:rPr>
          <w:spacing w:val="-2"/>
          <w:lang w:val="es-EC"/>
        </w:rPr>
      </w:pPr>
    </w:p>
    <w:p w14:paraId="37F0B4C4" w14:textId="77777777" w:rsidR="001A4E3B" w:rsidRPr="000972B9" w:rsidRDefault="001A4E3B" w:rsidP="001A4E3B">
      <w:pPr>
        <w:tabs>
          <w:tab w:val="left" w:pos="-1004"/>
        </w:tabs>
        <w:ind w:right="105"/>
        <w:jc w:val="both"/>
        <w:rPr>
          <w:rFonts w:eastAsia="Times New Roman"/>
          <w:kern w:val="0"/>
          <w:lang w:val="es-EC" w:eastAsia="ar-SA"/>
        </w:rPr>
      </w:pPr>
      <w:r w:rsidRPr="000972B9">
        <w:rPr>
          <w:rFonts w:eastAsia="Times New Roman"/>
          <w:b/>
          <w:kern w:val="0"/>
          <w:lang w:val="es-EC" w:eastAsia="ar-SA"/>
        </w:rPr>
        <w:t xml:space="preserve">1.2 Resolución de inicio: </w:t>
      </w:r>
      <w:r w:rsidRPr="000972B9">
        <w:rPr>
          <w:rFonts w:eastAsia="Times New Roman"/>
          <w:kern w:val="0"/>
          <w:lang w:val="es-EC" w:eastAsia="ar-SA"/>
        </w:rPr>
        <w:t xml:space="preserve">La máxima autoridad de la entidad contratante o su delegado emitirá una Resolución motivada, demostrando la existencia de la circunstancia material y/o necesidad concreta </w:t>
      </w:r>
      <w:r w:rsidRPr="000972B9">
        <w:rPr>
          <w:rFonts w:eastAsia="Times New Roman"/>
          <w:kern w:val="0"/>
          <w:lang w:val="es-EC" w:eastAsia="ar-SA"/>
        </w:rPr>
        <w:lastRenderedPageBreak/>
        <w:t xml:space="preserve">que le faculta acogerse al Régimen Especial para la contratación de bienes, obras o servicios, según sea el caso. Adicionalmente, en la mencionada Resolución, deberá aprobar el pliego, el cronograma del procedimiento y dispondrá el inicio </w:t>
      </w:r>
      <w:proofErr w:type="gramStart"/>
      <w:r w:rsidRPr="000972B9">
        <w:rPr>
          <w:rFonts w:eastAsia="Times New Roman"/>
          <w:kern w:val="0"/>
          <w:lang w:val="es-EC" w:eastAsia="ar-SA"/>
        </w:rPr>
        <w:t>del mismo</w:t>
      </w:r>
      <w:proofErr w:type="gramEnd"/>
      <w:r w:rsidRPr="000972B9">
        <w:rPr>
          <w:rFonts w:eastAsia="Times New Roman"/>
          <w:kern w:val="0"/>
          <w:lang w:val="es-EC" w:eastAsia="ar-SA"/>
        </w:rPr>
        <w:t>. Esta Resolución se publicará en el Portal Institucional</w:t>
      </w:r>
      <w:bookmarkStart w:id="2" w:name="OBJ_PREFIX_DWT117"/>
      <w:bookmarkEnd w:id="2"/>
      <w:r w:rsidRPr="000972B9">
        <w:rPr>
          <w:rFonts w:eastAsia="Times New Roman"/>
          <w:kern w:val="0"/>
          <w:lang w:val="es-EC" w:eastAsia="ar-SA"/>
        </w:rPr>
        <w:t xml:space="preserve"> del Servicio Nacional de Contratación Pública.</w:t>
      </w:r>
    </w:p>
    <w:p w14:paraId="28538AD6" w14:textId="77777777" w:rsidR="001A4E3B" w:rsidRPr="000972B9" w:rsidRDefault="001A4E3B" w:rsidP="001A4E3B">
      <w:pPr>
        <w:tabs>
          <w:tab w:val="left" w:pos="-1004"/>
        </w:tabs>
        <w:ind w:right="105"/>
        <w:jc w:val="both"/>
        <w:rPr>
          <w:rFonts w:eastAsia="CenturyGothic"/>
          <w:color w:val="000000"/>
          <w:spacing w:val="-2"/>
          <w:lang w:val="es-EC"/>
        </w:rPr>
      </w:pPr>
    </w:p>
    <w:p w14:paraId="28020019" w14:textId="77777777" w:rsidR="001A4E3B" w:rsidRPr="000972B9" w:rsidRDefault="001A4E3B" w:rsidP="001A4E3B">
      <w:pPr>
        <w:widowControl/>
        <w:numPr>
          <w:ilvl w:val="1"/>
          <w:numId w:val="1"/>
        </w:numPr>
        <w:ind w:left="0" w:firstLine="0"/>
        <w:jc w:val="both"/>
        <w:rPr>
          <w:rFonts w:eastAsia="Times New Roman"/>
          <w:color w:val="FF3399"/>
          <w:kern w:val="0"/>
          <w:lang w:val="es-EC" w:eastAsia="ar-SA"/>
        </w:rPr>
      </w:pPr>
      <w:r w:rsidRPr="000972B9">
        <w:rPr>
          <w:rFonts w:eastAsia="Times New Roman"/>
          <w:b/>
          <w:kern w:val="0"/>
          <w:lang w:val="es-EC" w:eastAsia="ar-SA"/>
        </w:rPr>
        <w:t>1.3 Comisión Técnica:</w:t>
      </w:r>
      <w:r w:rsidRPr="000972B9">
        <w:rPr>
          <w:rFonts w:eastAsia="Times New Roman"/>
          <w:kern w:val="0"/>
          <w:lang w:val="es-EC" w:eastAsia="ar-SA"/>
        </w:rPr>
        <w:t xml:space="preserve"> El procedimiento presupone la conformación obligatoria de una Comisión Técnica, salvo que norma expresa lo señale como no necesaria, la que estará integrada de conformidad con el artículo </w:t>
      </w:r>
      <w:r w:rsidRPr="00E127D4">
        <w:rPr>
          <w:rFonts w:eastAsia="Times New Roman"/>
          <w:kern w:val="0"/>
          <w:lang w:val="es-EC" w:eastAsia="ar-SA"/>
        </w:rPr>
        <w:t>18 del Reglamento General de la Ley Orgánica del Sistema Nacional de Contratación Pública, encargada</w:t>
      </w:r>
      <w:r w:rsidRPr="000972B9">
        <w:rPr>
          <w:rFonts w:eastAsia="Times New Roman"/>
          <w:kern w:val="0"/>
          <w:lang w:val="es-EC" w:eastAsia="ar-SA"/>
        </w:rPr>
        <w:t xml:space="preserve"> del trámite del procedimiento en la fase precontractual. Esta Comisión analizará las ofertas de bienes y/o servicios de origen ecuatoriano, así como aquellas que cumplen con el porcentaje de participación ecuatoriana mínimo para el caso de obras, incluso en el caso de haberse presentado una sola, considerando los parámetros de calificación establecidos en este pliego, y recomendará a la máxima autoridad de la entidad contratante la adjudicación o la declaratoria de procedimiento desierto. </w:t>
      </w:r>
    </w:p>
    <w:p w14:paraId="6FCA7614" w14:textId="77777777" w:rsidR="001A4E3B" w:rsidRPr="000972B9" w:rsidRDefault="001A4E3B" w:rsidP="001A4E3B">
      <w:pPr>
        <w:jc w:val="both"/>
        <w:rPr>
          <w:rFonts w:eastAsia="Times New Roman"/>
          <w:kern w:val="0"/>
          <w:lang w:val="es-EC" w:eastAsia="ar-SA"/>
        </w:rPr>
      </w:pPr>
    </w:p>
    <w:p w14:paraId="4520C38B" w14:textId="77777777" w:rsidR="001A4E3B" w:rsidRPr="000972B9" w:rsidRDefault="001A4E3B" w:rsidP="001A4E3B">
      <w:pPr>
        <w:jc w:val="both"/>
        <w:rPr>
          <w:rFonts w:eastAsia="Times New Roman"/>
          <w:kern w:val="0"/>
          <w:lang w:val="es-EC" w:eastAsia="ar-SA"/>
        </w:rPr>
      </w:pPr>
      <w:r w:rsidRPr="000972B9">
        <w:rPr>
          <w:rFonts w:eastAsia="Times New Roman"/>
          <w:kern w:val="0"/>
          <w:lang w:val="es-EC" w:eastAsia="ar-SA"/>
        </w:rPr>
        <w:t>Cuando no hubiere oferta u ofertas consideradas de origen ecuatoriano, la entidad contratante continuará el procedimiento con las ofertas de bienes y/o servicios de origen extranjero; en el caso de las obras, el porcentaje de participación ecuatoriana mínimo es de cumplimiento obligatorio para el oferente.</w:t>
      </w:r>
    </w:p>
    <w:p w14:paraId="14FA8317" w14:textId="77777777" w:rsidR="001A4E3B" w:rsidRPr="000972B9" w:rsidRDefault="001A4E3B" w:rsidP="001A4E3B">
      <w:pPr>
        <w:jc w:val="both"/>
        <w:rPr>
          <w:rFonts w:eastAsia="Times New Roman"/>
          <w:kern w:val="0"/>
          <w:lang w:val="es-EC" w:eastAsia="ar-SA"/>
        </w:rPr>
      </w:pPr>
    </w:p>
    <w:p w14:paraId="6983C9CB" w14:textId="77777777" w:rsidR="001A4E3B" w:rsidRPr="000972B9" w:rsidRDefault="001A4E3B" w:rsidP="001A4E3B">
      <w:pPr>
        <w:widowControl/>
        <w:numPr>
          <w:ilvl w:val="1"/>
          <w:numId w:val="1"/>
        </w:numPr>
        <w:ind w:left="0" w:firstLine="0"/>
        <w:jc w:val="both"/>
        <w:rPr>
          <w:rFonts w:eastAsia="Times New Roman"/>
        </w:rPr>
      </w:pPr>
      <w:r w:rsidRPr="000972B9">
        <w:rPr>
          <w:rFonts w:eastAsia="Times New Roman"/>
          <w:b/>
          <w:bCs/>
        </w:rPr>
        <w:t xml:space="preserve">1.4 Participante: </w:t>
      </w:r>
      <w:r w:rsidRPr="000972B9">
        <w:rPr>
          <w:rFonts w:eastAsia="Times New Roman"/>
        </w:rPr>
        <w:t xml:space="preserve">La invitación estará dirigida a la persona natural o jurídica, nacional o extranjera, asociación de éstas o consorcio, que se encuentre habilitada en el Registro Único de </w:t>
      </w:r>
      <w:proofErr w:type="gramStart"/>
      <w:r w:rsidRPr="000972B9">
        <w:rPr>
          <w:rFonts w:eastAsia="Times New Roman"/>
        </w:rPr>
        <w:t>Proveedores,  que</w:t>
      </w:r>
      <w:proofErr w:type="gramEnd"/>
      <w:r w:rsidRPr="000972B9">
        <w:rPr>
          <w:rFonts w:eastAsia="Times New Roman"/>
        </w:rPr>
        <w:t xml:space="preserve"> oferte obras, bienes y/o servicios de origen ecuatoriano y tenga interés en participar en este procedimiento.</w:t>
      </w:r>
    </w:p>
    <w:p w14:paraId="7FE152AC" w14:textId="77777777" w:rsidR="001A4E3B" w:rsidRPr="000972B9" w:rsidRDefault="001A4E3B" w:rsidP="001A4E3B">
      <w:pPr>
        <w:jc w:val="both"/>
        <w:rPr>
          <w:rFonts w:eastAsia="Times New Roman"/>
          <w:b/>
          <w:bCs/>
        </w:rPr>
      </w:pPr>
    </w:p>
    <w:p w14:paraId="022DA033" w14:textId="77777777" w:rsidR="001A4E3B" w:rsidRPr="000972B9" w:rsidRDefault="001A4E3B" w:rsidP="001A4E3B">
      <w:pPr>
        <w:jc w:val="both"/>
        <w:rPr>
          <w:rFonts w:eastAsia="Times New Roman"/>
        </w:rPr>
      </w:pPr>
      <w:r w:rsidRPr="000972B9">
        <w:rPr>
          <w:rFonts w:eastAsia="Times New Roman"/>
        </w:rPr>
        <w:t xml:space="preserve">Cuando exista un compromiso de asociación o consorcio, todos los miembros de la asociación deberán estar habilitados en el Registro Único de Proveedores al tiempo de presentar la oferta, y se designará un procurador común de entre ellos, que actuará a nombre de los comprometidos. </w:t>
      </w:r>
    </w:p>
    <w:p w14:paraId="2B6786FE" w14:textId="77777777" w:rsidR="001A4E3B" w:rsidRPr="000972B9" w:rsidRDefault="001A4E3B" w:rsidP="001A4E3B">
      <w:pPr>
        <w:jc w:val="both"/>
        <w:rPr>
          <w:rFonts w:eastAsia="Times New Roman"/>
          <w:color w:val="FF0000"/>
        </w:rPr>
      </w:pPr>
    </w:p>
    <w:p w14:paraId="3DB2762C" w14:textId="77777777" w:rsidR="001A4E3B" w:rsidRPr="000972B9" w:rsidRDefault="001A4E3B" w:rsidP="001A4E3B">
      <w:pPr>
        <w:jc w:val="both"/>
        <w:rPr>
          <w:rFonts w:eastAsia="Times New Roman"/>
        </w:rPr>
      </w:pPr>
      <w:r w:rsidRPr="000972B9">
        <w:rPr>
          <w:rFonts w:eastAsia="Times New Roman"/>
        </w:rPr>
        <w:t xml:space="preserve">En caso de ser adjudicados, los comprometidos deberán constituirse en asociación o consorcio mediante escritura pública y lo inscribirán en el Registro Único de Proveedores, previa la firma del contrato, dentro del término previsto para la firma </w:t>
      </w:r>
      <w:proofErr w:type="gramStart"/>
      <w:r w:rsidRPr="000972B9">
        <w:rPr>
          <w:rFonts w:eastAsia="Times New Roman"/>
        </w:rPr>
        <w:t>del mismo</w:t>
      </w:r>
      <w:proofErr w:type="gramEnd"/>
      <w:r w:rsidRPr="000972B9">
        <w:rPr>
          <w:rFonts w:eastAsia="Times New Roman"/>
        </w:rPr>
        <w:t>; en caso contrario, se declarará a los integrantes del compromiso de asociación o consorcio como adjudicatarios fallidos.</w:t>
      </w:r>
    </w:p>
    <w:p w14:paraId="026C53CC" w14:textId="77777777" w:rsidR="001A4E3B" w:rsidRPr="000972B9" w:rsidRDefault="001A4E3B" w:rsidP="001A4E3B">
      <w:pPr>
        <w:jc w:val="both"/>
        <w:rPr>
          <w:rFonts w:eastAsia="Times New Roman"/>
        </w:rPr>
      </w:pPr>
    </w:p>
    <w:p w14:paraId="10D77C79" w14:textId="77777777" w:rsidR="001A4E3B" w:rsidRPr="000972B9" w:rsidRDefault="001A4E3B" w:rsidP="001A4E3B">
      <w:pPr>
        <w:tabs>
          <w:tab w:val="left" w:pos="0"/>
        </w:tabs>
        <w:ind w:right="105"/>
        <w:jc w:val="both"/>
        <w:rPr>
          <w:spacing w:val="-2"/>
          <w:lang w:val="es-MX"/>
        </w:rPr>
      </w:pPr>
      <w:r w:rsidRPr="000972B9">
        <w:rPr>
          <w:b/>
          <w:bCs/>
          <w:spacing w:val="-2"/>
        </w:rPr>
        <w:t xml:space="preserve">1.5 Invitación al proveedor: </w:t>
      </w:r>
      <w:bookmarkStart w:id="3" w:name="OBJ_PREFIX_DWT118"/>
      <w:r w:rsidRPr="000972B9">
        <w:rPr>
          <w:spacing w:val="-2"/>
        </w:rPr>
        <w:t>L</w:t>
      </w:r>
      <w:r w:rsidRPr="000972B9">
        <w:rPr>
          <w:spacing w:val="-2"/>
          <w:lang w:val="es-MX"/>
        </w:rPr>
        <w:t xml:space="preserve">a entidad contratante invitará a través del Portal Institucional </w:t>
      </w:r>
      <w:r w:rsidRPr="000972B9">
        <w:rPr>
          <w:rFonts w:eastAsia="Times New Roman"/>
          <w:kern w:val="0"/>
          <w:lang w:val="es-EC" w:eastAsia="ar-SA"/>
        </w:rPr>
        <w:t>del Servicio Nacional de Contratación Pública</w:t>
      </w:r>
      <w:r w:rsidRPr="000972B9">
        <w:rPr>
          <w:spacing w:val="-2"/>
          <w:lang w:val="es-MX"/>
        </w:rPr>
        <w:t xml:space="preserve"> al proveedor con el que va a realizar la contratación a fin de que presente su oferta. El proveedor seleccionado deberá estar habilitado en el Registro Único de Proveedores, en la(s) categoría(s) correspondiente(s). </w:t>
      </w:r>
      <w:bookmarkEnd w:id="3"/>
    </w:p>
    <w:p w14:paraId="35CEECC0" w14:textId="77777777" w:rsidR="001A4E3B" w:rsidRPr="000972B9" w:rsidRDefault="001A4E3B" w:rsidP="001A4E3B">
      <w:pPr>
        <w:tabs>
          <w:tab w:val="left" w:pos="0"/>
        </w:tabs>
        <w:ind w:right="105"/>
        <w:jc w:val="both"/>
        <w:rPr>
          <w:spacing w:val="-2"/>
          <w:lang w:val="es-MX"/>
        </w:rPr>
      </w:pPr>
    </w:p>
    <w:p w14:paraId="5E5D5478" w14:textId="77777777" w:rsidR="001A4E3B" w:rsidRPr="000972B9" w:rsidRDefault="001A4E3B" w:rsidP="001A4E3B">
      <w:pPr>
        <w:tabs>
          <w:tab w:val="left" w:pos="0"/>
        </w:tabs>
        <w:ind w:right="105"/>
        <w:jc w:val="both"/>
        <w:rPr>
          <w:rFonts w:eastAsia="Times New Roman"/>
        </w:rPr>
      </w:pPr>
      <w:r w:rsidRPr="000972B9">
        <w:rPr>
          <w:rFonts w:eastAsia="Times New Roman"/>
        </w:rPr>
        <w:t>La selección de las ofertas de provisión de fármacos se hará solo entre los proveedores habilitados en el Registro Único de Proveedores, para cuyo efecto, deberán haber obtenido previamente el certificado sanitario de provisión de medicamentos emitido por la Autoridad Sanitaria Nacional.</w:t>
      </w:r>
    </w:p>
    <w:p w14:paraId="3D7E6DD0" w14:textId="77777777" w:rsidR="001A4E3B" w:rsidRPr="000972B9" w:rsidRDefault="001A4E3B" w:rsidP="001A4E3B">
      <w:pPr>
        <w:tabs>
          <w:tab w:val="left" w:pos="0"/>
        </w:tabs>
        <w:ind w:right="105"/>
        <w:jc w:val="both"/>
        <w:rPr>
          <w:rFonts w:eastAsia="Times New Roman"/>
        </w:rPr>
      </w:pPr>
    </w:p>
    <w:p w14:paraId="3647A5D2" w14:textId="77777777" w:rsidR="001A4E3B" w:rsidRPr="000972B9" w:rsidRDefault="001A4E3B" w:rsidP="001A4E3B">
      <w:pPr>
        <w:tabs>
          <w:tab w:val="left" w:pos="0"/>
        </w:tabs>
        <w:ind w:right="105"/>
        <w:jc w:val="both"/>
        <w:rPr>
          <w:rFonts w:eastAsia="Times New Roman"/>
        </w:rPr>
      </w:pPr>
      <w:r w:rsidRPr="000972B9">
        <w:rPr>
          <w:rFonts w:eastAsia="Times New Roman"/>
        </w:rPr>
        <w:t xml:space="preserve">Tratándose de la contratación de productos comunicacionales y/o servicios comunicacionales, a través de procesos de selección, la entidad contratante deberá invitar directamente al menos 3 </w:t>
      </w:r>
      <w:r w:rsidRPr="000972B9">
        <w:rPr>
          <w:rFonts w:eastAsia="Times New Roman"/>
        </w:rPr>
        <w:lastRenderedPageBreak/>
        <w:t>proveedores y máximo 5 proveedores inscritos en el Registro Único de Proveedores.</w:t>
      </w:r>
    </w:p>
    <w:p w14:paraId="75B13A49" w14:textId="77777777" w:rsidR="001A4E3B" w:rsidRPr="000972B9" w:rsidRDefault="001A4E3B" w:rsidP="001A4E3B">
      <w:pPr>
        <w:tabs>
          <w:tab w:val="left" w:pos="0"/>
        </w:tabs>
        <w:ind w:right="105"/>
        <w:jc w:val="both"/>
        <w:rPr>
          <w:rFonts w:eastAsia="Times New Roman"/>
        </w:rPr>
      </w:pPr>
    </w:p>
    <w:p w14:paraId="2B15E9EC" w14:textId="77777777" w:rsidR="001A4E3B" w:rsidRPr="000972B9" w:rsidRDefault="001A4E3B" w:rsidP="001A4E3B">
      <w:pPr>
        <w:tabs>
          <w:tab w:val="left" w:pos="0"/>
        </w:tabs>
        <w:ind w:right="105"/>
        <w:jc w:val="both"/>
        <w:rPr>
          <w:rFonts w:eastAsia="Times New Roman"/>
        </w:rPr>
      </w:pPr>
      <w:r w:rsidRPr="000972B9">
        <w:rPr>
          <w:rFonts w:eastAsia="Times New Roman"/>
        </w:rPr>
        <w:t xml:space="preserve">Tratándose de la contratación de empresas de correos rápidos o </w:t>
      </w:r>
      <w:proofErr w:type="spellStart"/>
      <w:r w:rsidRPr="000972B9">
        <w:rPr>
          <w:rFonts w:eastAsia="Times New Roman"/>
        </w:rPr>
        <w:t>courier</w:t>
      </w:r>
      <w:proofErr w:type="spellEnd"/>
      <w:r w:rsidRPr="000972B9">
        <w:rPr>
          <w:rFonts w:eastAsia="Times New Roman"/>
        </w:rPr>
        <w:t>, para el transporte de correo interno y/o internacional, la entidad contratante deberá invitar directamente al menos 2 proveedores y máximo 5 proveedores inscritos en el Registro Único de Proveedores.</w:t>
      </w:r>
    </w:p>
    <w:p w14:paraId="02BBCFB1" w14:textId="77777777" w:rsidR="001A4E3B" w:rsidRPr="000972B9" w:rsidRDefault="001A4E3B" w:rsidP="001A4E3B">
      <w:pPr>
        <w:tabs>
          <w:tab w:val="left" w:pos="0"/>
        </w:tabs>
        <w:ind w:right="105"/>
        <w:jc w:val="both"/>
        <w:rPr>
          <w:rFonts w:eastAsia="Times New Roman"/>
        </w:rPr>
      </w:pPr>
    </w:p>
    <w:p w14:paraId="7A1B5B51" w14:textId="77777777" w:rsidR="001A4E3B" w:rsidRPr="000972B9" w:rsidRDefault="001A4E3B" w:rsidP="001A4E3B">
      <w:pPr>
        <w:tabs>
          <w:tab w:val="left" w:pos="0"/>
        </w:tabs>
        <w:ind w:right="105"/>
        <w:jc w:val="both"/>
        <w:rPr>
          <w:rFonts w:eastAsia="Times New Roman"/>
        </w:rPr>
      </w:pPr>
      <w:r w:rsidRPr="000972B9">
        <w:rPr>
          <w:spacing w:val="-2"/>
        </w:rPr>
        <w:t>No se exigirá al oferente la entrega de documentos que previamente hayan sido entregados para efectos de habilitarse en el Registro Único de Proveedores.</w:t>
      </w:r>
    </w:p>
    <w:p w14:paraId="068B1E1B" w14:textId="77777777" w:rsidR="001A4E3B" w:rsidRPr="000972B9" w:rsidRDefault="001A4E3B" w:rsidP="001A4E3B">
      <w:pPr>
        <w:tabs>
          <w:tab w:val="left" w:pos="0"/>
        </w:tabs>
        <w:ind w:right="105"/>
        <w:jc w:val="both"/>
        <w:rPr>
          <w:b/>
          <w:color w:val="000000"/>
          <w:spacing w:val="-2"/>
          <w:lang w:val="es-MX"/>
        </w:rPr>
      </w:pPr>
    </w:p>
    <w:p w14:paraId="220E969A" w14:textId="77777777" w:rsidR="001A4E3B" w:rsidRPr="000972B9" w:rsidRDefault="001A4E3B" w:rsidP="001A4E3B">
      <w:pPr>
        <w:tabs>
          <w:tab w:val="left" w:pos="0"/>
        </w:tabs>
        <w:ind w:right="115"/>
        <w:jc w:val="both"/>
        <w:rPr>
          <w:spacing w:val="-3"/>
        </w:rPr>
      </w:pPr>
      <w:r w:rsidRPr="000972B9">
        <w:rPr>
          <w:b/>
          <w:spacing w:val="-2"/>
          <w:lang w:val="es-MX"/>
        </w:rPr>
        <w:t>1</w:t>
      </w:r>
      <w:r w:rsidRPr="000972B9">
        <w:rPr>
          <w:b/>
          <w:spacing w:val="-2"/>
        </w:rPr>
        <w:t>.6 Presentación y apertura de oferta:</w:t>
      </w:r>
      <w:r w:rsidRPr="000972B9">
        <w:rPr>
          <w:spacing w:val="-2"/>
        </w:rPr>
        <w:t xml:space="preserve"> </w:t>
      </w:r>
      <w:r w:rsidRPr="000972B9">
        <w:rPr>
          <w:spacing w:val="-3"/>
        </w:rPr>
        <w:t xml:space="preserve">La oferta técnica y económica, se presentará en un sobre único en la dirección establecida por la entidad contratante, hasta la fecha y hora indicada en el cronograma del procedimiento, sin perjuicio de que ésta sea subida al Portal Institucional del Servicio Nacional de Contratación Pública. </w:t>
      </w:r>
    </w:p>
    <w:p w14:paraId="24B44C8B" w14:textId="77777777" w:rsidR="001A4E3B" w:rsidRPr="000972B9" w:rsidRDefault="001A4E3B" w:rsidP="001A4E3B">
      <w:pPr>
        <w:tabs>
          <w:tab w:val="left" w:pos="0"/>
        </w:tabs>
        <w:ind w:right="115"/>
        <w:jc w:val="both"/>
        <w:rPr>
          <w:spacing w:val="-3"/>
        </w:rPr>
      </w:pPr>
    </w:p>
    <w:p w14:paraId="33E9259F" w14:textId="77777777" w:rsidR="001A4E3B" w:rsidRPr="000972B9" w:rsidRDefault="001A4E3B" w:rsidP="001A4E3B">
      <w:pPr>
        <w:pStyle w:val="Textoindependiente"/>
        <w:ind w:right="104"/>
        <w:jc w:val="both"/>
        <w:rPr>
          <w:spacing w:val="-2"/>
        </w:rPr>
      </w:pPr>
      <w:r w:rsidRPr="000972B9">
        <w:rPr>
          <w:spacing w:val="-2"/>
        </w:rPr>
        <w:t xml:space="preserve">Una hora más tarde de fenecido el término para la presentación del sobre único, se procederá a la apertura de la(s) oferta(s) recibida(s). </w:t>
      </w:r>
    </w:p>
    <w:p w14:paraId="12551649" w14:textId="77777777" w:rsidR="001A4E3B" w:rsidRPr="000972B9" w:rsidRDefault="001A4E3B" w:rsidP="001A4E3B">
      <w:pPr>
        <w:tabs>
          <w:tab w:val="left" w:pos="0"/>
        </w:tabs>
        <w:ind w:right="69"/>
        <w:jc w:val="both"/>
        <w:rPr>
          <w:b/>
          <w:color w:val="000000"/>
          <w:spacing w:val="-2"/>
        </w:rPr>
      </w:pPr>
    </w:p>
    <w:p w14:paraId="6544B9F8" w14:textId="77777777" w:rsidR="001A4E3B" w:rsidRPr="000972B9" w:rsidRDefault="001A4E3B" w:rsidP="001A4E3B">
      <w:pPr>
        <w:widowControl/>
        <w:numPr>
          <w:ilvl w:val="1"/>
          <w:numId w:val="1"/>
        </w:numPr>
        <w:tabs>
          <w:tab w:val="left" w:pos="-824"/>
        </w:tabs>
        <w:ind w:left="15" w:right="45" w:firstLine="0"/>
        <w:jc w:val="both"/>
        <w:rPr>
          <w:color w:val="FF0000"/>
          <w:spacing w:val="-3"/>
        </w:rPr>
      </w:pPr>
      <w:r w:rsidRPr="000972B9">
        <w:rPr>
          <w:b/>
          <w:spacing w:val="-3"/>
        </w:rPr>
        <w:t>1.7 Inhabilidades:</w:t>
      </w:r>
      <w:r w:rsidRPr="000972B9">
        <w:rPr>
          <w:spacing w:val="-3"/>
        </w:rPr>
        <w:t xml:space="preserve"> No podrán participar en el presente procedimiento precontractual, por sí mismas o por interpuesta persona, quienes incurran en las inhabilidades generales y/o especiales, </w:t>
      </w:r>
      <w:proofErr w:type="gramStart"/>
      <w:r w:rsidRPr="000972B9">
        <w:rPr>
          <w:spacing w:val="-3"/>
        </w:rPr>
        <w:t>de acuerdo a</w:t>
      </w:r>
      <w:proofErr w:type="gramEnd"/>
      <w:r w:rsidRPr="000972B9">
        <w:rPr>
          <w:spacing w:val="-3"/>
        </w:rPr>
        <w:t xml:space="preserve"> los artículos 62 y 63 de la Ley Orgánica del Sistema Nacional de Contratación Pública, artículos </w:t>
      </w:r>
      <w:r w:rsidRPr="00E127D4">
        <w:rPr>
          <w:spacing w:val="-3"/>
        </w:rPr>
        <w:t>110 y 111 del Reglamento General de la Ley Orgánica del Sistema Nacional de Contratación Pública;</w:t>
      </w:r>
      <w:r w:rsidRPr="000972B9">
        <w:rPr>
          <w:spacing w:val="-3"/>
        </w:rPr>
        <w:t xml:space="preserve"> y en la </w:t>
      </w:r>
      <w:proofErr w:type="gramStart"/>
      <w:r w:rsidRPr="000972B9">
        <w:rPr>
          <w:spacing w:val="-3"/>
        </w:rPr>
        <w:t>normativa  expedida</w:t>
      </w:r>
      <w:proofErr w:type="gramEnd"/>
      <w:r w:rsidRPr="000972B9">
        <w:rPr>
          <w:spacing w:val="-3"/>
        </w:rPr>
        <w:t xml:space="preserve"> por el Servicio Nacional de Contratación Pública.</w:t>
      </w:r>
    </w:p>
    <w:p w14:paraId="189F5BED" w14:textId="77777777" w:rsidR="001A4E3B" w:rsidRPr="000972B9" w:rsidRDefault="001A4E3B" w:rsidP="001A4E3B">
      <w:pPr>
        <w:tabs>
          <w:tab w:val="left" w:pos="-1004"/>
        </w:tabs>
        <w:ind w:right="105"/>
        <w:jc w:val="both"/>
        <w:rPr>
          <w:spacing w:val="-3"/>
        </w:rPr>
      </w:pPr>
    </w:p>
    <w:p w14:paraId="34965E1A" w14:textId="77777777" w:rsidR="001A4E3B" w:rsidRPr="000972B9" w:rsidRDefault="001A4E3B" w:rsidP="001A4E3B">
      <w:pPr>
        <w:tabs>
          <w:tab w:val="left" w:pos="-824"/>
        </w:tabs>
        <w:ind w:left="15" w:right="45"/>
        <w:jc w:val="both"/>
        <w:rPr>
          <w:i/>
          <w:spacing w:val="-3"/>
        </w:rPr>
      </w:pPr>
      <w:r w:rsidRPr="000972B9">
        <w:rPr>
          <w:spacing w:val="-3"/>
        </w:rPr>
        <w:t xml:space="preserve">De verificarse con posterioridad que un oferente incurso en una inhabilidad general o especial hubiere suscrito el contrato, dará lugar a la terminación unilateral del contrato conforme el numeral 5 del artículo 94 de la Ley Orgánica del Sistema Nacional de Contratación Pública. </w:t>
      </w:r>
    </w:p>
    <w:p w14:paraId="07A4DE78" w14:textId="77777777" w:rsidR="001A4E3B" w:rsidRPr="000972B9" w:rsidRDefault="001A4E3B" w:rsidP="001A4E3B">
      <w:pPr>
        <w:tabs>
          <w:tab w:val="left" w:pos="-720"/>
        </w:tabs>
        <w:ind w:right="105"/>
        <w:jc w:val="both"/>
        <w:rPr>
          <w:i/>
          <w:spacing w:val="-3"/>
        </w:rPr>
      </w:pPr>
    </w:p>
    <w:p w14:paraId="5AF75EF5" w14:textId="77777777" w:rsidR="001A4E3B" w:rsidRPr="000972B9" w:rsidRDefault="001A4E3B" w:rsidP="001A4E3B">
      <w:pPr>
        <w:tabs>
          <w:tab w:val="left" w:pos="-720"/>
        </w:tabs>
        <w:ind w:right="105"/>
        <w:jc w:val="both"/>
        <w:rPr>
          <w:spacing w:val="-2"/>
        </w:rPr>
      </w:pPr>
      <w:r w:rsidRPr="000972B9">
        <w:rPr>
          <w:b/>
          <w:bCs/>
          <w:spacing w:val="-2"/>
        </w:rPr>
        <w:t xml:space="preserve">1.8 Obligaciones del oferente: </w:t>
      </w:r>
      <w:r w:rsidRPr="000972B9">
        <w:rPr>
          <w:spacing w:val="-2"/>
        </w:rPr>
        <w:t xml:space="preserve">El oferente deberá revisar cuidadosamente el pliego y cumplir con todos los requisitos solicitados en él. La omisión o descuido del oferente al revisar </w:t>
      </w:r>
      <w:proofErr w:type="gramStart"/>
      <w:r w:rsidRPr="000972B9">
        <w:rPr>
          <w:spacing w:val="-2"/>
        </w:rPr>
        <w:t>dicho  documento</w:t>
      </w:r>
      <w:proofErr w:type="gramEnd"/>
      <w:r w:rsidRPr="000972B9">
        <w:rPr>
          <w:spacing w:val="-2"/>
        </w:rPr>
        <w:t xml:space="preserve"> no le relevará de sus obligaciones con relación a la presentación de su oferta.</w:t>
      </w:r>
    </w:p>
    <w:p w14:paraId="5F02D423" w14:textId="77777777" w:rsidR="001A4E3B" w:rsidRPr="000972B9" w:rsidRDefault="001A4E3B" w:rsidP="001A4E3B">
      <w:pPr>
        <w:tabs>
          <w:tab w:val="left" w:pos="-720"/>
        </w:tabs>
        <w:ind w:right="68"/>
        <w:jc w:val="both"/>
        <w:rPr>
          <w:b/>
          <w:bCs/>
          <w:spacing w:val="-2"/>
        </w:rPr>
      </w:pPr>
    </w:p>
    <w:p w14:paraId="0A913B94" w14:textId="77777777" w:rsidR="001A4E3B" w:rsidRPr="000972B9" w:rsidRDefault="001A4E3B" w:rsidP="001A4E3B">
      <w:pPr>
        <w:tabs>
          <w:tab w:val="left" w:pos="-720"/>
        </w:tabs>
        <w:ind w:right="68"/>
        <w:jc w:val="both"/>
        <w:rPr>
          <w:spacing w:val="-2"/>
        </w:rPr>
      </w:pPr>
      <w:r w:rsidRPr="000972B9">
        <w:rPr>
          <w:b/>
          <w:bCs/>
          <w:spacing w:val="-2"/>
        </w:rPr>
        <w:t xml:space="preserve">1.9 </w:t>
      </w:r>
      <w:proofErr w:type="gramStart"/>
      <w:r w:rsidRPr="000972B9">
        <w:rPr>
          <w:b/>
          <w:bCs/>
          <w:spacing w:val="-2"/>
        </w:rPr>
        <w:t>Audiencia  de</w:t>
      </w:r>
      <w:proofErr w:type="gramEnd"/>
      <w:r w:rsidRPr="000972B9">
        <w:rPr>
          <w:b/>
          <w:bCs/>
          <w:spacing w:val="-2"/>
        </w:rPr>
        <w:t xml:space="preserve"> preguntas, respuestas y aclaraciones: </w:t>
      </w:r>
      <w:r w:rsidRPr="000972B9">
        <w:rPr>
          <w:bCs/>
          <w:spacing w:val="-2"/>
        </w:rPr>
        <w:t>Cuando el procedimiento así lo disponga, e</w:t>
      </w:r>
      <w:r w:rsidRPr="000972B9">
        <w:rPr>
          <w:spacing w:val="-2"/>
        </w:rPr>
        <w:t xml:space="preserve">n el día y hora señalados para el efecto, se celebrará la audiencia de preguntas, respuestas y aclaraciones en la cual la Comisión Técnica </w:t>
      </w:r>
      <w:r w:rsidRPr="000972B9">
        <w:rPr>
          <w:spacing w:val="-2"/>
          <w:lang w:val="es-ES"/>
        </w:rPr>
        <w:t xml:space="preserve">o a la máxima autoridad o su delegado, </w:t>
      </w:r>
      <w:r w:rsidRPr="000972B9">
        <w:rPr>
          <w:spacing w:val="-2"/>
        </w:rPr>
        <w:t xml:space="preserve">explicará en términos generales el objeto de la contratación, absolverá las consultas, realizará las aclaraciones que el oferente invitado efectúe respecto del pliego y proporcionará la información correspondiente. Cuando fuere pertinente, el proveedor invitado suscribirá un convenio de estricta confidencialidad respecto de la información a la que ha tenido acceso con motivo de su participación en el procedimiento y la audiencia de preguntas, respuestas y aclaraciones. De dicha audiencia se levantará un acta que será publicada en el Portal Institucional del </w:t>
      </w:r>
      <w:r w:rsidRPr="000972B9">
        <w:rPr>
          <w:spacing w:val="-3"/>
        </w:rPr>
        <w:t>Servicio Nacional de Contratación Pública</w:t>
      </w:r>
      <w:r w:rsidRPr="000972B9">
        <w:rPr>
          <w:spacing w:val="-2"/>
        </w:rPr>
        <w:t xml:space="preserve">. </w:t>
      </w:r>
    </w:p>
    <w:p w14:paraId="00A74FB9" w14:textId="77777777" w:rsidR="001A4E3B" w:rsidRPr="000972B9" w:rsidRDefault="001A4E3B" w:rsidP="001A4E3B">
      <w:pPr>
        <w:tabs>
          <w:tab w:val="left" w:pos="-720"/>
        </w:tabs>
        <w:ind w:right="68"/>
        <w:jc w:val="both"/>
        <w:rPr>
          <w:spacing w:val="-2"/>
        </w:rPr>
      </w:pPr>
    </w:p>
    <w:p w14:paraId="2DAA0D1A" w14:textId="77777777" w:rsidR="001A4E3B" w:rsidRPr="000972B9" w:rsidRDefault="001A4E3B" w:rsidP="001A4E3B">
      <w:pPr>
        <w:tabs>
          <w:tab w:val="left" w:pos="-720"/>
        </w:tabs>
        <w:ind w:right="68"/>
        <w:jc w:val="both"/>
        <w:rPr>
          <w:spacing w:val="-2"/>
        </w:rPr>
      </w:pPr>
      <w:r w:rsidRPr="000972B9">
        <w:rPr>
          <w:spacing w:val="-2"/>
        </w:rPr>
        <w:t>Formulada la invitación, la audiencia no podrá exceder el término de tres (3) días contados desde su publicación.</w:t>
      </w:r>
    </w:p>
    <w:p w14:paraId="6FC56E51" w14:textId="77777777" w:rsidR="001A4E3B" w:rsidRPr="000972B9" w:rsidRDefault="001A4E3B" w:rsidP="001A4E3B">
      <w:pPr>
        <w:tabs>
          <w:tab w:val="left" w:pos="0"/>
          <w:tab w:val="left" w:pos="2520"/>
        </w:tabs>
        <w:ind w:right="81"/>
        <w:jc w:val="both"/>
        <w:rPr>
          <w:b/>
          <w:bCs/>
          <w:spacing w:val="-2"/>
        </w:rPr>
      </w:pPr>
    </w:p>
    <w:p w14:paraId="042616E6" w14:textId="77777777" w:rsidR="001A4E3B" w:rsidRPr="000972B9" w:rsidRDefault="001A4E3B" w:rsidP="001A4E3B">
      <w:pPr>
        <w:tabs>
          <w:tab w:val="left" w:pos="0"/>
          <w:tab w:val="left" w:pos="2520"/>
        </w:tabs>
        <w:ind w:right="81"/>
        <w:jc w:val="both"/>
        <w:rPr>
          <w:spacing w:val="-2"/>
        </w:rPr>
      </w:pPr>
      <w:r w:rsidRPr="000972B9">
        <w:rPr>
          <w:b/>
          <w:bCs/>
          <w:spacing w:val="-2"/>
        </w:rPr>
        <w:t xml:space="preserve">1.10 Cambios al cronograma: </w:t>
      </w:r>
      <w:r w:rsidRPr="000972B9">
        <w:rPr>
          <w:spacing w:val="-2"/>
        </w:rPr>
        <w:t xml:space="preserve">La entidad contratante podrá modificar el cronograma con la </w:t>
      </w:r>
      <w:r w:rsidRPr="000972B9">
        <w:rPr>
          <w:spacing w:val="-2"/>
        </w:rPr>
        <w:lastRenderedPageBreak/>
        <w:t xml:space="preserve">motivación respectiva; el cambio será publicado en el Portal Institucional del </w:t>
      </w:r>
      <w:r w:rsidRPr="000972B9">
        <w:rPr>
          <w:spacing w:val="-3"/>
        </w:rPr>
        <w:t>Servicio Nacional de Contratación Pública</w:t>
      </w:r>
      <w:r w:rsidRPr="000972B9">
        <w:rPr>
          <w:spacing w:val="-2"/>
        </w:rPr>
        <w:t xml:space="preserve"> y podrá realizarse hasta la fecha límite fijada para la audiencia informativa.</w:t>
      </w:r>
    </w:p>
    <w:p w14:paraId="44491BFE" w14:textId="77777777" w:rsidR="001A4E3B" w:rsidRPr="000972B9" w:rsidRDefault="001A4E3B" w:rsidP="001A4E3B">
      <w:pPr>
        <w:tabs>
          <w:tab w:val="left" w:pos="0"/>
        </w:tabs>
        <w:ind w:right="53"/>
        <w:jc w:val="both"/>
        <w:rPr>
          <w:color w:val="FF0000"/>
          <w:spacing w:val="-3"/>
        </w:rPr>
      </w:pPr>
      <w:r w:rsidRPr="000972B9">
        <w:rPr>
          <w:b/>
          <w:spacing w:val="-2"/>
        </w:rPr>
        <w:t>1.11 Convalidación de errores de forma:</w:t>
      </w:r>
      <w:r w:rsidRPr="000972B9">
        <w:rPr>
          <w:spacing w:val="-2"/>
        </w:rPr>
        <w:t xml:space="preserve"> </w:t>
      </w:r>
      <w:r w:rsidRPr="000972B9">
        <w:rPr>
          <w:spacing w:val="-2"/>
          <w:lang w:val="es-ES"/>
        </w:rPr>
        <w:t>Si se presentaren errores de forma, los oferentes, en el término previsto en el cronograma, contado a partir de la fecha de notificación, podrán convalidarlos previa petición de la entidad contratante,</w:t>
      </w:r>
      <w:r>
        <w:rPr>
          <w:spacing w:val="-2"/>
          <w:lang w:val="es-ES"/>
        </w:rPr>
        <w:t xml:space="preserve"> </w:t>
      </w:r>
      <w:r w:rsidRPr="000972B9">
        <w:rPr>
          <w:spacing w:val="-2"/>
          <w:lang w:val="es-ES"/>
        </w:rPr>
        <w:t xml:space="preserve">conforme a lo previsto en al artículo </w:t>
      </w:r>
      <w:r w:rsidRPr="00E127D4">
        <w:rPr>
          <w:spacing w:val="-2"/>
          <w:lang w:val="es-ES"/>
        </w:rPr>
        <w:t>23 del Reglamento General de la Ley Orgánica del Sistema Nacional de Contratación Pública y en la normativa</w:t>
      </w:r>
      <w:r w:rsidRPr="000972B9">
        <w:rPr>
          <w:spacing w:val="-2"/>
          <w:lang w:val="es-ES"/>
        </w:rPr>
        <w:t xml:space="preserve"> </w:t>
      </w:r>
      <w:proofErr w:type="gramStart"/>
      <w:r w:rsidRPr="000972B9">
        <w:rPr>
          <w:spacing w:val="-2"/>
          <w:lang w:val="es-ES"/>
        </w:rPr>
        <w:t>expedida  por</w:t>
      </w:r>
      <w:proofErr w:type="gramEnd"/>
      <w:r w:rsidRPr="000972B9">
        <w:rPr>
          <w:spacing w:val="-2"/>
          <w:lang w:val="es-ES"/>
        </w:rPr>
        <w:t xml:space="preserve"> el Servicio Nacional de Contratación </w:t>
      </w:r>
      <w:proofErr w:type="gramStart"/>
      <w:r w:rsidRPr="000972B9">
        <w:rPr>
          <w:spacing w:val="-2"/>
          <w:lang w:val="es-ES"/>
        </w:rPr>
        <w:t>Pública  para</w:t>
      </w:r>
      <w:proofErr w:type="gramEnd"/>
      <w:r w:rsidRPr="000972B9">
        <w:rPr>
          <w:spacing w:val="-2"/>
          <w:lang w:val="es-ES"/>
        </w:rPr>
        <w:t xml:space="preserve"> el efecto. </w:t>
      </w:r>
    </w:p>
    <w:p w14:paraId="43C3C015" w14:textId="77777777" w:rsidR="001A4E3B" w:rsidRDefault="001A4E3B" w:rsidP="001A4E3B">
      <w:pPr>
        <w:tabs>
          <w:tab w:val="left" w:pos="0"/>
        </w:tabs>
        <w:ind w:right="53"/>
        <w:jc w:val="both"/>
        <w:rPr>
          <w:spacing w:val="-3"/>
        </w:rPr>
      </w:pPr>
    </w:p>
    <w:p w14:paraId="47ACB32E" w14:textId="77777777" w:rsidR="001A4E3B" w:rsidRPr="000972B9" w:rsidRDefault="001A4E3B" w:rsidP="001A4E3B">
      <w:pPr>
        <w:tabs>
          <w:tab w:val="left" w:pos="0"/>
        </w:tabs>
        <w:ind w:right="53"/>
        <w:jc w:val="both"/>
        <w:rPr>
          <w:spacing w:val="-3"/>
        </w:rPr>
      </w:pPr>
      <w:r w:rsidRPr="000972B9">
        <w:rPr>
          <w:spacing w:val="-3"/>
        </w:rPr>
        <w:t>En ningún caso será posible convalidar lo siguiente:</w:t>
      </w:r>
    </w:p>
    <w:p w14:paraId="4762C57A" w14:textId="77777777" w:rsidR="001A4E3B" w:rsidRPr="000972B9" w:rsidRDefault="001A4E3B" w:rsidP="001A4E3B">
      <w:pPr>
        <w:tabs>
          <w:tab w:val="left" w:pos="0"/>
        </w:tabs>
        <w:ind w:right="53"/>
        <w:jc w:val="both"/>
        <w:rPr>
          <w:spacing w:val="-3"/>
        </w:rPr>
      </w:pPr>
    </w:p>
    <w:p w14:paraId="333EA406" w14:textId="77777777" w:rsidR="001A4E3B" w:rsidRPr="000972B9" w:rsidRDefault="001A4E3B" w:rsidP="001A4E3B">
      <w:pPr>
        <w:numPr>
          <w:ilvl w:val="0"/>
          <w:numId w:val="82"/>
        </w:numPr>
        <w:tabs>
          <w:tab w:val="left" w:pos="0"/>
        </w:tabs>
        <w:ind w:right="53"/>
        <w:jc w:val="both"/>
        <w:rPr>
          <w:spacing w:val="-3"/>
        </w:rPr>
      </w:pPr>
      <w:r w:rsidRPr="000972B9">
        <w:rPr>
          <w:spacing w:val="-3"/>
        </w:rPr>
        <w:t>La no presentación de cualquiera de los numerales establecidos en el formulario que integra el pliego al momento de presentar la oferta;</w:t>
      </w:r>
    </w:p>
    <w:p w14:paraId="052757B2" w14:textId="77777777" w:rsidR="001A4E3B" w:rsidRPr="000972B9" w:rsidRDefault="001A4E3B" w:rsidP="001A4E3B">
      <w:pPr>
        <w:numPr>
          <w:ilvl w:val="0"/>
          <w:numId w:val="82"/>
        </w:numPr>
        <w:tabs>
          <w:tab w:val="left" w:pos="0"/>
        </w:tabs>
        <w:ind w:right="53"/>
        <w:jc w:val="both"/>
        <w:rPr>
          <w:spacing w:val="-3"/>
        </w:rPr>
      </w:pPr>
      <w:r w:rsidRPr="000972B9">
        <w:rPr>
          <w:spacing w:val="-3"/>
        </w:rPr>
        <w:t>La oferta económica, salvo que se trate de errores de cálculo o de sumatoria;</w:t>
      </w:r>
    </w:p>
    <w:p w14:paraId="515BEF27" w14:textId="77777777" w:rsidR="001A4E3B" w:rsidRPr="000972B9" w:rsidRDefault="001A4E3B" w:rsidP="001A4E3B">
      <w:pPr>
        <w:numPr>
          <w:ilvl w:val="0"/>
          <w:numId w:val="82"/>
        </w:numPr>
        <w:tabs>
          <w:tab w:val="left" w:pos="0"/>
        </w:tabs>
        <w:ind w:right="53"/>
        <w:jc w:val="both"/>
        <w:rPr>
          <w:spacing w:val="-3"/>
        </w:rPr>
      </w:pPr>
      <w:r w:rsidRPr="000972B9">
        <w:rPr>
          <w:spacing w:val="-3"/>
        </w:rPr>
        <w:t>Modificaciones a especificaciones, características o condiciones de la oferta técnica originalmente presentadas, salvo omisiones de certificación, errores tipográficos, de foliado o sumilla.</w:t>
      </w:r>
    </w:p>
    <w:p w14:paraId="4EF27A71" w14:textId="77777777" w:rsidR="001A4E3B" w:rsidRPr="000972B9" w:rsidRDefault="001A4E3B" w:rsidP="001A4E3B">
      <w:pPr>
        <w:tabs>
          <w:tab w:val="left" w:pos="0"/>
        </w:tabs>
        <w:ind w:right="53"/>
        <w:jc w:val="both"/>
        <w:rPr>
          <w:spacing w:val="-3"/>
        </w:rPr>
      </w:pPr>
    </w:p>
    <w:p w14:paraId="475021A2" w14:textId="77777777" w:rsidR="001A4E3B" w:rsidRPr="000972B9" w:rsidRDefault="001A4E3B" w:rsidP="001A4E3B">
      <w:pPr>
        <w:tabs>
          <w:tab w:val="left" w:pos="0"/>
        </w:tabs>
        <w:ind w:right="53"/>
        <w:jc w:val="both"/>
        <w:rPr>
          <w:spacing w:val="-3"/>
        </w:rPr>
      </w:pPr>
      <w:r w:rsidRPr="000972B9">
        <w:rPr>
          <w:spacing w:val="-3"/>
        </w:rPr>
        <w:t>Al efecto, se estará a lo dispuesto en la normativa que el Servicio Nacional de Contratación Pública expida respecto de la materia.</w:t>
      </w:r>
    </w:p>
    <w:p w14:paraId="682722DC" w14:textId="77777777" w:rsidR="001A4E3B" w:rsidRPr="000972B9" w:rsidRDefault="001A4E3B" w:rsidP="001A4E3B">
      <w:pPr>
        <w:tabs>
          <w:tab w:val="left" w:pos="0"/>
        </w:tabs>
        <w:ind w:right="53"/>
        <w:jc w:val="both"/>
        <w:rPr>
          <w:color w:val="FF0000"/>
          <w:spacing w:val="-3"/>
        </w:rPr>
      </w:pPr>
    </w:p>
    <w:p w14:paraId="4071380D" w14:textId="77777777" w:rsidR="001A4E3B" w:rsidRPr="000972B9" w:rsidRDefault="001A4E3B" w:rsidP="001A4E3B">
      <w:pPr>
        <w:tabs>
          <w:tab w:val="left" w:pos="-720"/>
        </w:tabs>
        <w:ind w:right="105"/>
        <w:jc w:val="both"/>
        <w:rPr>
          <w:spacing w:val="-3"/>
        </w:rPr>
      </w:pPr>
      <w:r w:rsidRPr="000972B9">
        <w:rPr>
          <w:b/>
          <w:spacing w:val="-3"/>
        </w:rPr>
        <w:t>1.12 Causas de rechazo:</w:t>
      </w:r>
      <w:r w:rsidRPr="000972B9">
        <w:rPr>
          <w:spacing w:val="-3"/>
        </w:rPr>
        <w:t xml:space="preserve"> Luego de evaluada la oferta, la entidad contratante podrá rechazarla por las siguientes causas:</w:t>
      </w:r>
    </w:p>
    <w:p w14:paraId="5280144D" w14:textId="77777777" w:rsidR="001A4E3B" w:rsidRPr="000972B9" w:rsidRDefault="001A4E3B" w:rsidP="001A4E3B">
      <w:pPr>
        <w:tabs>
          <w:tab w:val="left" w:pos="-540"/>
        </w:tabs>
        <w:ind w:left="15" w:right="45"/>
        <w:jc w:val="both"/>
        <w:rPr>
          <w:spacing w:val="-3"/>
        </w:rPr>
      </w:pPr>
      <w:r w:rsidRPr="000972B9">
        <w:rPr>
          <w:spacing w:val="-3"/>
        </w:rPr>
        <w:tab/>
      </w:r>
    </w:p>
    <w:p w14:paraId="1697B60D" w14:textId="77777777" w:rsidR="001A4E3B" w:rsidRPr="000972B9" w:rsidRDefault="001A4E3B" w:rsidP="001A4E3B">
      <w:pPr>
        <w:widowControl/>
        <w:numPr>
          <w:ilvl w:val="2"/>
          <w:numId w:val="1"/>
        </w:numPr>
        <w:tabs>
          <w:tab w:val="left" w:pos="0"/>
          <w:tab w:val="num" w:pos="426"/>
        </w:tabs>
        <w:ind w:left="0" w:right="45" w:firstLine="0"/>
        <w:jc w:val="both"/>
        <w:rPr>
          <w:spacing w:val="-3"/>
        </w:rPr>
      </w:pPr>
      <w:r w:rsidRPr="000972B9">
        <w:rPr>
          <w:b/>
          <w:spacing w:val="-3"/>
        </w:rPr>
        <w:t>1.12.1</w:t>
      </w:r>
      <w:r w:rsidRPr="000972B9">
        <w:rPr>
          <w:spacing w:val="-3"/>
        </w:rPr>
        <w:tab/>
        <w:t>Si no cumpliera los requisitos exigidos en las Condiciones Generales y Condiciones Particulares que incluyen las especificaciones técnicas y los formularios de este pliego.</w:t>
      </w:r>
    </w:p>
    <w:p w14:paraId="552FCFA9" w14:textId="77777777" w:rsidR="001A4E3B" w:rsidRPr="000972B9" w:rsidRDefault="001A4E3B" w:rsidP="001A4E3B">
      <w:pPr>
        <w:tabs>
          <w:tab w:val="left" w:pos="-540"/>
        </w:tabs>
        <w:ind w:left="15" w:right="45"/>
        <w:jc w:val="both"/>
        <w:rPr>
          <w:spacing w:val="-3"/>
        </w:rPr>
      </w:pPr>
    </w:p>
    <w:p w14:paraId="263E766A" w14:textId="77777777" w:rsidR="001A4E3B" w:rsidRPr="000972B9" w:rsidRDefault="001A4E3B" w:rsidP="001A4E3B">
      <w:pPr>
        <w:widowControl/>
        <w:numPr>
          <w:ilvl w:val="2"/>
          <w:numId w:val="1"/>
        </w:numPr>
        <w:tabs>
          <w:tab w:val="clear" w:pos="0"/>
          <w:tab w:val="num" w:pos="426"/>
        </w:tabs>
        <w:ind w:left="0" w:right="45" w:firstLine="0"/>
        <w:jc w:val="both"/>
        <w:rPr>
          <w:spacing w:val="-3"/>
        </w:rPr>
      </w:pPr>
      <w:r w:rsidRPr="000972B9">
        <w:rPr>
          <w:b/>
          <w:spacing w:val="-3"/>
        </w:rPr>
        <w:t xml:space="preserve">1.12.2 </w:t>
      </w:r>
      <w:r w:rsidRPr="000972B9">
        <w:rPr>
          <w:spacing w:val="-3"/>
        </w:rPr>
        <w:t xml:space="preserve">Si se hubiera entregado y/o presentado la oferta en lugar distinto al fijado o después de la hora establecida para ello, o no se hubiera subido el valor de la propuesta al Portal Institucional </w:t>
      </w:r>
      <w:r w:rsidRPr="000972B9">
        <w:rPr>
          <w:spacing w:val="-2"/>
        </w:rPr>
        <w:t xml:space="preserve">del </w:t>
      </w:r>
      <w:r w:rsidRPr="000972B9">
        <w:rPr>
          <w:spacing w:val="-3"/>
        </w:rPr>
        <w:t>Servicio Nacional de Contratación Pública.</w:t>
      </w:r>
    </w:p>
    <w:p w14:paraId="45518930" w14:textId="77777777" w:rsidR="001A4E3B" w:rsidRPr="000972B9" w:rsidRDefault="001A4E3B" w:rsidP="001A4E3B">
      <w:pPr>
        <w:ind w:left="15" w:right="45"/>
        <w:jc w:val="both"/>
        <w:rPr>
          <w:spacing w:val="-3"/>
        </w:rPr>
      </w:pPr>
    </w:p>
    <w:p w14:paraId="6408D79E" w14:textId="77777777" w:rsidR="001A4E3B" w:rsidRPr="000972B9" w:rsidRDefault="001A4E3B" w:rsidP="001A4E3B">
      <w:pPr>
        <w:widowControl/>
        <w:numPr>
          <w:ilvl w:val="2"/>
          <w:numId w:val="1"/>
        </w:numPr>
        <w:tabs>
          <w:tab w:val="clear" w:pos="0"/>
          <w:tab w:val="num" w:pos="426"/>
        </w:tabs>
        <w:ind w:left="0" w:right="45" w:firstLine="0"/>
        <w:jc w:val="both"/>
        <w:rPr>
          <w:spacing w:val="-3"/>
        </w:rPr>
      </w:pPr>
      <w:r w:rsidRPr="000972B9">
        <w:rPr>
          <w:b/>
          <w:spacing w:val="-3"/>
        </w:rPr>
        <w:t>1.12.3</w:t>
      </w:r>
      <w:r w:rsidRPr="000972B9">
        <w:rPr>
          <w:spacing w:val="-3"/>
        </w:rPr>
        <w:t xml:space="preserve"> Cuando la oferta contenga errores sustanciales, y/o evidentes, que no puedan ser convalidados, </w:t>
      </w:r>
      <w:proofErr w:type="gramStart"/>
      <w:r w:rsidRPr="000972B9">
        <w:rPr>
          <w:spacing w:val="-3"/>
        </w:rPr>
        <w:t>de acuerdo a</w:t>
      </w:r>
      <w:proofErr w:type="gramEnd"/>
      <w:r w:rsidRPr="000972B9">
        <w:rPr>
          <w:spacing w:val="-3"/>
        </w:rPr>
        <w:t xml:space="preserve"> lo señalado </w:t>
      </w:r>
      <w:proofErr w:type="gramStart"/>
      <w:r w:rsidRPr="000972B9">
        <w:rPr>
          <w:spacing w:val="-3"/>
        </w:rPr>
        <w:t>en  la</w:t>
      </w:r>
      <w:proofErr w:type="gramEnd"/>
      <w:r w:rsidRPr="000972B9">
        <w:rPr>
          <w:spacing w:val="-3"/>
        </w:rPr>
        <w:t xml:space="preserve"> Ley Orgánica del Sistema Nacional de Contratación Pública, su Reglamento General y la normativa expedida por el Servicio Nacional de Contratación Pública.</w:t>
      </w:r>
    </w:p>
    <w:p w14:paraId="4244B8CB" w14:textId="77777777" w:rsidR="001A4E3B" w:rsidRPr="000972B9" w:rsidRDefault="001A4E3B" w:rsidP="001A4E3B">
      <w:pPr>
        <w:tabs>
          <w:tab w:val="left" w:pos="-540"/>
        </w:tabs>
        <w:ind w:left="15" w:right="45"/>
        <w:jc w:val="both"/>
        <w:rPr>
          <w:spacing w:val="-3"/>
        </w:rPr>
      </w:pPr>
    </w:p>
    <w:p w14:paraId="617208E7" w14:textId="77777777" w:rsidR="001A4E3B" w:rsidRPr="000972B9" w:rsidRDefault="001A4E3B" w:rsidP="001A4E3B">
      <w:pPr>
        <w:widowControl/>
        <w:numPr>
          <w:ilvl w:val="2"/>
          <w:numId w:val="1"/>
        </w:numPr>
        <w:tabs>
          <w:tab w:val="left" w:pos="0"/>
          <w:tab w:val="num" w:pos="426"/>
        </w:tabs>
        <w:ind w:left="0" w:right="45" w:firstLine="0"/>
        <w:jc w:val="both"/>
        <w:rPr>
          <w:spacing w:val="-3"/>
        </w:rPr>
      </w:pPr>
      <w:r w:rsidRPr="000972B9">
        <w:rPr>
          <w:b/>
          <w:spacing w:val="-3"/>
        </w:rPr>
        <w:t>1.12.4</w:t>
      </w:r>
      <w:r w:rsidRPr="000972B9">
        <w:rPr>
          <w:spacing w:val="-3"/>
        </w:rPr>
        <w:t xml:space="preserve"> Si el contenido de cualquiera de los acápites de los formularios difiriere del previsto en el pliego, condicionándolo o modificándolo, de tal forma que se alteren las condiciones contempladas para la ejecución del contrato. De igual forma, si se condicionara la oferta con la presentación de cualquier documento o información.  </w:t>
      </w:r>
    </w:p>
    <w:p w14:paraId="6ECC78DB" w14:textId="77777777" w:rsidR="001A4E3B" w:rsidRPr="000972B9" w:rsidRDefault="001A4E3B" w:rsidP="001A4E3B">
      <w:pPr>
        <w:tabs>
          <w:tab w:val="left" w:pos="-540"/>
        </w:tabs>
        <w:ind w:left="15" w:right="45"/>
        <w:jc w:val="both"/>
        <w:rPr>
          <w:spacing w:val="-3"/>
        </w:rPr>
      </w:pPr>
    </w:p>
    <w:p w14:paraId="35455BD3" w14:textId="77777777" w:rsidR="001A4E3B" w:rsidRPr="000972B9" w:rsidRDefault="001A4E3B" w:rsidP="001A4E3B">
      <w:pPr>
        <w:widowControl/>
        <w:numPr>
          <w:ilvl w:val="2"/>
          <w:numId w:val="1"/>
        </w:numPr>
        <w:tabs>
          <w:tab w:val="left" w:pos="0"/>
          <w:tab w:val="num" w:pos="426"/>
        </w:tabs>
        <w:ind w:left="0" w:right="45" w:firstLine="0"/>
        <w:jc w:val="both"/>
        <w:rPr>
          <w:spacing w:val="-3"/>
        </w:rPr>
      </w:pPr>
      <w:r w:rsidRPr="000972B9">
        <w:rPr>
          <w:b/>
          <w:spacing w:val="-3"/>
        </w:rPr>
        <w:t>1.12.5</w:t>
      </w:r>
      <w:r w:rsidRPr="000972B9">
        <w:rPr>
          <w:spacing w:val="-3"/>
        </w:rPr>
        <w:t xml:space="preserve"> Si el oferente no hubiere atendido la petición de convalidación, en el término fijado para el efecto, </w:t>
      </w:r>
      <w:proofErr w:type="gramStart"/>
      <w:r w:rsidRPr="000972B9">
        <w:rPr>
          <w:spacing w:val="-3"/>
        </w:rPr>
        <w:t>de acuerdo a</w:t>
      </w:r>
      <w:proofErr w:type="gramEnd"/>
      <w:r w:rsidRPr="000972B9">
        <w:rPr>
          <w:spacing w:val="-3"/>
        </w:rPr>
        <w:t xml:space="preserve"> lo dispuesto en el </w:t>
      </w:r>
      <w:r w:rsidRPr="00E127D4">
        <w:rPr>
          <w:spacing w:val="-3"/>
        </w:rPr>
        <w:t>artículo 23 del Reglamento General de la Ley Orgánica del Sistema Nacional de Contratación Pública</w:t>
      </w:r>
      <w:r w:rsidRPr="000972B9">
        <w:rPr>
          <w:spacing w:val="-3"/>
        </w:rPr>
        <w:t xml:space="preserve"> y en la normativa expedida por el Servicio Nacional de Contratación Pública.  </w:t>
      </w:r>
    </w:p>
    <w:p w14:paraId="40E087A4" w14:textId="77777777" w:rsidR="001A4E3B" w:rsidRPr="000972B9" w:rsidRDefault="001A4E3B" w:rsidP="001A4E3B">
      <w:pPr>
        <w:tabs>
          <w:tab w:val="left" w:pos="2292"/>
        </w:tabs>
        <w:ind w:left="15" w:right="45"/>
        <w:jc w:val="both"/>
        <w:rPr>
          <w:spacing w:val="-3"/>
        </w:rPr>
      </w:pPr>
    </w:p>
    <w:p w14:paraId="00C07E31" w14:textId="77777777" w:rsidR="001A4E3B" w:rsidRPr="000972B9" w:rsidRDefault="001A4E3B" w:rsidP="001A4E3B">
      <w:pPr>
        <w:widowControl/>
        <w:numPr>
          <w:ilvl w:val="2"/>
          <w:numId w:val="1"/>
        </w:numPr>
        <w:tabs>
          <w:tab w:val="left" w:pos="0"/>
          <w:tab w:val="num" w:pos="426"/>
        </w:tabs>
        <w:ind w:left="0" w:right="45" w:firstLine="0"/>
        <w:jc w:val="both"/>
        <w:rPr>
          <w:spacing w:val="-3"/>
        </w:rPr>
      </w:pPr>
      <w:r w:rsidRPr="000972B9">
        <w:rPr>
          <w:b/>
          <w:spacing w:val="-3"/>
        </w:rPr>
        <w:lastRenderedPageBreak/>
        <w:t>1.12.6</w:t>
      </w:r>
      <w:r w:rsidRPr="000972B9">
        <w:rPr>
          <w:spacing w:val="-3"/>
        </w:rPr>
        <w:t xml:space="preserve"> Si </w:t>
      </w:r>
      <w:r w:rsidRPr="000972B9">
        <w:rPr>
          <w:rFonts w:eastAsia="Times New Roman"/>
          <w:bCs/>
        </w:rPr>
        <w:t xml:space="preserve">al momento de la presentación de la propuesta, el oferente interesado no se encontrare habilitado en el Registro Único de Proveedores o no hubiere “registrado” o “indicado” en su propuesta, el número o código de RUP. </w:t>
      </w:r>
    </w:p>
    <w:p w14:paraId="73B5C895" w14:textId="77777777" w:rsidR="001A4E3B" w:rsidRPr="000972B9" w:rsidRDefault="001A4E3B" w:rsidP="001A4E3B">
      <w:pPr>
        <w:tabs>
          <w:tab w:val="left" w:pos="-540"/>
        </w:tabs>
        <w:ind w:left="15" w:right="45"/>
        <w:jc w:val="both"/>
      </w:pPr>
      <w:r w:rsidRPr="000972B9">
        <w:rPr>
          <w:spacing w:val="-3"/>
        </w:rPr>
        <w:t>La oferta será descalificada por la entidad contratante en cualquier momento del procedimiento, si de la revisión de los documentos que fueren del caso, pudiere evidenciarse inconsistencia, simulación o inexactitud en la información presentada. La entidad contratante podrá solicitar al oferente la documentación que estime pertinente y que ha sido referida en cualquier documento de la oferta, no relacionada con el objeto mismo de la contratación, para validar la oferta presentada del procedimiento.</w:t>
      </w:r>
    </w:p>
    <w:p w14:paraId="1FDCF178" w14:textId="77777777" w:rsidR="001A4E3B" w:rsidRPr="000972B9" w:rsidRDefault="001A4E3B" w:rsidP="001A4E3B">
      <w:pPr>
        <w:pStyle w:val="Prrafodelista"/>
        <w:tabs>
          <w:tab w:val="left" w:pos="4207"/>
        </w:tabs>
        <w:ind w:left="15" w:right="45"/>
        <w:jc w:val="both"/>
      </w:pPr>
    </w:p>
    <w:p w14:paraId="7A2858D7" w14:textId="77777777" w:rsidR="001A4E3B" w:rsidRPr="000972B9" w:rsidRDefault="001A4E3B" w:rsidP="001A4E3B">
      <w:pPr>
        <w:tabs>
          <w:tab w:val="left" w:pos="-540"/>
        </w:tabs>
        <w:ind w:left="15" w:right="45"/>
        <w:jc w:val="both"/>
        <w:rPr>
          <w:spacing w:val="-2"/>
        </w:rPr>
      </w:pPr>
      <w:r w:rsidRPr="000972B9">
        <w:rPr>
          <w:spacing w:val="-3"/>
        </w:rPr>
        <w:t xml:space="preserve">La adjudicación se circunscribirá a la oferta calificada. </w:t>
      </w:r>
      <w:r w:rsidRPr="000972B9">
        <w:rPr>
          <w:spacing w:val="-2"/>
        </w:rPr>
        <w:t xml:space="preserve">No se aceptarán ofertas alternativas. </w:t>
      </w:r>
    </w:p>
    <w:p w14:paraId="78E51E8C" w14:textId="77777777" w:rsidR="001A4E3B" w:rsidRPr="000972B9" w:rsidRDefault="001A4E3B" w:rsidP="001A4E3B">
      <w:pPr>
        <w:tabs>
          <w:tab w:val="left" w:pos="-3"/>
          <w:tab w:val="left" w:pos="1426"/>
        </w:tabs>
        <w:ind w:left="717" w:right="105" w:hanging="8"/>
        <w:jc w:val="both"/>
        <w:rPr>
          <w:spacing w:val="-2"/>
        </w:rPr>
      </w:pPr>
    </w:p>
    <w:p w14:paraId="08D1D72D" w14:textId="77777777" w:rsidR="001A4E3B" w:rsidRPr="000972B9" w:rsidRDefault="001A4E3B" w:rsidP="001A4E3B">
      <w:pPr>
        <w:pStyle w:val="Style2"/>
        <w:ind w:left="0" w:right="105" w:firstLine="0"/>
        <w:rPr>
          <w:lang w:val="es-EC"/>
        </w:rPr>
      </w:pPr>
      <w:r w:rsidRPr="000972B9">
        <w:rPr>
          <w:b/>
          <w:spacing w:val="-2"/>
          <w:lang w:val="es-ES_tradnl"/>
        </w:rPr>
        <w:t>1.</w:t>
      </w:r>
      <w:r w:rsidRPr="000972B9">
        <w:rPr>
          <w:b/>
          <w:spacing w:val="-2"/>
          <w:lang w:val="es-EC"/>
        </w:rPr>
        <w:t xml:space="preserve">13 Adjudicación y notificación: </w:t>
      </w:r>
      <w:r w:rsidRPr="000972B9">
        <w:rPr>
          <w:spacing w:val="-2"/>
          <w:lang w:val="es-EC"/>
        </w:rPr>
        <w:t xml:space="preserve">La máxima autoridad de la entidad contratante o su delegado, mediante Resolución motivada, </w:t>
      </w:r>
      <w:r w:rsidRPr="000972B9">
        <w:rPr>
          <w:lang w:val="es-ES"/>
        </w:rPr>
        <w:t>con base en el resultado de la evaluación</w:t>
      </w:r>
      <w:r w:rsidRPr="000972B9">
        <w:rPr>
          <w:color w:val="000000"/>
          <w:lang w:val="es-ES"/>
        </w:rPr>
        <w:t xml:space="preserve"> de la oferta</w:t>
      </w:r>
      <w:r w:rsidRPr="000972B9">
        <w:rPr>
          <w:lang w:val="es-ES"/>
        </w:rPr>
        <w:t xml:space="preserve"> reflejado en el informe elaborado por los integrantes de la Comisión Técnica, cuando fuere del caso, o el responsable de evaluar las propuestas, </w:t>
      </w:r>
      <w:r w:rsidRPr="000972B9">
        <w:rPr>
          <w:spacing w:val="-2"/>
          <w:lang w:val="es-ES"/>
        </w:rPr>
        <w:t>adjudicará el contrato al proveedor invitado</w:t>
      </w:r>
      <w:r w:rsidRPr="000972B9">
        <w:rPr>
          <w:lang w:val="es-EC"/>
        </w:rPr>
        <w:t xml:space="preserve"> si éste cumpliere con las especificaciones técnicas previstas en el pliego y se adecúa o mejora el presupuesto referencial previsto.  </w:t>
      </w:r>
    </w:p>
    <w:p w14:paraId="753885A1" w14:textId="77777777" w:rsidR="001A4E3B" w:rsidRPr="000972B9" w:rsidRDefault="001A4E3B" w:rsidP="001A4E3B">
      <w:pPr>
        <w:pStyle w:val="Style2"/>
        <w:ind w:left="0" w:right="105" w:firstLine="0"/>
        <w:rPr>
          <w:lang w:val="es-EC"/>
        </w:rPr>
      </w:pPr>
    </w:p>
    <w:p w14:paraId="146B58BE" w14:textId="77777777" w:rsidR="001A4E3B" w:rsidRDefault="001A4E3B" w:rsidP="001A4E3B">
      <w:pPr>
        <w:pStyle w:val="Style2"/>
        <w:ind w:left="0" w:right="105" w:firstLine="0"/>
        <w:rPr>
          <w:lang w:val="es-EC"/>
        </w:rPr>
      </w:pPr>
      <w:r w:rsidRPr="000972B9">
        <w:rPr>
          <w:lang w:val="es-EC"/>
        </w:rPr>
        <w:t xml:space="preserve">En la contratación de empresas de correos rápidos o </w:t>
      </w:r>
      <w:proofErr w:type="spellStart"/>
      <w:r w:rsidRPr="000972B9">
        <w:rPr>
          <w:lang w:val="es-EC"/>
        </w:rPr>
        <w:t>courier</w:t>
      </w:r>
      <w:proofErr w:type="spellEnd"/>
      <w:r w:rsidRPr="000972B9">
        <w:rPr>
          <w:lang w:val="es-EC"/>
        </w:rPr>
        <w:t xml:space="preserve">, cuando se recibiere una sola oferta, de convenir a los intereses institucionales, la entidad contratante podrá adjudicar el procedimiento a dicho oferente. </w:t>
      </w:r>
    </w:p>
    <w:p w14:paraId="7538302F" w14:textId="77777777" w:rsidR="001A4E3B" w:rsidRDefault="001A4E3B" w:rsidP="001A4E3B">
      <w:pPr>
        <w:pStyle w:val="Style2"/>
        <w:ind w:left="0" w:right="105" w:firstLine="0"/>
        <w:rPr>
          <w:lang w:val="es-EC"/>
        </w:rPr>
      </w:pPr>
    </w:p>
    <w:p w14:paraId="079D8000" w14:textId="77777777" w:rsidR="001A4E3B" w:rsidRPr="000972B9" w:rsidRDefault="001A4E3B" w:rsidP="001A4E3B">
      <w:pPr>
        <w:pStyle w:val="Style2"/>
        <w:ind w:left="0" w:right="105" w:firstLine="0"/>
        <w:rPr>
          <w:lang w:val="es-EC"/>
        </w:rPr>
      </w:pPr>
    </w:p>
    <w:p w14:paraId="40443C78" w14:textId="77777777" w:rsidR="001A4E3B" w:rsidRPr="000972B9" w:rsidRDefault="001A4E3B" w:rsidP="001A4E3B">
      <w:pPr>
        <w:pStyle w:val="Style2"/>
        <w:ind w:left="0" w:right="96" w:firstLine="0"/>
        <w:rPr>
          <w:spacing w:val="-3"/>
          <w:lang w:val="es-ES_tradnl"/>
        </w:rPr>
      </w:pPr>
      <w:r w:rsidRPr="000972B9">
        <w:rPr>
          <w:spacing w:val="-3"/>
          <w:lang w:val="es-ES_tradnl"/>
        </w:rPr>
        <w:t xml:space="preserve">Tratándose de la contratación de productos y/o servicios comunicacionales, a través de un proceso de selección, la adjudicación podrá efectuarse por la totalidad de los productos o servicios requeridos o parte de ellos, de así convenir a los intereses de la entidad contratante.  </w:t>
      </w:r>
    </w:p>
    <w:p w14:paraId="14D0917A" w14:textId="77777777" w:rsidR="001A4E3B" w:rsidRPr="000972B9" w:rsidRDefault="001A4E3B" w:rsidP="001A4E3B">
      <w:pPr>
        <w:pStyle w:val="Style2"/>
        <w:ind w:left="0" w:right="96" w:firstLine="0"/>
        <w:rPr>
          <w:spacing w:val="-3"/>
          <w:lang w:val="es-ES_tradnl"/>
        </w:rPr>
      </w:pPr>
    </w:p>
    <w:p w14:paraId="2069AC8B" w14:textId="77777777" w:rsidR="001A4E3B" w:rsidRPr="000972B9" w:rsidRDefault="001A4E3B" w:rsidP="001A4E3B">
      <w:pPr>
        <w:pStyle w:val="Style2"/>
        <w:ind w:left="0" w:right="96" w:firstLine="0"/>
        <w:rPr>
          <w:spacing w:val="-3"/>
          <w:lang w:val="es-ES_tradnl"/>
        </w:rPr>
      </w:pPr>
      <w:r w:rsidRPr="000972B9">
        <w:rPr>
          <w:spacing w:val="-3"/>
          <w:lang w:val="es-ES_tradnl"/>
        </w:rPr>
        <w:t xml:space="preserve">La notificación de la adjudicación se la realizará publicando la Resolución a través del Portal Institucional </w:t>
      </w:r>
      <w:r w:rsidRPr="000972B9">
        <w:rPr>
          <w:spacing w:val="-2"/>
          <w:lang w:val="es-ES"/>
        </w:rPr>
        <w:t xml:space="preserve">del </w:t>
      </w:r>
      <w:r w:rsidRPr="000972B9">
        <w:rPr>
          <w:spacing w:val="-3"/>
          <w:lang w:val="es-ES"/>
        </w:rPr>
        <w:t>Servicio Nacional de Contratación Pública</w:t>
      </w:r>
      <w:r w:rsidRPr="000972B9">
        <w:rPr>
          <w:spacing w:val="-3"/>
          <w:lang w:val="es-ES_tradnl"/>
        </w:rPr>
        <w:t>.</w:t>
      </w:r>
    </w:p>
    <w:p w14:paraId="110D2551" w14:textId="77777777" w:rsidR="001A4E3B" w:rsidRPr="000972B9" w:rsidRDefault="001A4E3B" w:rsidP="001A4E3B">
      <w:pPr>
        <w:pStyle w:val="Style2"/>
        <w:ind w:left="0" w:right="105" w:firstLine="0"/>
        <w:rPr>
          <w:lang w:val="es-EC"/>
        </w:rPr>
      </w:pPr>
    </w:p>
    <w:p w14:paraId="405D5F94" w14:textId="77777777" w:rsidR="001A4E3B" w:rsidRPr="000972B9" w:rsidRDefault="001A4E3B" w:rsidP="001A4E3B">
      <w:pPr>
        <w:pStyle w:val="Style2"/>
        <w:numPr>
          <w:ilvl w:val="1"/>
          <w:numId w:val="1"/>
        </w:numPr>
        <w:autoSpaceDE/>
        <w:ind w:left="0" w:right="45" w:firstLine="0"/>
        <w:rPr>
          <w:spacing w:val="-3"/>
          <w:lang w:val="es-ES"/>
        </w:rPr>
      </w:pPr>
      <w:r w:rsidRPr="000972B9">
        <w:rPr>
          <w:b/>
          <w:spacing w:val="-3"/>
          <w:lang w:val="es-EC"/>
        </w:rPr>
        <w:t>1.14 Garantías:</w:t>
      </w:r>
      <w:r w:rsidRPr="000972B9">
        <w:rPr>
          <w:spacing w:val="-3"/>
          <w:lang w:val="es-EC"/>
        </w:rPr>
        <w:t xml:space="preserve"> </w:t>
      </w:r>
      <w:r w:rsidRPr="000972B9">
        <w:rPr>
          <w:spacing w:val="-3"/>
          <w:lang w:val="es-ES"/>
        </w:rPr>
        <w:t xml:space="preserve">En forma previa a la suscripción de todo contrato derivado de los procedimientos establecidos en este pliego, a excepción de los contratos que deban suscribirse </w:t>
      </w:r>
      <w:r w:rsidRPr="000972B9">
        <w:rPr>
          <w:rFonts w:eastAsia="Calibri"/>
          <w:lang w:val="es-EC" w:eastAsia="en-US"/>
        </w:rPr>
        <w:t>entre entidades públicas o sus subsidiarias,</w:t>
      </w:r>
      <w:r w:rsidRPr="000972B9">
        <w:rPr>
          <w:spacing w:val="-3"/>
          <w:lang w:val="es-ES"/>
        </w:rPr>
        <w:t xml:space="preserve"> se deberán presentar las garantías previstas en los artículos 74, 75 y 76 de la</w:t>
      </w:r>
      <w:r w:rsidRPr="000972B9">
        <w:rPr>
          <w:spacing w:val="-3"/>
          <w:lang w:val="es-EC"/>
        </w:rPr>
        <w:t xml:space="preserve"> Ley Orgánica del Sistema Nacional de Contratación Pública</w:t>
      </w:r>
      <w:r w:rsidRPr="000972B9">
        <w:rPr>
          <w:spacing w:val="-3"/>
          <w:lang w:val="es-ES"/>
        </w:rPr>
        <w:t xml:space="preserve">, en cualquiera de las formas contempladas en el artículo 73 </w:t>
      </w:r>
      <w:proofErr w:type="spellStart"/>
      <w:r w:rsidRPr="000972B9">
        <w:rPr>
          <w:spacing w:val="-3"/>
          <w:lang w:val="es-ES"/>
        </w:rPr>
        <w:t>ibídem</w:t>
      </w:r>
      <w:proofErr w:type="spellEnd"/>
      <w:r w:rsidRPr="000972B9">
        <w:rPr>
          <w:spacing w:val="-3"/>
          <w:lang w:val="es-ES"/>
        </w:rPr>
        <w:t>.</w:t>
      </w:r>
    </w:p>
    <w:p w14:paraId="592891B9" w14:textId="77777777" w:rsidR="001A4E3B" w:rsidRPr="000972B9" w:rsidRDefault="001A4E3B" w:rsidP="001A4E3B">
      <w:pPr>
        <w:pStyle w:val="Style2"/>
        <w:ind w:left="0" w:right="105" w:firstLine="0"/>
        <w:rPr>
          <w:spacing w:val="-3"/>
          <w:lang w:val="es-ES"/>
        </w:rPr>
      </w:pPr>
    </w:p>
    <w:p w14:paraId="046B41B3" w14:textId="77777777" w:rsidR="001A4E3B" w:rsidRPr="000972B9" w:rsidRDefault="001A4E3B" w:rsidP="001A4E3B">
      <w:pPr>
        <w:tabs>
          <w:tab w:val="left" w:pos="3877"/>
          <w:tab w:val="left" w:pos="4597"/>
        </w:tabs>
        <w:ind w:left="53"/>
        <w:jc w:val="both"/>
        <w:rPr>
          <w:spacing w:val="-3"/>
        </w:rPr>
      </w:pPr>
      <w:r w:rsidRPr="000972B9">
        <w:rPr>
          <w:b/>
          <w:spacing w:val="-3"/>
        </w:rPr>
        <w:t>1.14.1</w:t>
      </w:r>
      <w:r w:rsidRPr="000972B9">
        <w:rPr>
          <w:spacing w:val="-3"/>
        </w:rPr>
        <w:t xml:space="preserve"> La garantía de fiel cumplimiento del contrato se rendirá por un valor igual al cinco por ciento (5%) del monto total del mismo, </w:t>
      </w:r>
      <w:r w:rsidRPr="000972B9">
        <w:rPr>
          <w:color w:val="000000"/>
          <w:spacing w:val="-3"/>
        </w:rPr>
        <w:t>en una de las formas establecidas en el artículo 73 de la</w:t>
      </w:r>
      <w:r w:rsidRPr="000972B9">
        <w:rPr>
          <w:spacing w:val="-3"/>
        </w:rPr>
        <w:t xml:space="preserve"> Ley Orgánica del Sistema Nacional de Contratación Pública</w:t>
      </w:r>
      <w:r w:rsidRPr="000972B9">
        <w:rPr>
          <w:color w:val="000000"/>
          <w:spacing w:val="-3"/>
        </w:rPr>
        <w:t>.  No se exigirá esta garantía en los contratos cuya cuantía sea menor a multiplicar el coeficiente 0.00000</w:t>
      </w:r>
      <w:r w:rsidRPr="000972B9">
        <w:rPr>
          <w:spacing w:val="-3"/>
        </w:rPr>
        <w:t>2</w:t>
      </w:r>
      <w:r w:rsidRPr="000972B9">
        <w:rPr>
          <w:color w:val="000000"/>
          <w:spacing w:val="-3"/>
        </w:rPr>
        <w:t xml:space="preserve"> por el Presupuesto Inicial del Estado del correspondiente ejercicio económico</w:t>
      </w:r>
      <w:r w:rsidRPr="000972B9">
        <w:rPr>
          <w:spacing w:val="-3"/>
        </w:rPr>
        <w:t xml:space="preserve">. Esta garantía se presentará en una de las formas determinadas en los numerales 1, 2 o 5 del artículo 73 de la Ley Orgánica del Sistema Nacional de Contratación Pública. </w:t>
      </w:r>
    </w:p>
    <w:p w14:paraId="21C41B30" w14:textId="77777777" w:rsidR="001A4E3B" w:rsidRPr="000972B9" w:rsidRDefault="001A4E3B" w:rsidP="001A4E3B">
      <w:pPr>
        <w:tabs>
          <w:tab w:val="left" w:pos="3824"/>
          <w:tab w:val="left" w:pos="4544"/>
        </w:tabs>
        <w:ind w:right="105"/>
        <w:jc w:val="both"/>
        <w:rPr>
          <w:spacing w:val="-3"/>
        </w:rPr>
      </w:pPr>
    </w:p>
    <w:p w14:paraId="7B53CBE3" w14:textId="77777777" w:rsidR="001A4E3B" w:rsidRPr="000972B9" w:rsidRDefault="001A4E3B" w:rsidP="001A4E3B">
      <w:pPr>
        <w:tabs>
          <w:tab w:val="left" w:pos="889"/>
          <w:tab w:val="left" w:pos="2588"/>
        </w:tabs>
        <w:ind w:left="15" w:right="45"/>
        <w:jc w:val="both"/>
        <w:rPr>
          <w:spacing w:val="-3"/>
        </w:rPr>
      </w:pPr>
      <w:r w:rsidRPr="000972B9">
        <w:rPr>
          <w:b/>
          <w:spacing w:val="-3"/>
        </w:rPr>
        <w:t>1.14.2</w:t>
      </w:r>
      <w:r w:rsidRPr="000972B9">
        <w:rPr>
          <w:spacing w:val="-3"/>
        </w:rPr>
        <w:t xml:space="preserve"> La garantía de buen uso del anticipo se rendirá por un valor igual al determinado y previsto en el presente pliego, que respalde el cien por ciento (100%) del monto a recibir por este concepto.</w:t>
      </w:r>
    </w:p>
    <w:p w14:paraId="58C1C04B" w14:textId="77777777" w:rsidR="001A4E3B" w:rsidRPr="000972B9" w:rsidRDefault="001A4E3B" w:rsidP="001A4E3B">
      <w:pPr>
        <w:tabs>
          <w:tab w:val="left" w:pos="889"/>
          <w:tab w:val="left" w:pos="2588"/>
        </w:tabs>
        <w:ind w:left="15" w:right="45"/>
        <w:jc w:val="both"/>
        <w:rPr>
          <w:spacing w:val="-3"/>
        </w:rPr>
      </w:pPr>
    </w:p>
    <w:p w14:paraId="1BFAEEC4" w14:textId="77777777" w:rsidR="001A4E3B" w:rsidRPr="000972B9" w:rsidRDefault="001A4E3B" w:rsidP="001A4E3B">
      <w:pPr>
        <w:tabs>
          <w:tab w:val="left" w:pos="-1260"/>
          <w:tab w:val="left" w:pos="180"/>
        </w:tabs>
        <w:ind w:left="15" w:right="45"/>
        <w:jc w:val="both"/>
      </w:pPr>
      <w:r w:rsidRPr="000972B9">
        <w:t xml:space="preserve">El valor que por concepto de anticipo otorgará la entidad contratante al contratista no podrá ser superior al setenta por ciento (70%) del monto adjudicado, para el caso de bienes o servicios, ni superior al cincuenta por ciento (50%) en el caso de obras. </w:t>
      </w:r>
      <w:r w:rsidRPr="000972B9">
        <w:rPr>
          <w:spacing w:val="-2"/>
        </w:rPr>
        <w:t xml:space="preserve">El valor será depositado en una cuenta que el contratista </w:t>
      </w:r>
      <w:proofErr w:type="spellStart"/>
      <w:r w:rsidRPr="000972B9">
        <w:rPr>
          <w:spacing w:val="-2"/>
        </w:rPr>
        <w:t>aperture</w:t>
      </w:r>
      <w:proofErr w:type="spellEnd"/>
      <w:r w:rsidRPr="000972B9">
        <w:rPr>
          <w:spacing w:val="-2"/>
        </w:rPr>
        <w:t xml:space="preserve"> en un banco estatal o privado, en el que el Estado tenga participación accionaria o de capital superior al cincuenta por ciento.</w:t>
      </w:r>
      <w:r w:rsidRPr="000972B9">
        <w:rPr>
          <w:rStyle w:val="Refdenotaalpie1"/>
          <w:spacing w:val="-2"/>
        </w:rPr>
        <w:t xml:space="preserve"> </w:t>
      </w:r>
      <w:r w:rsidRPr="000972B9">
        <w:rPr>
          <w:spacing w:val="-2"/>
        </w:rPr>
        <w:t>El adjudicatario, en forma previa a la suscripción del contrato, deberá presentar, un certificado de la institución bancaria o financiera en la que tenga a su disposición una cuenta en la cual serán depositados los valores correspondientes al anticipo, de haber sido concedido.</w:t>
      </w:r>
    </w:p>
    <w:p w14:paraId="04A68FCD" w14:textId="77777777" w:rsidR="001A4E3B" w:rsidRPr="000972B9" w:rsidRDefault="001A4E3B" w:rsidP="001A4E3B">
      <w:pPr>
        <w:tabs>
          <w:tab w:val="left" w:pos="-1260"/>
          <w:tab w:val="left" w:pos="180"/>
        </w:tabs>
        <w:ind w:left="15" w:right="45"/>
        <w:jc w:val="both"/>
      </w:pPr>
    </w:p>
    <w:p w14:paraId="04E7609A" w14:textId="77777777" w:rsidR="001A4E3B" w:rsidRPr="000972B9" w:rsidRDefault="001A4E3B" w:rsidP="001A4E3B">
      <w:pPr>
        <w:tabs>
          <w:tab w:val="left" w:pos="-1260"/>
          <w:tab w:val="left" w:pos="180"/>
        </w:tabs>
        <w:ind w:left="15" w:right="45"/>
        <w:jc w:val="both"/>
        <w:rPr>
          <w:spacing w:val="-2"/>
        </w:rPr>
      </w:pPr>
      <w:r w:rsidRPr="000972B9">
        <w:rPr>
          <w:spacing w:val="-2"/>
        </w:rPr>
        <w:t>El contratista deberá autorizar expresamente en el contrato el levantamiento del sigilo bancario de la cuenta en la que será depositado el anticipo recibido. El administrador del contrato o el fiscalizador designado por la entidad contratante verificará que los movimientos de la cuenta correspondan estrictamente al procedimiento de devengamiento del anticipo o ejecución contractual.</w:t>
      </w:r>
    </w:p>
    <w:p w14:paraId="3B719F1B" w14:textId="77777777" w:rsidR="001A4E3B" w:rsidRPr="000972B9" w:rsidRDefault="001A4E3B" w:rsidP="001A4E3B">
      <w:pPr>
        <w:tabs>
          <w:tab w:val="left" w:pos="-720"/>
        </w:tabs>
        <w:ind w:right="105"/>
        <w:jc w:val="both"/>
        <w:rPr>
          <w:spacing w:val="-3"/>
        </w:rPr>
      </w:pPr>
    </w:p>
    <w:p w14:paraId="10F19A44" w14:textId="77777777" w:rsidR="001A4E3B" w:rsidRPr="000972B9" w:rsidRDefault="001A4E3B" w:rsidP="001A4E3B">
      <w:pPr>
        <w:tabs>
          <w:tab w:val="left" w:pos="-720"/>
        </w:tabs>
        <w:ind w:right="105"/>
        <w:jc w:val="both"/>
        <w:rPr>
          <w:spacing w:val="-3"/>
        </w:rPr>
      </w:pPr>
      <w:r w:rsidRPr="000972B9">
        <w:rPr>
          <w:b/>
          <w:spacing w:val="-3"/>
        </w:rPr>
        <w:t xml:space="preserve">1.14.3 </w:t>
      </w:r>
      <w:r w:rsidRPr="000972B9">
        <w:rPr>
          <w:spacing w:val="-3"/>
        </w:rPr>
        <w:t>En la contratación de obras o actividades artísticas, literarias o científicas, se admitirán como garantías, pagarés o letras de cambio, endosados por valor en garantía o fianzas personales del contratista.</w:t>
      </w:r>
    </w:p>
    <w:p w14:paraId="1FB7D2CF" w14:textId="77777777" w:rsidR="001A4E3B" w:rsidRPr="000972B9" w:rsidRDefault="001A4E3B" w:rsidP="001A4E3B">
      <w:pPr>
        <w:tabs>
          <w:tab w:val="left" w:pos="-720"/>
        </w:tabs>
        <w:ind w:right="105"/>
        <w:jc w:val="both"/>
        <w:rPr>
          <w:spacing w:val="-3"/>
        </w:rPr>
      </w:pPr>
      <w:r w:rsidRPr="000972B9">
        <w:rPr>
          <w:spacing w:val="-3"/>
        </w:rPr>
        <w:t xml:space="preserve"> </w:t>
      </w:r>
    </w:p>
    <w:p w14:paraId="6A1F1A33" w14:textId="77777777" w:rsidR="001A4E3B" w:rsidRPr="000972B9" w:rsidRDefault="001A4E3B" w:rsidP="001A4E3B">
      <w:pPr>
        <w:tabs>
          <w:tab w:val="left" w:pos="0"/>
        </w:tabs>
        <w:ind w:right="115"/>
        <w:jc w:val="both"/>
        <w:rPr>
          <w:spacing w:val="-3"/>
        </w:rPr>
      </w:pPr>
      <w:r w:rsidRPr="000972B9">
        <w:rPr>
          <w:b/>
          <w:spacing w:val="-2"/>
        </w:rPr>
        <w:t xml:space="preserve">1.15 </w:t>
      </w:r>
      <w:r w:rsidRPr="000972B9">
        <w:rPr>
          <w:b/>
          <w:bCs/>
          <w:spacing w:val="-3"/>
        </w:rPr>
        <w:t>Cancelación del procedimiento:</w:t>
      </w:r>
      <w:r w:rsidRPr="000972B9">
        <w:rPr>
          <w:spacing w:val="-3"/>
        </w:rPr>
        <w:t xml:space="preserve"> En cualquier momento comprendido entre la invitación y hasta veinticuatro (24) horas antes de la fecha de presentación de las ofertas, la máxima autoridad de la entidad contratante podrá declarar cancelado el procedimiento mediante Resolución motivada, </w:t>
      </w:r>
      <w:proofErr w:type="gramStart"/>
      <w:r w:rsidRPr="000972B9">
        <w:rPr>
          <w:spacing w:val="-3"/>
        </w:rPr>
        <w:t>de acuerdo a</w:t>
      </w:r>
      <w:proofErr w:type="gramEnd"/>
      <w:r w:rsidRPr="000972B9">
        <w:rPr>
          <w:spacing w:val="-3"/>
        </w:rPr>
        <w:t xml:space="preserve"> lo establecido en el artículo 34 de la Ley Orgánica del Sistema Nacional de Contratación Pública.</w:t>
      </w:r>
    </w:p>
    <w:p w14:paraId="463D0FE9" w14:textId="77777777" w:rsidR="001A4E3B" w:rsidRDefault="001A4E3B" w:rsidP="001A4E3B">
      <w:pPr>
        <w:tabs>
          <w:tab w:val="left" w:pos="-720"/>
        </w:tabs>
        <w:ind w:right="105"/>
        <w:jc w:val="both"/>
        <w:rPr>
          <w:spacing w:val="-3"/>
        </w:rPr>
      </w:pPr>
    </w:p>
    <w:p w14:paraId="2F984160" w14:textId="77777777" w:rsidR="001A4E3B" w:rsidRPr="000972B9" w:rsidRDefault="001A4E3B" w:rsidP="001A4E3B">
      <w:pPr>
        <w:tabs>
          <w:tab w:val="left" w:pos="-720"/>
        </w:tabs>
        <w:ind w:right="105"/>
        <w:jc w:val="both"/>
        <w:rPr>
          <w:spacing w:val="-3"/>
        </w:rPr>
      </w:pPr>
      <w:r w:rsidRPr="000972B9">
        <w:rPr>
          <w:b/>
          <w:bCs/>
          <w:spacing w:val="-3"/>
        </w:rPr>
        <w:t>1.16 Declaratoria de procedimiento desierto:</w:t>
      </w:r>
      <w:r w:rsidRPr="000972B9">
        <w:rPr>
          <w:spacing w:val="-3"/>
        </w:rPr>
        <w:t xml:space="preserve"> La máxima autoridad de la entidad contratante, podrá declarar desierto el procedimiento, si se produjere alguno de los casos previstos en el artículo 33 de la Ley Orgánica del Sistema Nacional de Contratación Pública.</w:t>
      </w:r>
    </w:p>
    <w:p w14:paraId="7F10D0A5" w14:textId="77777777" w:rsidR="001A4E3B" w:rsidRPr="000972B9" w:rsidRDefault="001A4E3B" w:rsidP="001A4E3B">
      <w:pPr>
        <w:tabs>
          <w:tab w:val="left" w:pos="-720"/>
        </w:tabs>
        <w:ind w:right="105"/>
        <w:jc w:val="both"/>
        <w:rPr>
          <w:spacing w:val="-3"/>
        </w:rPr>
      </w:pPr>
    </w:p>
    <w:p w14:paraId="432142CD" w14:textId="77777777" w:rsidR="001A4E3B" w:rsidRPr="000972B9" w:rsidRDefault="001A4E3B" w:rsidP="001A4E3B">
      <w:pPr>
        <w:tabs>
          <w:tab w:val="left" w:pos="-720"/>
        </w:tabs>
        <w:ind w:right="105"/>
        <w:jc w:val="both"/>
        <w:rPr>
          <w:spacing w:val="-3"/>
        </w:rPr>
      </w:pPr>
      <w:r w:rsidRPr="000972B9">
        <w:rPr>
          <w:spacing w:val="-3"/>
        </w:rPr>
        <w:t>Dicha declaratoria se realizará mediante Resolución motivada de la máxima autoridad de la entidad contratante o su delegado, fundamentada en razones técnicas, económicas y/o jurídicas. Una vez declarado desierto el procedimiento, la máxima autoridad o su delegado podrá disponer su archivo o su reapertura.</w:t>
      </w:r>
    </w:p>
    <w:p w14:paraId="6E0C8BDC" w14:textId="77777777" w:rsidR="001A4E3B" w:rsidRPr="000972B9" w:rsidRDefault="001A4E3B" w:rsidP="001A4E3B">
      <w:pPr>
        <w:tabs>
          <w:tab w:val="left" w:pos="-720"/>
        </w:tabs>
        <w:ind w:right="105"/>
        <w:jc w:val="both"/>
        <w:rPr>
          <w:spacing w:val="-3"/>
        </w:rPr>
      </w:pPr>
    </w:p>
    <w:p w14:paraId="725E6B82" w14:textId="77777777" w:rsidR="001A4E3B" w:rsidRPr="000972B9" w:rsidRDefault="001A4E3B" w:rsidP="001A4E3B">
      <w:pPr>
        <w:tabs>
          <w:tab w:val="left" w:pos="-720"/>
        </w:tabs>
        <w:ind w:right="105"/>
        <w:jc w:val="both"/>
        <w:rPr>
          <w:spacing w:val="-3"/>
        </w:rPr>
      </w:pPr>
      <w:r w:rsidRPr="000972B9">
        <w:rPr>
          <w:spacing w:val="-3"/>
        </w:rPr>
        <w:t>De declararse desierta la contratación de productos y/o servicios comunicacionales a través de un proceso de selección, la máxima autoridad o su delegado podrá iniciar un nuevo procedimiento bajo la figura de contratación directa de conformidad con las disposiciones del Reglamento General de la Ley Orgánica del Sistema Nacional de Contratación Pública.</w:t>
      </w:r>
    </w:p>
    <w:p w14:paraId="2B4F4C58" w14:textId="77777777" w:rsidR="001A4E3B" w:rsidRPr="000972B9" w:rsidRDefault="001A4E3B" w:rsidP="001A4E3B">
      <w:pPr>
        <w:tabs>
          <w:tab w:val="left" w:pos="-720"/>
        </w:tabs>
        <w:ind w:right="105"/>
        <w:jc w:val="both"/>
        <w:rPr>
          <w:spacing w:val="-3"/>
        </w:rPr>
      </w:pPr>
    </w:p>
    <w:p w14:paraId="1C309806" w14:textId="77777777" w:rsidR="009408DD" w:rsidRDefault="001A4E3B" w:rsidP="001A4E3B">
      <w:pPr>
        <w:tabs>
          <w:tab w:val="left" w:pos="0"/>
        </w:tabs>
        <w:spacing w:line="276" w:lineRule="auto"/>
        <w:jc w:val="both"/>
        <w:rPr>
          <w:spacing w:val="-2"/>
        </w:rPr>
      </w:pPr>
      <w:r w:rsidRPr="000972B9">
        <w:rPr>
          <w:b/>
          <w:bCs/>
        </w:rPr>
        <w:t xml:space="preserve">1.17 Adjudicatario fallido: </w:t>
      </w:r>
      <w:r w:rsidRPr="000972B9">
        <w:rPr>
          <w:spacing w:val="-2"/>
        </w:rPr>
        <w:t>En caso de que el adjudicatario no suscribiere el contrato dentro del término previsto, por causas que le sean imputables, la máxima autoridad de la entidad contratante o su delegado le declarar</w:t>
      </w:r>
      <w:r w:rsidRPr="000972B9">
        <w:rPr>
          <w:color w:val="000000"/>
          <w:spacing w:val="-2"/>
        </w:rPr>
        <w:t>á adjudicatario fallido</w:t>
      </w:r>
      <w:r w:rsidRPr="000972B9">
        <w:rPr>
          <w:spacing w:val="-2"/>
        </w:rPr>
        <w:t xml:space="preserve"> conforme lo previsto en el artículo 35 de la Ley Orgánica del Sistema Nacional de Contratación Pública</w:t>
      </w:r>
      <w:r w:rsidRPr="000972B9">
        <w:rPr>
          <w:spacing w:val="-2"/>
        </w:rPr>
        <w:softHyphen/>
        <w:t xml:space="preserve">, y seguirá el procedimiento previsto en la Ley Orgánica del Sistema Nacional de Contratación Pública y la </w:t>
      </w:r>
      <w:r w:rsidRPr="000972B9">
        <w:rPr>
          <w:spacing w:val="-3"/>
        </w:rPr>
        <w:t xml:space="preserve">normativa  expedida  por el Servicio Nacional de </w:t>
      </w:r>
      <w:r w:rsidRPr="000972B9">
        <w:rPr>
          <w:spacing w:val="-3"/>
        </w:rPr>
        <w:lastRenderedPageBreak/>
        <w:t>Contratación Pública</w:t>
      </w:r>
      <w:r w:rsidRPr="000972B9">
        <w:rPr>
          <w:spacing w:val="-2"/>
        </w:rPr>
        <w:t xml:space="preserve"> para el efecto. Una vez que el </w:t>
      </w:r>
      <w:r w:rsidRPr="000972B9">
        <w:rPr>
          <w:spacing w:val="-3"/>
        </w:rPr>
        <w:t>Servicio Nacional de Contratación Pública</w:t>
      </w:r>
      <w:r w:rsidRPr="000972B9">
        <w:rPr>
          <w:spacing w:val="-2"/>
        </w:rPr>
        <w:t xml:space="preserve"> haya sido notificado con tal Resolución, actualizará el Registro de Incumplimientos, suspendiendo del Registro Único de Proveedores al infractor y procederá de conformidad con lo prescrito en el artículo 98 de la </w:t>
      </w:r>
      <w:r w:rsidRPr="000972B9">
        <w:rPr>
          <w:spacing w:val="-3"/>
        </w:rPr>
        <w:t>Ley Orgánica del Sistema Nacional de Contratación Pública</w:t>
      </w:r>
      <w:r w:rsidRPr="000972B9">
        <w:rPr>
          <w:spacing w:val="-2"/>
        </w:rPr>
        <w:t xml:space="preserve">. </w:t>
      </w:r>
    </w:p>
    <w:p w14:paraId="0F44DFAC" w14:textId="77777777" w:rsidR="001A4E3B" w:rsidRPr="004D73AD" w:rsidRDefault="001A4E3B" w:rsidP="001A4E3B">
      <w:pPr>
        <w:tabs>
          <w:tab w:val="left" w:pos="0"/>
        </w:tabs>
        <w:spacing w:line="276" w:lineRule="auto"/>
        <w:jc w:val="both"/>
        <w:rPr>
          <w:color w:val="000000"/>
          <w:spacing w:val="-2"/>
          <w:lang w:val="es-ES"/>
        </w:rPr>
      </w:pPr>
      <w:r w:rsidRPr="004D73AD">
        <w:rPr>
          <w:rFonts w:eastAsia="Times New Roman"/>
          <w:b/>
          <w:bCs/>
        </w:rPr>
        <w:t xml:space="preserve">1.18 </w:t>
      </w:r>
      <w:r w:rsidRPr="004D73AD">
        <w:rPr>
          <w:rFonts w:eastAsia="Times New Roman"/>
          <w:b/>
          <w:bCs/>
        </w:rPr>
        <w:tab/>
        <w:t>Suscripción del contrato:</w:t>
      </w:r>
      <w:r w:rsidRPr="004D73AD">
        <w:rPr>
          <w:rFonts w:eastAsia="Times New Roman"/>
          <w:bCs/>
        </w:rPr>
        <w:t xml:space="preserve"> </w:t>
      </w:r>
      <w:r w:rsidRPr="004D73AD">
        <w:rPr>
          <w:spacing w:val="-2"/>
        </w:rPr>
        <w:t xml:space="preserve">Dentro del término de 15 días, contados a partir de la fecha de notificación de la adjudicación, es decir, a partir de la fecha en la cual la entidad contratante haya publicado en el Portal Institucional del Servicio Nacional de Contratación Pública la resolución correspondiente, la entidad suscribirá el contrato que es parte integrante de este pliego, </w:t>
      </w:r>
      <w:r w:rsidRPr="004D73AD">
        <w:rPr>
          <w:spacing w:val="-3"/>
        </w:rPr>
        <w:t>de acuerdo a lo establecido en los artículos 68 y 69 de la Ley Orgánica del Sistema Nacional de Contratación Pública, y 112 y 113 de  su Reglamento General, y lo</w:t>
      </w:r>
      <w:r w:rsidRPr="004D73AD">
        <w:rPr>
          <w:color w:val="000000"/>
          <w:spacing w:val="-3"/>
        </w:rPr>
        <w:t xml:space="preserve"> publicará en el Portal Institucional del Servicio Nacional de Contratación Pública. La entidad contratante realizará la publicación de la resolución de adjudicación en el mismo día en que ésta haya sido suscrita.</w:t>
      </w:r>
    </w:p>
    <w:p w14:paraId="60457384" w14:textId="77777777" w:rsidR="001A4E3B" w:rsidRPr="004D73AD" w:rsidRDefault="001A4E3B" w:rsidP="001A4E3B">
      <w:pPr>
        <w:spacing w:line="276" w:lineRule="auto"/>
        <w:jc w:val="both"/>
        <w:rPr>
          <w:b/>
          <w:spacing w:val="-2"/>
        </w:rPr>
      </w:pPr>
    </w:p>
    <w:p w14:paraId="636D8B55" w14:textId="77777777" w:rsidR="001A4E3B" w:rsidRPr="004D73AD" w:rsidRDefault="001A4E3B" w:rsidP="001A4E3B">
      <w:pPr>
        <w:spacing w:line="276" w:lineRule="auto"/>
        <w:jc w:val="both"/>
        <w:rPr>
          <w:rFonts w:eastAsia="Times New Roman"/>
          <w:bCs/>
        </w:rPr>
      </w:pPr>
      <w:r w:rsidRPr="004D73AD">
        <w:rPr>
          <w:rFonts w:eastAsia="Times New Roman"/>
          <w:bCs/>
        </w:rPr>
        <w:t>Según lo previsto en la Ley Orgánica del Sistema Nacional de Contratación Pública, los contratos cuya cuantía sea igual o superior a la base prevista para la licitación de bienes y servicios o licitación de obras, según corresponda, se protocolizarán ante Notario Público, incorporándose los documentos establecidos en el artículo 112 del Reglamento General de la Ley Orgánica del Sistema Nacional de Contratación Pública.</w:t>
      </w:r>
    </w:p>
    <w:p w14:paraId="7C8729CC" w14:textId="77777777" w:rsidR="001A4E3B" w:rsidRPr="00AA3655" w:rsidRDefault="001A4E3B" w:rsidP="001A4E3B">
      <w:pPr>
        <w:spacing w:line="276" w:lineRule="auto"/>
        <w:ind w:left="708"/>
        <w:jc w:val="both"/>
        <w:rPr>
          <w:rFonts w:eastAsia="Times New Roman"/>
          <w:bCs/>
          <w:i/>
        </w:rPr>
      </w:pPr>
    </w:p>
    <w:p w14:paraId="685B62DB" w14:textId="77777777" w:rsidR="001A4E3B" w:rsidRDefault="001A4E3B" w:rsidP="001A4E3B">
      <w:pPr>
        <w:widowControl/>
        <w:jc w:val="both"/>
        <w:rPr>
          <w:rFonts w:eastAsia="Times New Roman"/>
          <w:bCs/>
          <w:i/>
        </w:rPr>
      </w:pPr>
      <w:r w:rsidRPr="004D73AD">
        <w:rPr>
          <w:b/>
        </w:rPr>
        <w:t>1.18.1  Levantamiento de sigilo bancario:</w:t>
      </w:r>
      <w:r w:rsidRPr="004D73AD">
        <w:t xml:space="preserve"> No obstante de lo señalado en el tercer inciso del número 1.14.2 de la presente Sección, e</w:t>
      </w:r>
      <w:r w:rsidRPr="004D73AD">
        <w:rPr>
          <w:spacing w:val="-2"/>
        </w:rPr>
        <w:t xml:space="preserve">l contratista deberá autorizar expresamente en el contrato al Servicio Nacional de Contratación Pública o </w:t>
      </w:r>
      <w:r w:rsidRPr="004D73AD">
        <w:rPr>
          <w:rFonts w:eastAsia="Times New Roman"/>
          <w:bCs/>
        </w:rPr>
        <w:t xml:space="preserve">a los organismos de control correspondientes, </w:t>
      </w:r>
      <w:r w:rsidRPr="004D73AD">
        <w:rPr>
          <w:spacing w:val="-2"/>
        </w:rPr>
        <w:t xml:space="preserve">el levantamiento del sigilo bancario de </w:t>
      </w:r>
      <w:r w:rsidRPr="004D73AD">
        <w:rPr>
          <w:rFonts w:eastAsia="Times New Roman"/>
          <w:bCs/>
        </w:rPr>
        <w:t>las cuentas nacionales y extranjeras, que se encuentran a su nombre y a nombre de su representante legal, en el caso de personas jurídicas; o, del procurador común de los compromisos de asociación o consorcio o de las asociaciones o consorcios constituidos; así como, de los socios o partícipes del consorcio o asociación</w:t>
      </w:r>
      <w:r>
        <w:rPr>
          <w:rFonts w:eastAsia="Times New Roman"/>
          <w:bCs/>
          <w:i/>
        </w:rPr>
        <w:t>.</w:t>
      </w:r>
    </w:p>
    <w:p w14:paraId="14EC4D31" w14:textId="77777777" w:rsidR="001A4E3B" w:rsidRDefault="001A4E3B" w:rsidP="001A4E3B">
      <w:pPr>
        <w:widowControl/>
        <w:jc w:val="both"/>
        <w:rPr>
          <w:rFonts w:eastAsia="Times New Roman"/>
          <w:bCs/>
          <w:i/>
        </w:rPr>
      </w:pPr>
    </w:p>
    <w:p w14:paraId="485A1E47" w14:textId="77777777" w:rsidR="001A4E3B" w:rsidRPr="00413B88" w:rsidRDefault="001A4E3B" w:rsidP="001A4E3B">
      <w:pPr>
        <w:widowControl/>
        <w:jc w:val="both"/>
        <w:rPr>
          <w:rFonts w:eastAsia="Times New Roman"/>
          <w:bCs/>
          <w:lang w:val="es-EC"/>
        </w:rPr>
      </w:pPr>
      <w:r w:rsidRPr="00413B88">
        <w:rPr>
          <w:rFonts w:eastAsia="Times New Roman"/>
          <w:bCs/>
          <w:lang w:val="es-EC"/>
        </w:rPr>
        <w:t xml:space="preserve">Adicionalmente, en virtud de lo dispuesto en la Disposición General Décima de la Ley Orgánica del Sistema Nacional de Contratación Pública, en concordancia con </w:t>
      </w:r>
      <w:r w:rsidRPr="00AD439B">
        <w:rPr>
          <w:rFonts w:eastAsia="Times New Roman"/>
          <w:bCs/>
          <w:lang w:val="es-EC"/>
        </w:rPr>
        <w:t>el artículo 61 de la Codificación y Actualización de Resoluciones emitidas por el SERCOP</w:t>
      </w:r>
      <w:r w:rsidRPr="00413B88">
        <w:rPr>
          <w:rFonts w:eastAsia="Times New Roman"/>
          <w:bCs/>
          <w:lang w:val="es-EC"/>
        </w:rPr>
        <w:t xml:space="preserve">; las cuentas bancarias y sus movimientos, de todas las personas naturales o jurídicas que consten como socios o accionistas, en cualquier nivel de la estructura </w:t>
      </w:r>
      <w:proofErr w:type="spellStart"/>
      <w:r w:rsidRPr="00413B88">
        <w:rPr>
          <w:rFonts w:eastAsia="Times New Roman"/>
          <w:bCs/>
          <w:lang w:val="es-EC"/>
        </w:rPr>
        <w:t>accionaria</w:t>
      </w:r>
      <w:proofErr w:type="spellEnd"/>
      <w:r w:rsidRPr="00413B88">
        <w:rPr>
          <w:rFonts w:eastAsia="Times New Roman"/>
          <w:bCs/>
          <w:lang w:val="es-EC"/>
        </w:rPr>
        <w:t xml:space="preserve"> de una persona jurídica o consorcio oferente, cuando estén relacionadas con el flujo de los recursos públicos, no estarán sujetas a sigilo bancario, tributario, societario ni bursátil. Estarán sujetas a esta disposición, inclusive las personas declaradas como beneficiarios finales, o cualquier persona que se beneficie de transacciones bancarias en el flujo de los recursos públicos.</w:t>
      </w:r>
    </w:p>
    <w:p w14:paraId="44485C97" w14:textId="77777777" w:rsidR="001A4E3B" w:rsidRPr="00413B88" w:rsidRDefault="001A4E3B" w:rsidP="001A4E3B">
      <w:pPr>
        <w:widowControl/>
        <w:jc w:val="both"/>
        <w:rPr>
          <w:rFonts w:eastAsia="Times New Roman"/>
          <w:bCs/>
          <w:lang w:val="es-EC"/>
        </w:rPr>
      </w:pPr>
    </w:p>
    <w:p w14:paraId="2714DBAF" w14:textId="77777777" w:rsidR="001A4E3B" w:rsidRPr="00413B88" w:rsidRDefault="001A4E3B" w:rsidP="001A4E3B">
      <w:pPr>
        <w:widowControl/>
        <w:jc w:val="both"/>
        <w:rPr>
          <w:color w:val="000000"/>
          <w:spacing w:val="-2"/>
          <w:lang w:val="es-ES"/>
        </w:rPr>
      </w:pPr>
      <w:r w:rsidRPr="00413B88">
        <w:rPr>
          <w:rFonts w:eastAsia="Times New Roman"/>
          <w:bCs/>
          <w:lang w:val="es-EC"/>
        </w:rPr>
        <w:t xml:space="preserve">En consecuencia, los representantes legales de las personas jurídicas contratistas o subcontratistas del Estado, así como el procurador común de los compromisos de asociación o consorcio o de las asociaciones o consorcios constituidos, declararán la identidad de la persona natural que será el beneficiario final de los recursos públicos y/o quien ejerza el control de las cuentas bancarias </w:t>
      </w:r>
      <w:r w:rsidRPr="00413B88">
        <w:rPr>
          <w:rFonts w:eastAsia="Times New Roman"/>
          <w:bCs/>
          <w:lang w:val="es-EC"/>
        </w:rPr>
        <w:lastRenderedPageBreak/>
        <w:t>relacionadas o inmersas en el flujo de los recursos públicos obtenidos como consecuencia del contrato respectivo.</w:t>
      </w:r>
    </w:p>
    <w:p w14:paraId="663C7F58" w14:textId="77777777" w:rsidR="001A4E3B" w:rsidRPr="000972B9" w:rsidRDefault="001A4E3B" w:rsidP="001A4E3B">
      <w:pPr>
        <w:widowControl/>
        <w:jc w:val="both"/>
        <w:rPr>
          <w:spacing w:val="-2"/>
        </w:rPr>
      </w:pPr>
      <w:r w:rsidRPr="000972B9">
        <w:rPr>
          <w:b/>
          <w:bCs/>
          <w:spacing w:val="-2"/>
          <w:lang w:val="es-ES"/>
        </w:rPr>
        <w:t>1</w:t>
      </w:r>
      <w:r w:rsidRPr="000972B9">
        <w:rPr>
          <w:b/>
          <w:bCs/>
          <w:spacing w:val="-2"/>
        </w:rPr>
        <w:t>.19 Moneda de cotización y pago:</w:t>
      </w:r>
      <w:r w:rsidRPr="000972B9">
        <w:rPr>
          <w:spacing w:val="-2"/>
        </w:rPr>
        <w:t xml:space="preserve"> La oferta deberá presentarse en dólares de los Estados Unidos de América. El pago se realizará en la misma moneda. </w:t>
      </w:r>
    </w:p>
    <w:p w14:paraId="39EE4AB4" w14:textId="77777777" w:rsidR="001A4E3B" w:rsidRPr="000972B9" w:rsidRDefault="001A4E3B" w:rsidP="001A4E3B">
      <w:pPr>
        <w:tabs>
          <w:tab w:val="left" w:pos="0"/>
          <w:tab w:val="center" w:pos="1985"/>
          <w:tab w:val="left" w:pos="2160"/>
        </w:tabs>
        <w:ind w:right="105"/>
        <w:jc w:val="center"/>
        <w:rPr>
          <w:b/>
          <w:bCs/>
          <w:spacing w:val="-2"/>
        </w:rPr>
      </w:pPr>
    </w:p>
    <w:p w14:paraId="05B4BF46" w14:textId="77777777" w:rsidR="001A4E3B" w:rsidRPr="000972B9" w:rsidRDefault="001A4E3B" w:rsidP="001A4E3B">
      <w:pPr>
        <w:tabs>
          <w:tab w:val="left" w:pos="0"/>
        </w:tabs>
        <w:ind w:right="105"/>
        <w:jc w:val="both"/>
        <w:rPr>
          <w:spacing w:val="-2"/>
        </w:rPr>
      </w:pPr>
      <w:r w:rsidRPr="000972B9">
        <w:rPr>
          <w:b/>
          <w:spacing w:val="-2"/>
        </w:rPr>
        <w:t>1.20</w:t>
      </w:r>
      <w:r w:rsidRPr="000972B9">
        <w:rPr>
          <w:spacing w:val="-2"/>
        </w:rPr>
        <w:t xml:space="preserve"> </w:t>
      </w:r>
      <w:r w:rsidRPr="000972B9">
        <w:rPr>
          <w:b/>
          <w:spacing w:val="-2"/>
        </w:rPr>
        <w:t>Reclamos:</w:t>
      </w:r>
      <w:r w:rsidRPr="000972B9">
        <w:rPr>
          <w:spacing w:val="-2"/>
        </w:rPr>
        <w:t xml:space="preserve"> En el caso de que los oferentes o adjudicatarios presenten reclamos relacionados con su </w:t>
      </w:r>
      <w:proofErr w:type="gramStart"/>
      <w:r w:rsidRPr="000972B9">
        <w:rPr>
          <w:spacing w:val="-2"/>
        </w:rPr>
        <w:t>oferta,  se</w:t>
      </w:r>
      <w:proofErr w:type="gramEnd"/>
      <w:r w:rsidRPr="000972B9">
        <w:rPr>
          <w:spacing w:val="-2"/>
        </w:rPr>
        <w:t xml:space="preserve"> deberá considerar lo establecido en los artículos 102 y 103 de la </w:t>
      </w:r>
      <w:r w:rsidRPr="000972B9">
        <w:rPr>
          <w:spacing w:val="-3"/>
        </w:rPr>
        <w:t>Ley Orgánica del Sistema Nacional de Contratación Pública</w:t>
      </w:r>
      <w:r w:rsidRPr="000972B9">
        <w:rPr>
          <w:spacing w:val="-2"/>
        </w:rPr>
        <w:t xml:space="preserve"> y el procedimiento correspondiente establecido en la normativa expedida para el efecto.</w:t>
      </w:r>
    </w:p>
    <w:p w14:paraId="021A98C8" w14:textId="77777777" w:rsidR="001A4E3B" w:rsidRPr="00AD439B" w:rsidRDefault="001A4E3B" w:rsidP="001A4E3B">
      <w:pPr>
        <w:pStyle w:val="Textoindependiente"/>
        <w:numPr>
          <w:ilvl w:val="1"/>
          <w:numId w:val="1"/>
        </w:numPr>
        <w:spacing w:after="0"/>
        <w:ind w:left="0" w:right="45" w:firstLine="0"/>
        <w:jc w:val="both"/>
        <w:rPr>
          <w:spacing w:val="-2"/>
        </w:rPr>
      </w:pPr>
      <w:r w:rsidRPr="000972B9">
        <w:rPr>
          <w:b/>
          <w:bCs/>
        </w:rPr>
        <w:t>1.21 Administración del contrato</w:t>
      </w:r>
      <w:r w:rsidRPr="000972B9">
        <w:rPr>
          <w:bCs/>
        </w:rPr>
        <w:t xml:space="preserve">: </w:t>
      </w:r>
      <w:r w:rsidRPr="000972B9">
        <w:rPr>
          <w:spacing w:val="-2"/>
        </w:rPr>
        <w:t xml:space="preserve">La entidad contratante designará de manera expresa un administrador del contrato, quien velará por el cabal y oportuno cumplimiento de todas y cada una de las obligaciones derivadas del mismo.  El administrador deberá canalizar y coordinar todas y cada una de las obligaciones contractuales convenidas, así como a los integrantes de la Comisión para la recepción provisional, parcial, total y definitiva del contrato, de conformidad a lo establecido en los artículos </w:t>
      </w:r>
      <w:r w:rsidRPr="00AD439B">
        <w:rPr>
          <w:spacing w:val="-2"/>
        </w:rPr>
        <w:t xml:space="preserve">121 y 124 del Reglamento General de la </w:t>
      </w:r>
      <w:r w:rsidRPr="00AD439B">
        <w:rPr>
          <w:spacing w:val="-3"/>
        </w:rPr>
        <w:t>Ley Orgánica del Sistema Nacional de Contratación Pública</w:t>
      </w:r>
      <w:r w:rsidRPr="00AD439B">
        <w:rPr>
          <w:spacing w:val="-2"/>
        </w:rPr>
        <w:t>.</w:t>
      </w:r>
    </w:p>
    <w:p w14:paraId="5163D48C" w14:textId="77777777" w:rsidR="001A4E3B" w:rsidRPr="000972B9" w:rsidRDefault="001A4E3B" w:rsidP="001A4E3B">
      <w:pPr>
        <w:pStyle w:val="Textosinformato1"/>
        <w:jc w:val="both"/>
        <w:rPr>
          <w:rFonts w:ascii="Times New Roman" w:eastAsia="Arial Unicode MS" w:hAnsi="Times New Roman"/>
          <w:spacing w:val="-2"/>
          <w:kern w:val="1"/>
          <w:sz w:val="24"/>
          <w:szCs w:val="24"/>
          <w:lang w:val="es-ES_tradnl"/>
        </w:rPr>
      </w:pPr>
      <w:r w:rsidRPr="000972B9">
        <w:rPr>
          <w:rFonts w:ascii="Times New Roman" w:eastAsia="Arial Unicode MS" w:hAnsi="Times New Roman"/>
          <w:spacing w:val="-2"/>
          <w:kern w:val="1"/>
          <w:sz w:val="24"/>
          <w:szCs w:val="24"/>
          <w:lang w:val="es-ES_tradnl"/>
        </w:rPr>
        <w:t> </w:t>
      </w:r>
    </w:p>
    <w:p w14:paraId="7DDDD8EC" w14:textId="77777777" w:rsidR="001A4E3B" w:rsidRPr="000972B9" w:rsidRDefault="001A4E3B" w:rsidP="001A4E3B">
      <w:pPr>
        <w:pStyle w:val="Textosinformato1"/>
        <w:jc w:val="both"/>
        <w:rPr>
          <w:rFonts w:ascii="Times New Roman" w:eastAsia="Arial Unicode MS" w:hAnsi="Times New Roman"/>
          <w:spacing w:val="-2"/>
          <w:kern w:val="1"/>
          <w:sz w:val="24"/>
          <w:szCs w:val="24"/>
          <w:lang w:val="es-ES_tradnl"/>
        </w:rPr>
      </w:pPr>
      <w:r w:rsidRPr="000972B9">
        <w:rPr>
          <w:rFonts w:ascii="Times New Roman" w:eastAsia="Arial Unicode MS" w:hAnsi="Times New Roman"/>
          <w:spacing w:val="-2"/>
          <w:kern w:val="1"/>
          <w:sz w:val="24"/>
          <w:szCs w:val="24"/>
          <w:lang w:val="es-ES_tradnl"/>
        </w:rPr>
        <w:t xml:space="preserve">El administrador del </w:t>
      </w:r>
      <w:proofErr w:type="gramStart"/>
      <w:r w:rsidRPr="000972B9">
        <w:rPr>
          <w:rFonts w:ascii="Times New Roman" w:eastAsia="Arial Unicode MS" w:hAnsi="Times New Roman"/>
          <w:spacing w:val="-2"/>
          <w:kern w:val="1"/>
          <w:sz w:val="24"/>
          <w:szCs w:val="24"/>
          <w:lang w:val="es-ES_tradnl"/>
        </w:rPr>
        <w:t>contrato,</w:t>
      </w:r>
      <w:proofErr w:type="gramEnd"/>
      <w:r w:rsidRPr="000972B9">
        <w:rPr>
          <w:rFonts w:ascii="Times New Roman" w:eastAsia="Arial Unicode MS" w:hAnsi="Times New Roman"/>
          <w:spacing w:val="-2"/>
          <w:kern w:val="1"/>
          <w:sz w:val="24"/>
          <w:szCs w:val="24"/>
          <w:lang w:val="es-ES_tradnl"/>
        </w:rPr>
        <w:t xml:space="preserve"> quedará autorizado para realizar las gestiones inherentes a su ejecución, incluyendo aquello que se relaciona con la aceptación o no de los pedidos de prórroga que pudiera formular el contratista.</w:t>
      </w:r>
    </w:p>
    <w:p w14:paraId="42D7D350" w14:textId="77777777" w:rsidR="001A4E3B" w:rsidRPr="000972B9" w:rsidRDefault="001A4E3B" w:rsidP="001A4E3B">
      <w:pPr>
        <w:pStyle w:val="Textosinformato1"/>
        <w:jc w:val="both"/>
        <w:rPr>
          <w:rFonts w:ascii="Times New Roman" w:eastAsia="Arial Unicode MS" w:hAnsi="Times New Roman"/>
          <w:spacing w:val="-2"/>
          <w:kern w:val="1"/>
          <w:sz w:val="24"/>
          <w:szCs w:val="24"/>
          <w:lang w:val="es-ES_tradnl"/>
        </w:rPr>
      </w:pPr>
    </w:p>
    <w:p w14:paraId="6CD28E62" w14:textId="77777777" w:rsidR="001A4E3B" w:rsidRPr="000972B9" w:rsidRDefault="001A4E3B" w:rsidP="001A4E3B">
      <w:pPr>
        <w:pStyle w:val="Textosinformato1"/>
        <w:jc w:val="both"/>
        <w:rPr>
          <w:rFonts w:ascii="Times New Roman" w:eastAsia="Arial Unicode MS" w:hAnsi="Times New Roman"/>
          <w:spacing w:val="-2"/>
          <w:kern w:val="1"/>
          <w:sz w:val="24"/>
          <w:szCs w:val="24"/>
          <w:lang w:val="es-ES_tradnl"/>
        </w:rPr>
      </w:pPr>
      <w:r w:rsidRPr="000972B9">
        <w:rPr>
          <w:rFonts w:ascii="Times New Roman" w:eastAsia="Arial Unicode MS" w:hAnsi="Times New Roman"/>
          <w:spacing w:val="-2"/>
          <w:kern w:val="1"/>
          <w:sz w:val="24"/>
          <w:szCs w:val="24"/>
          <w:lang w:val="es-ES_tradnl"/>
        </w:rPr>
        <w:t>El administrador será el encargado de la administración de las garantías durante todo el período de vigencia del contrato; adoptará las acciones que sean necesarias para evitar retrasos injustificados e impondrá las multas y sanciones a que hubiere lugar, así como también deberá atenerse a las Condiciones Generales y Específicas del pliego que forma parte del contrato.</w:t>
      </w:r>
    </w:p>
    <w:p w14:paraId="64AD3C23" w14:textId="77777777" w:rsidR="001A4E3B" w:rsidRPr="000972B9" w:rsidRDefault="001A4E3B" w:rsidP="001A4E3B">
      <w:pPr>
        <w:pStyle w:val="Textosinformato1"/>
        <w:jc w:val="both"/>
        <w:rPr>
          <w:rFonts w:ascii="Times New Roman" w:eastAsia="Arial Unicode MS" w:hAnsi="Times New Roman"/>
          <w:spacing w:val="-2"/>
          <w:kern w:val="1"/>
          <w:sz w:val="24"/>
          <w:szCs w:val="24"/>
          <w:lang w:val="es-ES_tradnl"/>
        </w:rPr>
      </w:pPr>
    </w:p>
    <w:p w14:paraId="64E8F257" w14:textId="77777777" w:rsidR="001A4E3B" w:rsidRPr="000972B9" w:rsidRDefault="001A4E3B" w:rsidP="001A4E3B">
      <w:pPr>
        <w:pStyle w:val="Textosinformato1"/>
        <w:jc w:val="both"/>
        <w:rPr>
          <w:rFonts w:ascii="Times New Roman" w:eastAsia="Arial Unicode MS" w:hAnsi="Times New Roman"/>
          <w:spacing w:val="-2"/>
          <w:kern w:val="1"/>
          <w:sz w:val="24"/>
          <w:szCs w:val="24"/>
          <w:lang w:val="es-ES_tradnl"/>
        </w:rPr>
      </w:pPr>
      <w:r w:rsidRPr="000972B9">
        <w:rPr>
          <w:rFonts w:ascii="Times New Roman" w:eastAsia="Arial Unicode MS" w:hAnsi="Times New Roman"/>
          <w:spacing w:val="-2"/>
          <w:kern w:val="1"/>
          <w:sz w:val="24"/>
          <w:szCs w:val="24"/>
          <w:lang w:val="es-ES_tradnl"/>
        </w:rPr>
        <w:t>Respecto de su gestión, reportará a la autoridad institucional señalada en el contrato debiendo comunicar todos los aspectos operativos, técnicos, económicos y de cualquier naturaleza que pudieren afectar al cumplimiento del objeto del contrato.</w:t>
      </w:r>
    </w:p>
    <w:p w14:paraId="57A5D576" w14:textId="77777777" w:rsidR="001A4E3B" w:rsidRPr="000972B9" w:rsidRDefault="001A4E3B" w:rsidP="001A4E3B">
      <w:pPr>
        <w:pStyle w:val="Textosinformato1"/>
        <w:jc w:val="both"/>
        <w:rPr>
          <w:rFonts w:ascii="Times New Roman" w:eastAsia="Arial Unicode MS" w:hAnsi="Times New Roman"/>
          <w:spacing w:val="-2"/>
          <w:kern w:val="1"/>
          <w:sz w:val="24"/>
          <w:szCs w:val="24"/>
          <w:lang w:val="es-ES_tradnl"/>
        </w:rPr>
      </w:pPr>
    </w:p>
    <w:p w14:paraId="0FFAF240" w14:textId="77777777" w:rsidR="001A4E3B" w:rsidRPr="000972B9" w:rsidRDefault="001A4E3B" w:rsidP="001A4E3B">
      <w:pPr>
        <w:pStyle w:val="Textosinformato1"/>
        <w:jc w:val="both"/>
        <w:rPr>
          <w:rFonts w:ascii="Times New Roman" w:eastAsia="Arial Unicode MS" w:hAnsi="Times New Roman"/>
          <w:spacing w:val="-2"/>
          <w:kern w:val="1"/>
          <w:sz w:val="24"/>
          <w:szCs w:val="24"/>
          <w:lang w:val="es-ES_tradnl"/>
        </w:rPr>
      </w:pPr>
      <w:r w:rsidRPr="000972B9">
        <w:rPr>
          <w:rFonts w:ascii="Times New Roman" w:eastAsia="Arial Unicode MS" w:hAnsi="Times New Roman"/>
          <w:spacing w:val="-2"/>
          <w:kern w:val="1"/>
          <w:sz w:val="24"/>
          <w:szCs w:val="24"/>
          <w:lang w:val="es-ES_tradnl"/>
        </w:rPr>
        <w:t>Tendrá bajo su responsabilidad la aprobación y validación de los productos e informes que emita y/o presente el contratista y suscribirá las actas que para tales efectos se elaboren.</w:t>
      </w:r>
    </w:p>
    <w:p w14:paraId="292C47AF" w14:textId="77777777" w:rsidR="001A4E3B" w:rsidRPr="000972B9" w:rsidRDefault="001A4E3B" w:rsidP="001A4E3B">
      <w:pPr>
        <w:pStyle w:val="Textosinformato1"/>
        <w:jc w:val="both"/>
        <w:rPr>
          <w:rFonts w:ascii="Times New Roman" w:eastAsia="Arial Unicode MS" w:hAnsi="Times New Roman"/>
          <w:spacing w:val="-2"/>
          <w:kern w:val="1"/>
          <w:sz w:val="24"/>
          <w:szCs w:val="24"/>
          <w:lang w:val="es-ES_tradnl"/>
        </w:rPr>
      </w:pPr>
    </w:p>
    <w:p w14:paraId="22C6D486" w14:textId="77777777" w:rsidR="001A4E3B" w:rsidRPr="000972B9" w:rsidRDefault="001A4E3B" w:rsidP="001A4E3B">
      <w:pPr>
        <w:pStyle w:val="Textoindependiente"/>
        <w:tabs>
          <w:tab w:val="left" w:pos="606"/>
        </w:tabs>
        <w:spacing w:after="0"/>
        <w:ind w:left="17" w:right="45"/>
        <w:jc w:val="both"/>
        <w:rPr>
          <w:spacing w:val="-2"/>
        </w:rPr>
      </w:pPr>
      <w:r w:rsidRPr="000972B9">
        <w:rPr>
          <w:b/>
          <w:spacing w:val="-2"/>
        </w:rPr>
        <w:t>1.22. Fiscalización:</w:t>
      </w:r>
      <w:r w:rsidRPr="000972B9">
        <w:rPr>
          <w:spacing w:val="-2"/>
        </w:rPr>
        <w:t xml:space="preserve"> </w:t>
      </w:r>
      <w:r w:rsidRPr="000972B9">
        <w:rPr>
          <w:i/>
          <w:spacing w:val="-2"/>
        </w:rPr>
        <w:t>(Para contratos de ejecución de obra)</w:t>
      </w:r>
      <w:r w:rsidRPr="000972B9">
        <w:rPr>
          <w:spacing w:val="-2"/>
        </w:rPr>
        <w:t xml:space="preserve"> Las actividades de fiscalización, las cuales podrán ser contratadas en el caso de no disponer de personal calificado para el efecto, propenderán a la verificación y supervisión del uso de una adecuada técnica y correcta ejecución de la obra, en aplicación de los términos y condiciones previstas en la oferta adjudicada a fin de que el proyecto se ejecute de acuerdo a sus diseños definitivos, rubros contractuales, subcontratación, especificaciones técnicas, participación ecuatoriana mínima, cronogramas de trabajo, recomendaciones de los diseñadores, transferencia tecnológica, cuando corresponda, y normas técnicas aplicables, con sujeción a lo previsto en el contrato.</w:t>
      </w:r>
    </w:p>
    <w:p w14:paraId="40D3EB40" w14:textId="77777777" w:rsidR="001A4E3B" w:rsidRPr="000972B9" w:rsidRDefault="001A4E3B" w:rsidP="001A4E3B">
      <w:pPr>
        <w:pStyle w:val="Textoindependiente"/>
        <w:tabs>
          <w:tab w:val="left" w:pos="606"/>
        </w:tabs>
        <w:spacing w:after="0"/>
        <w:ind w:left="17" w:right="45"/>
        <w:jc w:val="both"/>
        <w:rPr>
          <w:spacing w:val="-2"/>
        </w:rPr>
      </w:pPr>
    </w:p>
    <w:p w14:paraId="1CF4D689" w14:textId="77777777" w:rsidR="001A4E3B" w:rsidRPr="000972B9" w:rsidRDefault="001A4E3B" w:rsidP="001A4E3B">
      <w:pPr>
        <w:pStyle w:val="Textoindependiente"/>
        <w:tabs>
          <w:tab w:val="left" w:pos="606"/>
        </w:tabs>
        <w:spacing w:after="0"/>
        <w:ind w:left="17" w:right="45"/>
        <w:jc w:val="both"/>
        <w:rPr>
          <w:spacing w:val="-2"/>
        </w:rPr>
      </w:pPr>
      <w:r w:rsidRPr="000972B9">
        <w:rPr>
          <w:spacing w:val="-2"/>
        </w:rPr>
        <w:t xml:space="preserve">La fiscalización será responsable de asegurar el debido y estricto cumplimiento de las especificaciones técnicas de diseño y materiales por parte del contratista, debiendo en todo momento observar las que hacen parte de los diseños definitivos y el contrato.  La fiscalización no podrá cambiar las </w:t>
      </w:r>
      <w:r w:rsidRPr="000972B9">
        <w:rPr>
          <w:spacing w:val="-2"/>
        </w:rPr>
        <w:lastRenderedPageBreak/>
        <w:t>especificaciones generales o técnicas de diseño o de materiales sin la justificación técnica correspondiente.</w:t>
      </w:r>
    </w:p>
    <w:p w14:paraId="77D708E7" w14:textId="77777777" w:rsidR="001A4E3B" w:rsidRPr="000972B9" w:rsidRDefault="001A4E3B" w:rsidP="001A4E3B">
      <w:pPr>
        <w:pStyle w:val="Textoindependiente"/>
        <w:tabs>
          <w:tab w:val="left" w:pos="606"/>
        </w:tabs>
        <w:spacing w:after="0"/>
        <w:ind w:left="17" w:right="45"/>
        <w:jc w:val="both"/>
        <w:rPr>
          <w:spacing w:val="-2"/>
        </w:rPr>
      </w:pPr>
      <w:r w:rsidRPr="000972B9">
        <w:rPr>
          <w:spacing w:val="-2"/>
        </w:rPr>
        <w:t>En el caso de existir diferencias entre la fiscalización y el contratista, éste último podrá solicitar la intervención del administrador del contrato a fin de que dirima la situación o desavenencia que se hubiera presentado.</w:t>
      </w:r>
    </w:p>
    <w:p w14:paraId="0F7D7C88" w14:textId="77777777" w:rsidR="001A4E3B" w:rsidRPr="000972B9" w:rsidRDefault="001A4E3B" w:rsidP="001A4E3B">
      <w:pPr>
        <w:pStyle w:val="Textoindependiente"/>
        <w:tabs>
          <w:tab w:val="left" w:pos="606"/>
        </w:tabs>
        <w:spacing w:after="0"/>
        <w:ind w:left="17" w:right="45"/>
        <w:jc w:val="both"/>
        <w:rPr>
          <w:spacing w:val="-2"/>
        </w:rPr>
      </w:pPr>
    </w:p>
    <w:p w14:paraId="5C1F3590" w14:textId="77777777" w:rsidR="001A4E3B" w:rsidRPr="000972B9" w:rsidRDefault="001A4E3B" w:rsidP="001A4E3B">
      <w:pPr>
        <w:pStyle w:val="Textoindependiente"/>
        <w:tabs>
          <w:tab w:val="left" w:pos="606"/>
        </w:tabs>
        <w:spacing w:after="0"/>
        <w:ind w:left="17" w:right="45"/>
        <w:jc w:val="both"/>
        <w:rPr>
          <w:spacing w:val="-2"/>
        </w:rPr>
      </w:pPr>
      <w:r w:rsidRPr="000972B9">
        <w:rPr>
          <w:spacing w:val="-2"/>
        </w:rPr>
        <w:t xml:space="preserve">Únicamente en los procedimientos cuya cuantía se igual o superior al de Licitación, para asegurar y evidenciar el cumplimiento de los resultados del estudio de </w:t>
      </w:r>
      <w:r>
        <w:rPr>
          <w:spacing w:val="-2"/>
        </w:rPr>
        <w:t>d</w:t>
      </w:r>
      <w:r w:rsidRPr="000972B9">
        <w:rPr>
          <w:spacing w:val="-2"/>
        </w:rPr>
        <w:t xml:space="preserve">esagregación tecnológica, los funcionarios responsables de la administración y fiscalización del contrato constatarán, validarán y exigirán que en las planillas de ejecución de trabajos o avance de obra, se incluyan los resultados de verificación del origen de los componentes y elementos (mano de obra, materiales, equipos y servicios) utilizados para la ejecución de los trabajos a ser </w:t>
      </w:r>
      <w:proofErr w:type="spellStart"/>
      <w:r w:rsidRPr="000972B9">
        <w:rPr>
          <w:spacing w:val="-2"/>
        </w:rPr>
        <w:t>planillados</w:t>
      </w:r>
      <w:proofErr w:type="spellEnd"/>
      <w:r w:rsidRPr="000972B9">
        <w:rPr>
          <w:spacing w:val="-2"/>
        </w:rPr>
        <w:t>, con base a la supervisión in situ de los trabajos, las facturas de provisión de materiales y servicios, y formularios de pago de aportes al Instituto Ecuatoriano de Seguridad Social - IESS de la mano de obra.</w:t>
      </w:r>
    </w:p>
    <w:p w14:paraId="3456AC15" w14:textId="77777777" w:rsidR="001A4E3B" w:rsidRPr="000972B9" w:rsidRDefault="001A4E3B" w:rsidP="001A4E3B">
      <w:pPr>
        <w:pStyle w:val="Textoindependiente"/>
        <w:tabs>
          <w:tab w:val="left" w:pos="606"/>
        </w:tabs>
        <w:spacing w:after="0"/>
        <w:ind w:left="17" w:right="45"/>
        <w:jc w:val="both"/>
        <w:rPr>
          <w:spacing w:val="-2"/>
        </w:rPr>
      </w:pPr>
    </w:p>
    <w:p w14:paraId="7C146224" w14:textId="77777777" w:rsidR="001A4E3B" w:rsidRPr="000972B9" w:rsidRDefault="001A4E3B" w:rsidP="001A4E3B">
      <w:pPr>
        <w:pStyle w:val="Textoindependiente"/>
        <w:tabs>
          <w:tab w:val="left" w:pos="606"/>
        </w:tabs>
        <w:spacing w:after="0"/>
        <w:ind w:left="17" w:right="45"/>
        <w:jc w:val="both"/>
        <w:rPr>
          <w:spacing w:val="-2"/>
        </w:rPr>
      </w:pPr>
      <w:r w:rsidRPr="000972B9">
        <w:rPr>
          <w:spacing w:val="-2"/>
        </w:rPr>
        <w:t>En las Actas de Entrega-Recepción de las obras contratadas, cuya cuantía sea igual o superior al previsto para Licitación, sean estas parciales, provisional o definitiva, se incluirá la declaración del contratista respecto de la aplicación e implementación de los resultados de los Estudios de Desagregación Tecnológica y cumplimiento del porcentaje de participación ecuatoriana mínimo a través de los componentes mano de obra, materiales, equipos y servicios.</w:t>
      </w:r>
    </w:p>
    <w:p w14:paraId="3505E7FB" w14:textId="77777777" w:rsidR="001A4E3B" w:rsidRPr="000972B9" w:rsidRDefault="001A4E3B" w:rsidP="001A4E3B">
      <w:pPr>
        <w:pStyle w:val="Textosinformato1"/>
        <w:jc w:val="both"/>
        <w:rPr>
          <w:rFonts w:ascii="Times New Roman" w:eastAsia="Arial Unicode MS" w:hAnsi="Times New Roman"/>
          <w:spacing w:val="-2"/>
          <w:kern w:val="1"/>
          <w:sz w:val="24"/>
          <w:szCs w:val="24"/>
          <w:lang w:val="es-ES_tradnl"/>
        </w:rPr>
      </w:pPr>
    </w:p>
    <w:p w14:paraId="3EA1470D" w14:textId="77777777" w:rsidR="001A4E3B" w:rsidRPr="000972B9" w:rsidRDefault="001A4E3B" w:rsidP="001A4E3B">
      <w:pPr>
        <w:pStyle w:val="Textoindependiente"/>
        <w:numPr>
          <w:ilvl w:val="1"/>
          <w:numId w:val="1"/>
        </w:numPr>
        <w:spacing w:after="0"/>
        <w:ind w:left="0" w:right="-119" w:firstLine="0"/>
        <w:jc w:val="both"/>
        <w:rPr>
          <w:b/>
        </w:rPr>
      </w:pPr>
      <w:r w:rsidRPr="000972B9">
        <w:rPr>
          <w:b/>
          <w:bCs/>
        </w:rPr>
        <w:t xml:space="preserve">1.23 Transferencia tecnológica: </w:t>
      </w:r>
      <w:r w:rsidRPr="000972B9">
        <w:t xml:space="preserve">En todos los contratos de provisión de bienes se observará y aplicará, en lo que fuere pertinente, la </w:t>
      </w:r>
      <w:r w:rsidRPr="000972B9">
        <w:rPr>
          <w:spacing w:val="-3"/>
        </w:rPr>
        <w:t>normativa  expedida  por el Servicio Nacional de Contratación Pública</w:t>
      </w:r>
      <w:r w:rsidRPr="000972B9">
        <w:t xml:space="preserve"> respecto de la transferencia tecnológica, que permita a la entidad contratante asumir la operación y utilización de la infraestructura y los bienes que la integran, la transferencia de conocimientos técnicos que el contratista debe cumplir con el personal y la eventual realización de posteriores desarrollos o procesos de control y seguimiento, de así requerirse.  En las Condiciones Específicas del contrato se agregará la cláusula pertinente, cuando corresponda.</w:t>
      </w:r>
    </w:p>
    <w:p w14:paraId="4C2F8069" w14:textId="77777777" w:rsidR="001A4E3B" w:rsidRPr="000972B9" w:rsidRDefault="001A4E3B" w:rsidP="001A4E3B">
      <w:pPr>
        <w:ind w:left="15" w:right="45"/>
        <w:jc w:val="both"/>
        <w:rPr>
          <w:b/>
        </w:rPr>
      </w:pPr>
    </w:p>
    <w:p w14:paraId="555E08F2" w14:textId="77777777" w:rsidR="001A4E3B" w:rsidRPr="000972B9" w:rsidRDefault="001A4E3B" w:rsidP="001A4E3B">
      <w:pPr>
        <w:pStyle w:val="Textoindependiente"/>
        <w:numPr>
          <w:ilvl w:val="1"/>
          <w:numId w:val="1"/>
        </w:numPr>
        <w:tabs>
          <w:tab w:val="left" w:pos="0"/>
        </w:tabs>
        <w:spacing w:after="0"/>
        <w:ind w:left="0" w:right="45" w:firstLine="0"/>
        <w:jc w:val="both"/>
        <w:rPr>
          <w:color w:val="000000"/>
        </w:rPr>
      </w:pPr>
      <w:r w:rsidRPr="000972B9">
        <w:rPr>
          <w:b/>
        </w:rPr>
        <w:t>1.24 Oferta de origen ecuatoriano, metodología y VAE</w:t>
      </w:r>
      <w:r w:rsidRPr="000972B9">
        <w:t xml:space="preserve">: Es </w:t>
      </w:r>
      <w:r w:rsidRPr="000972B9">
        <w:rPr>
          <w:color w:val="000000"/>
        </w:rPr>
        <w:t xml:space="preserve">obligatoria, la aplicación del Valor Agregado Ecuatoriano como uno de los criterios de evaluación y adjudicación en todos los procedimientos de adquisición de bienes y/o prestación de servicios. </w:t>
      </w:r>
    </w:p>
    <w:p w14:paraId="138A0CB9" w14:textId="77777777" w:rsidR="001A4E3B" w:rsidRPr="000972B9" w:rsidRDefault="001A4E3B" w:rsidP="001A4E3B">
      <w:pPr>
        <w:pStyle w:val="NormalWeb"/>
        <w:spacing w:before="0" w:after="0"/>
        <w:jc w:val="both"/>
        <w:rPr>
          <w:color w:val="000000"/>
        </w:rPr>
      </w:pPr>
    </w:p>
    <w:p w14:paraId="3216E2C2" w14:textId="77777777" w:rsidR="001A4E3B" w:rsidRPr="000972B9" w:rsidRDefault="001A4E3B" w:rsidP="001A4E3B">
      <w:pPr>
        <w:pStyle w:val="NormalWeb"/>
        <w:spacing w:before="0" w:after="0"/>
        <w:jc w:val="both"/>
        <w:rPr>
          <w:color w:val="000000"/>
        </w:rPr>
      </w:pPr>
      <w:r w:rsidRPr="000972B9">
        <w:rPr>
          <w:color w:val="000000"/>
        </w:rPr>
        <w:t xml:space="preserve">El porcentaje de Valor Agregado Ecuatoriano es </w:t>
      </w:r>
      <w:proofErr w:type="gramStart"/>
      <w:r w:rsidRPr="000972B9">
        <w:rPr>
          <w:color w:val="000000"/>
        </w:rPr>
        <w:t>el valor mínimo a cumplir</w:t>
      </w:r>
      <w:proofErr w:type="gramEnd"/>
      <w:r w:rsidRPr="000972B9">
        <w:rPr>
          <w:color w:val="000000"/>
        </w:rPr>
        <w:t xml:space="preserve"> para definir si un bien y/o servicio es de origen ecuatoriano. </w:t>
      </w:r>
    </w:p>
    <w:p w14:paraId="3306063E" w14:textId="77777777" w:rsidR="001A4E3B" w:rsidRPr="000972B9" w:rsidRDefault="001A4E3B" w:rsidP="001A4E3B">
      <w:pPr>
        <w:pStyle w:val="NormalWeb"/>
        <w:spacing w:before="0" w:after="0"/>
        <w:jc w:val="both"/>
        <w:rPr>
          <w:color w:val="000000"/>
        </w:rPr>
      </w:pPr>
    </w:p>
    <w:p w14:paraId="092A433B" w14:textId="77777777" w:rsidR="001A4E3B" w:rsidRPr="000972B9" w:rsidRDefault="001A4E3B" w:rsidP="001A4E3B">
      <w:pPr>
        <w:pStyle w:val="NormalWeb"/>
        <w:spacing w:before="0" w:after="0"/>
        <w:jc w:val="both"/>
        <w:rPr>
          <w:color w:val="000000"/>
        </w:rPr>
      </w:pPr>
      <w:proofErr w:type="gramStart"/>
      <w:r w:rsidRPr="000972B9">
        <w:rPr>
          <w:color w:val="000000"/>
        </w:rPr>
        <w:t>La metodología a utilizar</w:t>
      </w:r>
      <w:proofErr w:type="gramEnd"/>
      <w:r w:rsidRPr="000972B9">
        <w:rPr>
          <w:color w:val="000000"/>
        </w:rPr>
        <w:t xml:space="preserve"> para la determinación del Valor Agregado Ecuatoriano de las ofertas en los procedimientos para la contratación de bienes y </w:t>
      </w:r>
      <w:proofErr w:type="gramStart"/>
      <w:r w:rsidRPr="000972B9">
        <w:rPr>
          <w:color w:val="000000"/>
        </w:rPr>
        <w:t>servicios,</w:t>
      </w:r>
      <w:proofErr w:type="gramEnd"/>
      <w:r w:rsidRPr="000972B9">
        <w:rPr>
          <w:color w:val="000000"/>
        </w:rPr>
        <w:t xml:space="preserve"> será la expedida por el Servicio Nacional de Contratación Pública. </w:t>
      </w:r>
    </w:p>
    <w:p w14:paraId="3561E595" w14:textId="77777777" w:rsidR="001A4E3B" w:rsidRPr="000972B9" w:rsidRDefault="001A4E3B" w:rsidP="001A4E3B">
      <w:pPr>
        <w:pStyle w:val="NormalWeb"/>
        <w:spacing w:before="0" w:after="0"/>
        <w:jc w:val="both"/>
        <w:rPr>
          <w:color w:val="000000"/>
        </w:rPr>
      </w:pPr>
    </w:p>
    <w:p w14:paraId="07B152FC" w14:textId="77777777" w:rsidR="001A4E3B" w:rsidRPr="000972B9" w:rsidRDefault="001A4E3B" w:rsidP="001A4E3B">
      <w:pPr>
        <w:pStyle w:val="NormalWeb"/>
        <w:spacing w:before="0" w:after="0"/>
        <w:jc w:val="both"/>
        <w:rPr>
          <w:color w:val="000000"/>
        </w:rPr>
      </w:pPr>
      <w:r w:rsidRPr="000972B9">
        <w:rPr>
          <w:color w:val="000000"/>
        </w:rPr>
        <w:t xml:space="preserve">Para que una oferta sea considerada como de origen ecuatoriano, el Valor de Agregado Ecuatoriano de ella, obtenido a partir de la aplicación de la metodología señalada en el párrafo precedente, deberá ser igual o superior al dispuesto en la normativa expedida por el Servicio Nacional de Contratación Pública para el efecto. </w:t>
      </w:r>
    </w:p>
    <w:p w14:paraId="38C93675" w14:textId="77777777" w:rsidR="001A4E3B" w:rsidRPr="000972B9" w:rsidRDefault="001A4E3B" w:rsidP="001A4E3B">
      <w:pPr>
        <w:pStyle w:val="NormalWeb"/>
        <w:spacing w:before="0" w:after="0"/>
        <w:jc w:val="both"/>
        <w:rPr>
          <w:color w:val="000000"/>
        </w:rPr>
      </w:pPr>
    </w:p>
    <w:p w14:paraId="1A3B0717" w14:textId="77777777" w:rsidR="001A4E3B" w:rsidRPr="000972B9" w:rsidRDefault="001A4E3B" w:rsidP="001A4E3B">
      <w:pPr>
        <w:pStyle w:val="NormalWeb"/>
        <w:spacing w:before="0" w:after="0"/>
        <w:jc w:val="both"/>
        <w:rPr>
          <w:color w:val="000000"/>
        </w:rPr>
      </w:pPr>
      <w:r w:rsidRPr="000972B9">
        <w:rPr>
          <w:color w:val="000000"/>
        </w:rPr>
        <w:lastRenderedPageBreak/>
        <w:t xml:space="preserve">El Valor Agregado Ecuatoriano de una oferta se lo obtendrá a partir de la información que los proveedores suministrarán a través del formulario “Declaración de Valor Agregado Ecuatoriano” que forma parte integral del pliego, de conformidad con la normativa </w:t>
      </w:r>
      <w:proofErr w:type="gramStart"/>
      <w:r w:rsidRPr="000972B9">
        <w:rPr>
          <w:color w:val="000000"/>
        </w:rPr>
        <w:t>expedida  para</w:t>
      </w:r>
      <w:proofErr w:type="gramEnd"/>
      <w:r w:rsidRPr="000972B9">
        <w:rPr>
          <w:color w:val="000000"/>
        </w:rPr>
        <w:t xml:space="preserve"> el efecto. </w:t>
      </w:r>
    </w:p>
    <w:p w14:paraId="658BB600" w14:textId="77777777" w:rsidR="001A4E3B" w:rsidRPr="000972B9" w:rsidRDefault="001A4E3B" w:rsidP="001A4E3B">
      <w:pPr>
        <w:pStyle w:val="NormalWeb"/>
        <w:spacing w:before="0" w:after="0"/>
        <w:jc w:val="both"/>
        <w:rPr>
          <w:color w:val="000000"/>
        </w:rPr>
      </w:pPr>
    </w:p>
    <w:p w14:paraId="3BD20421" w14:textId="77777777" w:rsidR="001A4E3B" w:rsidRPr="000972B9" w:rsidRDefault="001A4E3B" w:rsidP="001A4E3B">
      <w:pPr>
        <w:pStyle w:val="NormalWeb"/>
        <w:spacing w:before="0" w:after="0"/>
        <w:jc w:val="both"/>
        <w:rPr>
          <w:color w:val="000000"/>
        </w:rPr>
      </w:pPr>
      <w:r w:rsidRPr="000972B9">
        <w:rPr>
          <w:lang w:val="es-ES"/>
        </w:rPr>
        <w:t xml:space="preserve">Si en el procedimiento de contratación </w:t>
      </w:r>
      <w:r w:rsidRPr="000972B9">
        <w:t>no hubiere oferta considerada de origen ecuatoriano, la entidad contratante considerará y analizará la oferta que no se considere ecuatoriana y que se hubiere presentado.</w:t>
      </w:r>
    </w:p>
    <w:p w14:paraId="02F52F92" w14:textId="77777777" w:rsidR="001A4E3B" w:rsidRPr="000972B9" w:rsidRDefault="001A4E3B" w:rsidP="001A4E3B">
      <w:pPr>
        <w:pStyle w:val="NormalWeb"/>
        <w:spacing w:before="0" w:after="0"/>
        <w:jc w:val="both"/>
        <w:rPr>
          <w:color w:val="000000"/>
        </w:rPr>
      </w:pPr>
    </w:p>
    <w:p w14:paraId="132EB5C1" w14:textId="77777777" w:rsidR="001A4E3B" w:rsidRPr="000972B9" w:rsidRDefault="001A4E3B" w:rsidP="001A4E3B">
      <w:pPr>
        <w:pStyle w:val="NormalWeb"/>
        <w:spacing w:before="0" w:after="0"/>
        <w:jc w:val="both"/>
        <w:rPr>
          <w:color w:val="000000"/>
        </w:rPr>
      </w:pPr>
      <w:r w:rsidRPr="000972B9">
        <w:rPr>
          <w:color w:val="000000"/>
        </w:rPr>
        <w:t xml:space="preserve">Se presentará un formulario por cada tipo de bienes y servicios que fueran parte del procedimiento de contratación, según su tipología, y se utilizará la metodología señalada. </w:t>
      </w:r>
    </w:p>
    <w:p w14:paraId="01FF6C0F" w14:textId="77777777" w:rsidR="001A4E3B" w:rsidRPr="000972B9" w:rsidRDefault="001A4E3B" w:rsidP="001A4E3B">
      <w:pPr>
        <w:pStyle w:val="NormalWeb"/>
        <w:spacing w:before="0" w:after="0"/>
        <w:jc w:val="both"/>
        <w:rPr>
          <w:color w:val="000000"/>
        </w:rPr>
      </w:pPr>
    </w:p>
    <w:p w14:paraId="3EE135BE" w14:textId="77777777" w:rsidR="001A4E3B" w:rsidRPr="000972B9" w:rsidRDefault="001A4E3B" w:rsidP="001A4E3B">
      <w:pPr>
        <w:pStyle w:val="NormalWeb"/>
        <w:spacing w:before="0" w:after="0"/>
        <w:jc w:val="both"/>
        <w:rPr>
          <w:color w:val="000000"/>
        </w:rPr>
      </w:pPr>
      <w:r w:rsidRPr="000972B9">
        <w:rPr>
          <w:color w:val="000000"/>
        </w:rPr>
        <w:t xml:space="preserve">Toda entidad contratante deberá, en forma obligatoria, incorporar en las Actas de Entrega-Recepción, sean parciales o definitivas, la declaración del contratista respecto del cumplimiento del Valor Agregado Ecuatoriano propuesto y aceptado para los bienes y/o servicios entregados o prestados; y, para el caso de </w:t>
      </w:r>
      <w:proofErr w:type="gramStart"/>
      <w:r w:rsidRPr="000972B9">
        <w:rPr>
          <w:color w:val="000000"/>
        </w:rPr>
        <w:t>que  no</w:t>
      </w:r>
      <w:proofErr w:type="gramEnd"/>
      <w:r w:rsidRPr="000972B9">
        <w:rPr>
          <w:color w:val="000000"/>
        </w:rPr>
        <w:t xml:space="preserve"> sea productor de los bienes contratados, como parte del proceso de entrega recepción, deberá adjuntar obligatoriamente las facturas de su adquisición. </w:t>
      </w:r>
    </w:p>
    <w:p w14:paraId="60D7A000" w14:textId="77777777" w:rsidR="001A4E3B" w:rsidRPr="000972B9" w:rsidRDefault="001A4E3B" w:rsidP="001A4E3B">
      <w:pPr>
        <w:pStyle w:val="NormalWeb"/>
        <w:spacing w:before="0" w:after="0"/>
        <w:jc w:val="both"/>
        <w:rPr>
          <w:color w:val="000000"/>
        </w:rPr>
      </w:pPr>
    </w:p>
    <w:p w14:paraId="4B221902" w14:textId="77777777" w:rsidR="001A4E3B" w:rsidRPr="000972B9" w:rsidRDefault="001A4E3B" w:rsidP="001A4E3B">
      <w:pPr>
        <w:jc w:val="both"/>
        <w:rPr>
          <w:color w:val="000000"/>
        </w:rPr>
      </w:pPr>
      <w:r w:rsidRPr="000972B9">
        <w:rPr>
          <w:b/>
          <w:color w:val="000000"/>
        </w:rPr>
        <w:t>1.25 Desagregación Tecnológica</w:t>
      </w:r>
      <w:r w:rsidRPr="000972B9">
        <w:rPr>
          <w:color w:val="000000"/>
        </w:rPr>
        <w:t>: Las entidades contratantes que se acojan a los procedimientos mediante Régimen Especial, obligatoriamente y en forma previa a convocar un procedimiento de ejecución de obra pública, cuyo presupuesto referencial sea igual o superior al monto correspondiente a Licitación de obras, deberán contar con el estudio de desagregación tecnológica debidamente aprobado por el Servicio Nacional de Contratación Pública.</w:t>
      </w:r>
    </w:p>
    <w:p w14:paraId="762648FA" w14:textId="77777777" w:rsidR="001A4E3B" w:rsidRPr="000972B9" w:rsidRDefault="001A4E3B" w:rsidP="001A4E3B">
      <w:pPr>
        <w:pStyle w:val="NormalWeb"/>
        <w:spacing w:before="0" w:after="0"/>
        <w:jc w:val="both"/>
        <w:rPr>
          <w:color w:val="000000"/>
        </w:rPr>
      </w:pPr>
    </w:p>
    <w:p w14:paraId="35CA8433" w14:textId="77777777" w:rsidR="001A4E3B" w:rsidRPr="000972B9" w:rsidRDefault="001A4E3B" w:rsidP="001A4E3B">
      <w:pPr>
        <w:pStyle w:val="NormalWeb"/>
        <w:spacing w:before="0" w:after="0"/>
        <w:jc w:val="both"/>
      </w:pPr>
      <w:r w:rsidRPr="000972B9">
        <w:rPr>
          <w:b/>
          <w:color w:val="000000"/>
        </w:rPr>
        <w:t xml:space="preserve">1.26 Vigencia Tecnológica: </w:t>
      </w:r>
      <w:r w:rsidRPr="000972B9">
        <w:rPr>
          <w:color w:val="000000"/>
        </w:rPr>
        <w:t>Para el caso de la adquisición, arrendamiento y/o prestación de servicios en los que se requiera de equipos informáticos, equipos de impresión, vehículos, equipos médicos y proyectores, se deberá aplicar el principio de vigencia tecnológica, conforme a la regulación emitida por el Servicio Nacional de Contratación Pública.</w:t>
      </w:r>
    </w:p>
    <w:p w14:paraId="353E693A" w14:textId="77777777" w:rsidR="001A4E3B" w:rsidRPr="000972B9" w:rsidRDefault="001A4E3B" w:rsidP="001A4E3B">
      <w:pPr>
        <w:pStyle w:val="Textoindependiente"/>
        <w:tabs>
          <w:tab w:val="left" w:pos="0"/>
        </w:tabs>
        <w:ind w:right="45"/>
      </w:pPr>
    </w:p>
    <w:p w14:paraId="3657A199" w14:textId="77777777" w:rsidR="001A4E3B" w:rsidRPr="000972B9" w:rsidRDefault="001A4E3B" w:rsidP="001A4E3B">
      <w:pPr>
        <w:pStyle w:val="Textosinformato1"/>
        <w:jc w:val="both"/>
        <w:rPr>
          <w:rFonts w:ascii="Times New Roman" w:hAnsi="Times New Roman"/>
          <w:sz w:val="24"/>
          <w:szCs w:val="24"/>
        </w:rPr>
      </w:pPr>
      <w:r w:rsidRPr="000972B9">
        <w:rPr>
          <w:rFonts w:ascii="Times New Roman" w:hAnsi="Times New Roman"/>
          <w:b/>
          <w:spacing w:val="-2"/>
          <w:sz w:val="24"/>
          <w:szCs w:val="24"/>
        </w:rPr>
        <w:t xml:space="preserve">1.27 Control ambiental: </w:t>
      </w:r>
      <w:r w:rsidRPr="000972B9">
        <w:rPr>
          <w:rFonts w:ascii="Times New Roman" w:hAnsi="Times New Roman"/>
          <w:sz w:val="24"/>
          <w:szCs w:val="24"/>
        </w:rPr>
        <w:t>En los casos que sea necesario, el contratista deberá realizar todas las actividades necesarias para evitar impactos ambientales negativos, durante el período de ejecución contractual, cumpliendo con la normativa ambiental vigente.</w:t>
      </w:r>
    </w:p>
    <w:p w14:paraId="5ADF4804" w14:textId="77777777" w:rsidR="001A4E3B" w:rsidRPr="000972B9" w:rsidRDefault="001A4E3B" w:rsidP="001A4E3B">
      <w:pPr>
        <w:tabs>
          <w:tab w:val="left" w:pos="180"/>
        </w:tabs>
        <w:ind w:left="15" w:right="45"/>
        <w:jc w:val="both"/>
        <w:rPr>
          <w:spacing w:val="-2"/>
          <w:lang w:val="es-ES"/>
        </w:rPr>
      </w:pPr>
    </w:p>
    <w:p w14:paraId="42DAAEB3" w14:textId="77777777" w:rsidR="001A4E3B" w:rsidRPr="000972B9" w:rsidRDefault="001A4E3B" w:rsidP="001A4E3B">
      <w:pPr>
        <w:tabs>
          <w:tab w:val="left" w:pos="7938"/>
        </w:tabs>
        <w:jc w:val="both"/>
        <w:rPr>
          <w:color w:val="000000"/>
          <w:spacing w:val="-3"/>
        </w:rPr>
      </w:pPr>
      <w:r w:rsidRPr="000972B9">
        <w:rPr>
          <w:b/>
          <w:bCs/>
          <w:color w:val="000000"/>
          <w:spacing w:val="-3"/>
        </w:rPr>
        <w:t xml:space="preserve">1.28 Visitas al sitio de las obras o de entrega/instalación de bienes: </w:t>
      </w:r>
      <w:r w:rsidRPr="000972B9">
        <w:rPr>
          <w:color w:val="000000"/>
          <w:spacing w:val="-3"/>
        </w:rPr>
        <w:t>En el caso de que la entidad contratante considerare necesario el cumplimiento de una visita técnica al sitio donde se ejecutarán las obras o donde se deberán entregar y/o instalar los bienes, éstas se podrán realizar en cualquier momento y hasta la fecha límite de entrega de ofertas. En ningún caso este requisito será obligatorio ni las condiciones de la visita podrán ser discriminatorias.</w:t>
      </w:r>
    </w:p>
    <w:p w14:paraId="5A6CDC6C" w14:textId="77777777" w:rsidR="001A4E3B" w:rsidRPr="000972B9" w:rsidRDefault="001A4E3B" w:rsidP="001A4E3B">
      <w:pPr>
        <w:tabs>
          <w:tab w:val="left" w:pos="7938"/>
        </w:tabs>
        <w:jc w:val="both"/>
        <w:rPr>
          <w:color w:val="000000"/>
          <w:spacing w:val="-3"/>
        </w:rPr>
      </w:pPr>
    </w:p>
    <w:p w14:paraId="1D50FB72" w14:textId="77777777" w:rsidR="001A4E3B" w:rsidRPr="000972B9" w:rsidRDefault="001A4E3B" w:rsidP="001A4E3B">
      <w:pPr>
        <w:tabs>
          <w:tab w:val="left" w:pos="3196"/>
        </w:tabs>
        <w:ind w:right="96"/>
        <w:jc w:val="both"/>
        <w:rPr>
          <w:rFonts w:eastAsia="Times New Roman"/>
        </w:rPr>
      </w:pPr>
      <w:r w:rsidRPr="000972B9">
        <w:rPr>
          <w:rFonts w:eastAsia="Times New Roman"/>
          <w:b/>
          <w:bCs/>
        </w:rPr>
        <w:t>1.29. Subcontratación</w:t>
      </w:r>
      <w:r w:rsidRPr="000972B9">
        <w:rPr>
          <w:rFonts w:eastAsia="Times New Roman"/>
        </w:rPr>
        <w:t>: (</w:t>
      </w:r>
      <w:r w:rsidRPr="000972B9">
        <w:rPr>
          <w:rFonts w:eastAsia="Times New Roman"/>
          <w:i/>
        </w:rPr>
        <w:t>Para contratación de obras exclusivamente</w:t>
      </w:r>
      <w:r w:rsidRPr="000972B9">
        <w:rPr>
          <w:rFonts w:eastAsia="Times New Roman"/>
        </w:rPr>
        <w:t xml:space="preserve">) De conformidad con lo previsto en el artículo 79 de la </w:t>
      </w:r>
      <w:r w:rsidRPr="000972B9">
        <w:rPr>
          <w:spacing w:val="-3"/>
          <w:lang w:val="es-ES"/>
        </w:rPr>
        <w:t>Ley Orgánica del Sistema Nacional de Contratación Pública</w:t>
      </w:r>
      <w:r w:rsidRPr="000972B9">
        <w:rPr>
          <w:rFonts w:eastAsia="Times New Roman"/>
        </w:rPr>
        <w:t xml:space="preserve"> -, el contratista, bajo su riesgo y responsabilidad podrá subcontratar hasta el 30% del monto total de la obra adjudicada, con personas naturales o jurídicas registradas y habilitadas en el Registro Único de Proveedores, domiciliadas en la localidad o circunscripción geográfica en la que se ejecutará el proyecto, debiendo consignar la información detallada en el formulario correspondiente. </w:t>
      </w:r>
    </w:p>
    <w:p w14:paraId="46CB0095" w14:textId="77777777" w:rsidR="001A4E3B" w:rsidRPr="000972B9" w:rsidRDefault="001A4E3B" w:rsidP="001A4E3B">
      <w:pPr>
        <w:tabs>
          <w:tab w:val="left" w:pos="3196"/>
        </w:tabs>
        <w:ind w:right="96"/>
        <w:jc w:val="both"/>
        <w:rPr>
          <w:spacing w:val="-3"/>
        </w:rPr>
      </w:pPr>
      <w:r w:rsidRPr="000972B9">
        <w:rPr>
          <w:rFonts w:eastAsia="Times New Roman"/>
        </w:rPr>
        <w:t xml:space="preserve"> </w:t>
      </w:r>
    </w:p>
    <w:p w14:paraId="74E2287F" w14:textId="77777777" w:rsidR="001A4E3B" w:rsidRPr="000972B9" w:rsidRDefault="001A4E3B" w:rsidP="001A4E3B">
      <w:pPr>
        <w:ind w:left="17" w:right="45"/>
        <w:jc w:val="both"/>
        <w:rPr>
          <w:rFonts w:eastAsia="Times New Roman"/>
        </w:rPr>
      </w:pPr>
      <w:r w:rsidRPr="000972B9">
        <w:rPr>
          <w:rFonts w:eastAsia="Times New Roman"/>
        </w:rPr>
        <w:lastRenderedPageBreak/>
        <w:t xml:space="preserve">El oferente, para acceder al puntaje previsto en los parámetros de evaluación, deberá señalar en su propuesta los rubros o grupos de rubros que subcontratará directamente, identificando las </w:t>
      </w:r>
      <w:proofErr w:type="spellStart"/>
      <w:r w:rsidRPr="000972B9">
        <w:rPr>
          <w:rFonts w:eastAsia="Times New Roman"/>
        </w:rPr>
        <w:t>EPS´s</w:t>
      </w:r>
      <w:proofErr w:type="spellEnd"/>
      <w:r w:rsidRPr="000972B9">
        <w:rPr>
          <w:rFonts w:eastAsia="Times New Roman"/>
        </w:rPr>
        <w:t xml:space="preserve"> y/o MYPES locales con las cuales suscribirá los contratos correspondientes, sin que por tal subcontratación se exima de responsabilidad frente a la entidad contratante, de conformidad con lo previsto en la Ley Orgánica del Sistema Nacional de Contratación Pública</w:t>
      </w:r>
      <w:r>
        <w:rPr>
          <w:rFonts w:eastAsia="Times New Roman"/>
        </w:rPr>
        <w:t xml:space="preserve"> </w:t>
      </w:r>
      <w:r w:rsidRPr="000972B9">
        <w:rPr>
          <w:rFonts w:eastAsia="Times New Roman"/>
        </w:rPr>
        <w:t xml:space="preserve">y en la </w:t>
      </w:r>
      <w:r w:rsidRPr="000972B9">
        <w:rPr>
          <w:color w:val="000000"/>
        </w:rPr>
        <w:t>normativa expedida por el Servicio Nacional de Contratación Pública</w:t>
      </w:r>
      <w:r w:rsidRPr="000972B9">
        <w:rPr>
          <w:rFonts w:eastAsia="Times New Roman"/>
        </w:rPr>
        <w:t xml:space="preserve"> para el efecto.</w:t>
      </w:r>
    </w:p>
    <w:p w14:paraId="23387E35" w14:textId="77777777" w:rsidR="001A4E3B" w:rsidRPr="000972B9" w:rsidRDefault="001A4E3B" w:rsidP="001A4E3B">
      <w:pPr>
        <w:ind w:left="17" w:right="45"/>
        <w:jc w:val="both"/>
        <w:rPr>
          <w:rFonts w:eastAsia="Times New Roman"/>
        </w:rPr>
      </w:pPr>
    </w:p>
    <w:p w14:paraId="494E8AA6" w14:textId="77777777" w:rsidR="001A4E3B" w:rsidRPr="000972B9" w:rsidRDefault="001A4E3B" w:rsidP="001A4E3B">
      <w:pPr>
        <w:ind w:left="17" w:right="45"/>
        <w:jc w:val="both"/>
        <w:rPr>
          <w:rFonts w:eastAsia="Times New Roman"/>
        </w:rPr>
      </w:pPr>
      <w:r w:rsidRPr="000972B9">
        <w:rPr>
          <w:rFonts w:eastAsia="Times New Roman"/>
        </w:rPr>
        <w:t xml:space="preserve">Por causas de fuerza mayor o caso fortuito, presentadas por el subcontratista al contratista, aceptadas por éste, y previa autorización escrita por parte de la entidad contratante, el contratista podrá reemplazar, sustituir o cambiar a un subcontratista. </w:t>
      </w:r>
    </w:p>
    <w:p w14:paraId="6529E283" w14:textId="77777777" w:rsidR="001A4E3B" w:rsidRPr="000972B9" w:rsidRDefault="001A4E3B" w:rsidP="001A4E3B">
      <w:pPr>
        <w:ind w:left="17" w:right="45"/>
        <w:jc w:val="both"/>
        <w:rPr>
          <w:rFonts w:eastAsia="Times New Roman"/>
        </w:rPr>
      </w:pPr>
    </w:p>
    <w:p w14:paraId="12E39E20" w14:textId="77777777" w:rsidR="001A4E3B" w:rsidRPr="000972B9" w:rsidRDefault="001A4E3B" w:rsidP="001A4E3B">
      <w:pPr>
        <w:ind w:left="17" w:right="45"/>
        <w:jc w:val="both"/>
        <w:rPr>
          <w:rFonts w:eastAsia="Times New Roman"/>
        </w:rPr>
      </w:pPr>
      <w:r w:rsidRPr="000972B9">
        <w:rPr>
          <w:rFonts w:eastAsia="Times New Roman"/>
        </w:rPr>
        <w:t xml:space="preserve">Adicionalmente, el contratista en caso de incumplimiento del subcontratista o retraso en el cronograma de avance de ejecución del rubro o grupo de rubros </w:t>
      </w:r>
      <w:proofErr w:type="gramStart"/>
      <w:r w:rsidRPr="000972B9">
        <w:rPr>
          <w:rFonts w:eastAsia="Times New Roman"/>
        </w:rPr>
        <w:t>subcontratados,</w:t>
      </w:r>
      <w:proofErr w:type="gramEnd"/>
      <w:r w:rsidRPr="000972B9">
        <w:rPr>
          <w:rFonts w:eastAsia="Times New Roman"/>
        </w:rPr>
        <w:t xml:space="preserve"> podrá solicitar a la entidad contratante autorización escrita para, bajo exclusiva responsabilidad del contratista, reemplazar, sustituir o cambiar a los subcontratistas. Las autorizaciones referidas deberán ser conferidas por el administrador en coordinación con la fiscalización del contrato; en todo caso habrá que estar a lo previsto en la </w:t>
      </w:r>
      <w:r w:rsidRPr="000972B9">
        <w:rPr>
          <w:color w:val="000000"/>
        </w:rPr>
        <w:t>normativa expedida</w:t>
      </w:r>
      <w:r w:rsidRPr="000972B9">
        <w:rPr>
          <w:rFonts w:eastAsia="Times New Roman"/>
        </w:rPr>
        <w:t xml:space="preserve"> por el </w:t>
      </w:r>
      <w:r w:rsidRPr="000972B9">
        <w:rPr>
          <w:color w:val="000000"/>
        </w:rPr>
        <w:t>Servicio Nacional de Contratación Pública para el efecto.</w:t>
      </w:r>
    </w:p>
    <w:p w14:paraId="4135DFA2" w14:textId="77777777" w:rsidR="001A4E3B" w:rsidRPr="000972B9" w:rsidRDefault="001A4E3B" w:rsidP="001A4E3B">
      <w:pPr>
        <w:ind w:left="17" w:right="45"/>
        <w:jc w:val="both"/>
        <w:rPr>
          <w:rFonts w:eastAsia="Times New Roman"/>
        </w:rPr>
      </w:pPr>
    </w:p>
    <w:p w14:paraId="4AD1118F" w14:textId="77777777" w:rsidR="001A4E3B" w:rsidRDefault="001A4E3B" w:rsidP="001A4E3B">
      <w:pPr>
        <w:tabs>
          <w:tab w:val="left" w:pos="709"/>
        </w:tabs>
        <w:jc w:val="both"/>
        <w:rPr>
          <w:rStyle w:val="Fuentedeprrafopredeter4"/>
          <w:bCs/>
          <w:spacing w:val="-2"/>
        </w:rPr>
      </w:pPr>
      <w:r w:rsidRPr="000972B9">
        <w:rPr>
          <w:b/>
          <w:color w:val="000000"/>
          <w:spacing w:val="-3"/>
        </w:rPr>
        <w:t>1.30</w:t>
      </w:r>
      <w:r w:rsidRPr="000972B9">
        <w:rPr>
          <w:b/>
          <w:color w:val="000000"/>
          <w:spacing w:val="-3"/>
        </w:rPr>
        <w:tab/>
      </w:r>
      <w:r w:rsidRPr="000972B9">
        <w:rPr>
          <w:rStyle w:val="Fuentedeprrafopredeter4"/>
          <w:b/>
          <w:bCs/>
          <w:spacing w:val="-2"/>
        </w:rPr>
        <w:t>Inconsistencia, simulación y/o inexactitud de la información:</w:t>
      </w:r>
      <w:r w:rsidRPr="000972B9">
        <w:rPr>
          <w:rStyle w:val="Fuentedeprrafopredeter4"/>
          <w:bCs/>
          <w:spacing w:val="-2"/>
        </w:rPr>
        <w:t xml:space="preserve"> En el caso de que la entidad contratante encontrare que existe inconsistencia, simulación o inexactitud en la información presentada por el oferente, adjudicatario o contratista, la máxima autoridad de la entidad contratante o su delegado, descalificará del procedimiento de contratación al proveedor, lo declarará adjudicatario fallido o contratista incumplido, según corresponda y, en último caso, previo al trámite de terminación unilateral, sin perjuicio además, de las acciones judiciales a que hubiera lugar.</w:t>
      </w:r>
    </w:p>
    <w:p w14:paraId="52E2264E" w14:textId="77777777" w:rsidR="001A4E3B" w:rsidRPr="004D73AD" w:rsidRDefault="001A4E3B" w:rsidP="001A4E3B">
      <w:pPr>
        <w:pStyle w:val="Standard"/>
        <w:tabs>
          <w:tab w:val="left" w:pos="5685"/>
        </w:tabs>
        <w:jc w:val="both"/>
        <w:rPr>
          <w:bCs/>
          <w:sz w:val="24"/>
          <w:szCs w:val="24"/>
        </w:rPr>
      </w:pPr>
      <w:proofErr w:type="gramStart"/>
      <w:r w:rsidRPr="004D73AD">
        <w:rPr>
          <w:b/>
          <w:color w:val="000000"/>
          <w:spacing w:val="-3"/>
        </w:rPr>
        <w:t>1.31</w:t>
      </w:r>
      <w:r w:rsidRPr="00B50E55">
        <w:rPr>
          <w:color w:val="000000"/>
          <w:spacing w:val="-3"/>
        </w:rPr>
        <w:t xml:space="preserve">  </w:t>
      </w:r>
      <w:r w:rsidRPr="004D73AD">
        <w:rPr>
          <w:b/>
          <w:bCs/>
          <w:sz w:val="24"/>
          <w:szCs w:val="24"/>
        </w:rPr>
        <w:t>Publicación</w:t>
      </w:r>
      <w:proofErr w:type="gramEnd"/>
      <w:r w:rsidRPr="004D73AD">
        <w:rPr>
          <w:b/>
          <w:bCs/>
          <w:sz w:val="24"/>
          <w:szCs w:val="24"/>
        </w:rPr>
        <w:t xml:space="preserve">: </w:t>
      </w:r>
      <w:r w:rsidRPr="004D73AD">
        <w:rPr>
          <w:bCs/>
          <w:sz w:val="24"/>
          <w:szCs w:val="24"/>
        </w:rPr>
        <w:t xml:space="preserve">La máxima autoridad o su delegado tiene la obligación de publicar los procedimientos de contratación y la información relevante de los mismo en el Portal Institucional, tomando en consideración la normativa expedida por el Servicio Nacional de Contratación Pública </w:t>
      </w:r>
      <w:proofErr w:type="gramStart"/>
      <w:r w:rsidRPr="004D73AD">
        <w:rPr>
          <w:bCs/>
          <w:sz w:val="24"/>
          <w:szCs w:val="24"/>
        </w:rPr>
        <w:t>en relación a</w:t>
      </w:r>
      <w:proofErr w:type="gramEnd"/>
      <w:r w:rsidRPr="004D73AD">
        <w:rPr>
          <w:bCs/>
          <w:sz w:val="24"/>
          <w:szCs w:val="24"/>
        </w:rPr>
        <w:t xml:space="preserve"> los documentos considerados como relevantes.</w:t>
      </w:r>
    </w:p>
    <w:p w14:paraId="48E464FD" w14:textId="77777777" w:rsidR="001A4E3B" w:rsidRPr="004D73AD" w:rsidRDefault="001A4E3B" w:rsidP="001A4E3B">
      <w:pPr>
        <w:pStyle w:val="Standard"/>
        <w:tabs>
          <w:tab w:val="left" w:pos="5685"/>
        </w:tabs>
        <w:jc w:val="both"/>
        <w:rPr>
          <w:bCs/>
          <w:sz w:val="24"/>
          <w:szCs w:val="24"/>
        </w:rPr>
      </w:pPr>
    </w:p>
    <w:p w14:paraId="7D0311E7" w14:textId="77777777" w:rsidR="001A4E3B" w:rsidRPr="00B50E55" w:rsidRDefault="001A4E3B" w:rsidP="001A4E3B">
      <w:pPr>
        <w:tabs>
          <w:tab w:val="left" w:pos="709"/>
        </w:tabs>
        <w:jc w:val="both"/>
        <w:rPr>
          <w:color w:val="000000"/>
          <w:spacing w:val="-3"/>
        </w:rPr>
      </w:pPr>
      <w:r w:rsidRPr="004D73AD">
        <w:rPr>
          <w:rFonts w:eastAsia="Times New Roman"/>
          <w:bCs/>
        </w:rPr>
        <w:t>Se exceptúa la publicación de aquellos procedimientos considerados como confidenciales (seguridad interna o externa), con base a lo dispuesto en la Ley Orgánica del Sistema Nacional de Contratación Pública, su Reglamento General y la normativa expedida por el Servicio Nacional de Contratación Pública para el efecto.</w:t>
      </w:r>
    </w:p>
    <w:p w14:paraId="79D2BC82" w14:textId="77777777" w:rsidR="001A4E3B" w:rsidRPr="000972B9" w:rsidRDefault="001A4E3B" w:rsidP="001A4E3B">
      <w:pPr>
        <w:pStyle w:val="Textosinformato1"/>
        <w:jc w:val="both"/>
        <w:rPr>
          <w:rFonts w:ascii="Times New Roman" w:eastAsia="Arial Unicode MS" w:hAnsi="Times New Roman"/>
          <w:spacing w:val="-2"/>
          <w:kern w:val="1"/>
          <w:sz w:val="24"/>
          <w:szCs w:val="24"/>
          <w:lang w:val="es-ES_tradnl"/>
        </w:rPr>
      </w:pPr>
    </w:p>
    <w:p w14:paraId="2496AF27" w14:textId="77777777" w:rsidR="001A4E3B" w:rsidRPr="000972B9" w:rsidRDefault="001A4E3B" w:rsidP="001A4E3B">
      <w:pPr>
        <w:jc w:val="center"/>
        <w:rPr>
          <w:rFonts w:eastAsia="Times New Roman"/>
          <w:b/>
          <w:bCs/>
          <w:color w:val="000000"/>
        </w:rPr>
      </w:pPr>
      <w:r w:rsidRPr="000972B9">
        <w:rPr>
          <w:rFonts w:eastAsia="Times New Roman"/>
          <w:b/>
          <w:bCs/>
        </w:rPr>
        <w:t>SECCIÓN II</w:t>
      </w:r>
    </w:p>
    <w:p w14:paraId="43CA429C" w14:textId="77777777" w:rsidR="001A4E3B" w:rsidRPr="000972B9" w:rsidRDefault="001A4E3B" w:rsidP="001A4E3B">
      <w:pPr>
        <w:jc w:val="center"/>
        <w:rPr>
          <w:rFonts w:eastAsia="Times New Roman"/>
          <w:color w:val="FF0000"/>
        </w:rPr>
      </w:pPr>
      <w:r w:rsidRPr="000972B9">
        <w:rPr>
          <w:rFonts w:eastAsia="Times New Roman"/>
          <w:b/>
          <w:bCs/>
          <w:color w:val="000000"/>
        </w:rPr>
        <w:t>METODOLOGÍA DE EVALUACIÓN DE LA OFERTA</w:t>
      </w:r>
    </w:p>
    <w:p w14:paraId="416A3389" w14:textId="77777777" w:rsidR="001A4E3B" w:rsidRPr="000972B9" w:rsidRDefault="001A4E3B" w:rsidP="001A4E3B">
      <w:pPr>
        <w:ind w:right="45"/>
        <w:jc w:val="both"/>
        <w:rPr>
          <w:rFonts w:eastAsia="Times New Roman"/>
          <w:color w:val="FF0000"/>
        </w:rPr>
      </w:pPr>
    </w:p>
    <w:p w14:paraId="2247F8F2" w14:textId="77777777" w:rsidR="001A4E3B" w:rsidRPr="000972B9" w:rsidRDefault="001A4E3B" w:rsidP="001A4E3B">
      <w:pPr>
        <w:pStyle w:val="Textbody"/>
        <w:tabs>
          <w:tab w:val="left" w:pos="621"/>
        </w:tabs>
        <w:spacing w:after="0"/>
        <w:jc w:val="both"/>
        <w:rPr>
          <w:sz w:val="24"/>
          <w:szCs w:val="24"/>
        </w:rPr>
      </w:pPr>
      <w:r w:rsidRPr="000972B9">
        <w:rPr>
          <w:b/>
          <w:bCs/>
          <w:color w:val="000000"/>
          <w:sz w:val="24"/>
          <w:szCs w:val="24"/>
        </w:rPr>
        <w:t>2.1.</w:t>
      </w:r>
      <w:r w:rsidRPr="000972B9">
        <w:rPr>
          <w:b/>
          <w:bCs/>
          <w:color w:val="000000"/>
          <w:sz w:val="24"/>
          <w:szCs w:val="24"/>
        </w:rPr>
        <w:tab/>
        <w:t>Metodología de evaluación de la oferta</w:t>
      </w:r>
      <w:r w:rsidRPr="000972B9">
        <w:rPr>
          <w:color w:val="000000"/>
          <w:sz w:val="24"/>
          <w:szCs w:val="24"/>
          <w:lang w:val="es-ES"/>
        </w:rPr>
        <w:t xml:space="preserve">: </w:t>
      </w:r>
      <w:r w:rsidRPr="000972B9">
        <w:rPr>
          <w:color w:val="000000"/>
          <w:spacing w:val="-3"/>
          <w:sz w:val="24"/>
          <w:szCs w:val="24"/>
          <w:lang w:val="es-ES"/>
        </w:rPr>
        <w:t>La evaluación de la oferta se encaminará a proporcionar una información imparcial sobre si una oferta debe ser rechazada. Para ello se establecen tres etapas: 1) Integridad de la oferta: Se verificará la presentación del Formulario único de la oferta debidamente elaborado y suscrito, así como los demás formularios adicionales propuestos por la entidad contratante.</w:t>
      </w:r>
      <w:r>
        <w:rPr>
          <w:color w:val="000000"/>
          <w:spacing w:val="-3"/>
          <w:sz w:val="24"/>
          <w:szCs w:val="24"/>
          <w:lang w:val="es-ES"/>
        </w:rPr>
        <w:t xml:space="preserve"> </w:t>
      </w:r>
      <w:r w:rsidRPr="000972B9">
        <w:rPr>
          <w:color w:val="000000"/>
          <w:spacing w:val="-3"/>
          <w:sz w:val="24"/>
          <w:szCs w:val="24"/>
          <w:lang w:val="es-ES"/>
        </w:rPr>
        <w:t>2) Oferta técnica: Se verifica el cumplimiento de los requisitos mínimos que debe contener la oferta.</w:t>
      </w:r>
      <w:r>
        <w:rPr>
          <w:color w:val="000000"/>
          <w:spacing w:val="-3"/>
          <w:sz w:val="24"/>
          <w:szCs w:val="24"/>
          <w:lang w:val="es-ES"/>
        </w:rPr>
        <w:t xml:space="preserve"> </w:t>
      </w:r>
      <w:r w:rsidRPr="000972B9">
        <w:rPr>
          <w:color w:val="000000"/>
          <w:spacing w:val="-3"/>
          <w:sz w:val="24"/>
          <w:szCs w:val="24"/>
          <w:lang w:val="es-ES"/>
        </w:rPr>
        <w:t xml:space="preserve">3) Se evalúa las condiciones cumplidas por el oferente en la etapa anterior, y la oferta económica. Deberá ponderarse las condiciones de mejora en los términos de referencia.  La entidad </w:t>
      </w:r>
      <w:r w:rsidRPr="000972B9">
        <w:rPr>
          <w:color w:val="000000"/>
          <w:spacing w:val="-3"/>
          <w:sz w:val="24"/>
          <w:szCs w:val="24"/>
          <w:lang w:val="es-ES"/>
        </w:rPr>
        <w:lastRenderedPageBreak/>
        <w:t>contratante, bajo su responsabilidad, deberá asegurar que los parámetros de evaluación publicados en el Portal Institucional del Servicio Nacional de Contratación Pública,</w:t>
      </w:r>
      <w:r>
        <w:rPr>
          <w:color w:val="000000"/>
          <w:spacing w:val="-3"/>
          <w:sz w:val="24"/>
          <w:szCs w:val="24"/>
          <w:lang w:val="es-ES"/>
        </w:rPr>
        <w:t xml:space="preserve"> </w:t>
      </w:r>
      <w:r w:rsidRPr="000972B9">
        <w:rPr>
          <w:color w:val="000000"/>
          <w:spacing w:val="-3"/>
          <w:sz w:val="24"/>
          <w:szCs w:val="24"/>
          <w:lang w:val="es-ES"/>
        </w:rPr>
        <w:t>cuando fuere requerido, hayan sido los realmente utilizados en el procedimiento.</w:t>
      </w:r>
    </w:p>
    <w:p w14:paraId="3E261E27" w14:textId="77777777" w:rsidR="001A4E3B" w:rsidRPr="000972B9" w:rsidRDefault="001A4E3B" w:rsidP="001A4E3B">
      <w:pPr>
        <w:ind w:left="17" w:right="45"/>
        <w:jc w:val="both"/>
        <w:rPr>
          <w:rFonts w:eastAsia="Times New Roman"/>
          <w:color w:val="000000"/>
        </w:rPr>
      </w:pPr>
    </w:p>
    <w:p w14:paraId="575F8786" w14:textId="77777777" w:rsidR="001A4E3B" w:rsidRPr="000972B9" w:rsidRDefault="001A4E3B" w:rsidP="001A4E3B">
      <w:pPr>
        <w:ind w:right="45"/>
        <w:jc w:val="both"/>
        <w:rPr>
          <w:rFonts w:eastAsia="Times New Roman"/>
          <w:lang w:val="es-ES"/>
        </w:rPr>
      </w:pPr>
      <w:r w:rsidRPr="000972B9">
        <w:rPr>
          <w:rFonts w:eastAsia="Times New Roman"/>
          <w:b/>
          <w:bCs/>
          <w:color w:val="000000"/>
          <w:lang w:val="es-ES"/>
        </w:rPr>
        <w:t xml:space="preserve">a. Primera Etapa: Integridad de las </w:t>
      </w:r>
      <w:proofErr w:type="gramStart"/>
      <w:r w:rsidRPr="000972B9">
        <w:rPr>
          <w:rFonts w:eastAsia="Times New Roman"/>
          <w:b/>
          <w:bCs/>
          <w:color w:val="000000"/>
          <w:lang w:val="es-ES"/>
        </w:rPr>
        <w:t>ofertas.-</w:t>
      </w:r>
      <w:proofErr w:type="gramEnd"/>
    </w:p>
    <w:p w14:paraId="06DEF2DB" w14:textId="77777777" w:rsidR="001A4E3B" w:rsidRPr="000972B9" w:rsidRDefault="001A4E3B" w:rsidP="001A4E3B">
      <w:pPr>
        <w:ind w:right="-142"/>
        <w:jc w:val="both"/>
        <w:rPr>
          <w:rFonts w:eastAsia="Times New Roman"/>
          <w:lang w:val="es-ES"/>
        </w:rPr>
      </w:pPr>
    </w:p>
    <w:p w14:paraId="32176080" w14:textId="77777777" w:rsidR="001A4E3B" w:rsidRPr="000972B9" w:rsidRDefault="001A4E3B" w:rsidP="001A4E3B">
      <w:pPr>
        <w:ind w:left="17" w:right="45"/>
        <w:jc w:val="both"/>
        <w:rPr>
          <w:rFonts w:eastAsia="Times New Roman"/>
          <w:color w:val="000000"/>
          <w:lang w:val="es-ES"/>
        </w:rPr>
      </w:pPr>
      <w:r w:rsidRPr="000972B9">
        <w:rPr>
          <w:rFonts w:eastAsia="Times New Roman"/>
          <w:color w:val="000000"/>
          <w:lang w:val="es-ES"/>
        </w:rPr>
        <w:t>Se revisará que la oferta haya incorporado todos los formularios definidos en el presente pliego, conforme el siguiente detalle:</w:t>
      </w:r>
    </w:p>
    <w:p w14:paraId="45DDD708" w14:textId="77777777" w:rsidR="001A4E3B" w:rsidRPr="000972B9" w:rsidRDefault="001A4E3B" w:rsidP="001A4E3B">
      <w:pPr>
        <w:ind w:left="17" w:right="45"/>
        <w:jc w:val="both"/>
        <w:rPr>
          <w:rFonts w:eastAsia="Times New Roman"/>
          <w:color w:val="000000"/>
          <w:lang w:val="es-ES"/>
        </w:rPr>
      </w:pPr>
    </w:p>
    <w:p w14:paraId="6A8F2126" w14:textId="77777777" w:rsidR="001A4E3B" w:rsidRPr="000972B9" w:rsidRDefault="001A4E3B" w:rsidP="001A4E3B">
      <w:pPr>
        <w:pStyle w:val="Prrafodelista"/>
        <w:widowControl/>
        <w:numPr>
          <w:ilvl w:val="0"/>
          <w:numId w:val="2"/>
        </w:numPr>
        <w:ind w:left="720" w:hanging="360"/>
        <w:jc w:val="both"/>
      </w:pPr>
      <w:r w:rsidRPr="000972B9">
        <w:t>FORMULARIO DE LA OFERTA</w:t>
      </w:r>
    </w:p>
    <w:p w14:paraId="0FF7A771" w14:textId="77777777" w:rsidR="001A4E3B" w:rsidRPr="000972B9" w:rsidRDefault="001A4E3B" w:rsidP="001A4E3B">
      <w:pPr>
        <w:pStyle w:val="Prrafodelista"/>
        <w:jc w:val="both"/>
      </w:pPr>
    </w:p>
    <w:p w14:paraId="2ADF5E76" w14:textId="77777777" w:rsidR="001A4E3B" w:rsidRPr="000972B9" w:rsidRDefault="001A4E3B" w:rsidP="001A4E3B">
      <w:pPr>
        <w:pStyle w:val="Prrafodelista"/>
        <w:widowControl/>
        <w:numPr>
          <w:ilvl w:val="0"/>
          <w:numId w:val="2"/>
        </w:numPr>
        <w:ind w:left="720" w:hanging="360"/>
        <w:jc w:val="both"/>
        <w:rPr>
          <w:rFonts w:eastAsia="Times New Roman"/>
        </w:rPr>
      </w:pPr>
      <w:r w:rsidRPr="000972B9">
        <w:t>FORMULARIO DE COMPROMISO DE ASOCIACIÓN O CONSORCIO</w:t>
      </w:r>
    </w:p>
    <w:p w14:paraId="5637A87C" w14:textId="77777777" w:rsidR="001A4E3B" w:rsidRPr="000972B9" w:rsidRDefault="001A4E3B" w:rsidP="001A4E3B">
      <w:pPr>
        <w:pStyle w:val="Prrafodelista"/>
      </w:pPr>
    </w:p>
    <w:p w14:paraId="30479229" w14:textId="77777777" w:rsidR="001A4E3B" w:rsidRPr="000972B9" w:rsidRDefault="001A4E3B" w:rsidP="001A4E3B">
      <w:pPr>
        <w:pStyle w:val="Prrafodelista"/>
        <w:widowControl/>
        <w:numPr>
          <w:ilvl w:val="0"/>
          <w:numId w:val="2"/>
        </w:numPr>
        <w:ind w:left="720" w:hanging="360"/>
        <w:jc w:val="both"/>
        <w:rPr>
          <w:rFonts w:eastAsia="Times New Roman"/>
        </w:rPr>
      </w:pPr>
      <w:r w:rsidRPr="000972B9">
        <w:t>FORMULARIO DE COMPROMISO DE SUBCONTRATACIÓN (</w:t>
      </w:r>
      <w:r w:rsidRPr="00D543C5">
        <w:rPr>
          <w:i/>
        </w:rPr>
        <w:t>Aplica únicamente para la contratación de obras</w:t>
      </w:r>
      <w:r w:rsidRPr="000972B9">
        <w:t>)</w:t>
      </w:r>
    </w:p>
    <w:p w14:paraId="44BF0510" w14:textId="77777777" w:rsidR="001A4E3B" w:rsidRPr="000972B9" w:rsidRDefault="001A4E3B" w:rsidP="001A4E3B">
      <w:pPr>
        <w:ind w:left="17" w:right="45"/>
        <w:jc w:val="both"/>
        <w:rPr>
          <w:rFonts w:eastAsia="Times New Roman"/>
        </w:rPr>
      </w:pPr>
    </w:p>
    <w:p w14:paraId="6F320C4E" w14:textId="77777777" w:rsidR="001A4E3B" w:rsidRPr="000972B9" w:rsidRDefault="001A4E3B" w:rsidP="001A4E3B">
      <w:pPr>
        <w:jc w:val="both"/>
        <w:rPr>
          <w:rFonts w:eastAsia="Times New Roman"/>
          <w:b/>
          <w:bCs/>
          <w:color w:val="000000"/>
          <w:lang w:val="es-ES"/>
        </w:rPr>
      </w:pPr>
      <w:r w:rsidRPr="000972B9">
        <w:rPr>
          <w:color w:val="000000"/>
          <w:lang w:val="es-ES"/>
        </w:rPr>
        <w:t xml:space="preserve">Aquella oferta que contenga el </w:t>
      </w:r>
      <w:r w:rsidRPr="000972B9">
        <w:t xml:space="preserve">FORMULARIO DE LA OFERTA debidamente elaborado y </w:t>
      </w:r>
      <w:proofErr w:type="gramStart"/>
      <w:r w:rsidRPr="000972B9">
        <w:t>suscrito</w:t>
      </w:r>
      <w:r w:rsidRPr="000972B9">
        <w:rPr>
          <w:rFonts w:eastAsia="Times New Roman"/>
          <w:color w:val="000000"/>
          <w:lang w:val="es-ES"/>
        </w:rPr>
        <w:t>,</w:t>
      </w:r>
      <w:proofErr w:type="gramEnd"/>
      <w:r w:rsidRPr="000972B9">
        <w:rPr>
          <w:rFonts w:eastAsia="Times New Roman"/>
          <w:color w:val="000000"/>
          <w:lang w:val="es-ES"/>
        </w:rPr>
        <w:t xml:space="preserve"> pasará a la etapa de evaluación “cumple / no cumple”; caso contrario será rechazada.</w:t>
      </w:r>
    </w:p>
    <w:p w14:paraId="6E0EEFD7" w14:textId="77777777" w:rsidR="001A4E3B" w:rsidRPr="000972B9" w:rsidRDefault="001A4E3B" w:rsidP="001A4E3B">
      <w:pPr>
        <w:tabs>
          <w:tab w:val="left" w:pos="2835"/>
        </w:tabs>
        <w:ind w:left="17" w:right="45"/>
        <w:jc w:val="both"/>
        <w:rPr>
          <w:rFonts w:eastAsia="Times New Roman"/>
          <w:b/>
          <w:bCs/>
          <w:color w:val="000000"/>
          <w:lang w:val="es-ES"/>
        </w:rPr>
      </w:pPr>
    </w:p>
    <w:p w14:paraId="4E13ED56" w14:textId="77777777" w:rsidR="001A4E3B" w:rsidRPr="000972B9" w:rsidRDefault="001A4E3B" w:rsidP="001A4E3B">
      <w:pPr>
        <w:tabs>
          <w:tab w:val="left" w:pos="2835"/>
        </w:tabs>
        <w:ind w:left="17" w:right="45"/>
        <w:jc w:val="both"/>
        <w:rPr>
          <w:rFonts w:eastAsia="Times New Roman"/>
          <w:color w:val="000000"/>
          <w:lang w:val="es-ES"/>
        </w:rPr>
      </w:pPr>
      <w:r w:rsidRPr="000972B9">
        <w:rPr>
          <w:rFonts w:eastAsia="Times New Roman"/>
          <w:b/>
          <w:bCs/>
          <w:color w:val="000000"/>
          <w:lang w:val="es-ES"/>
        </w:rPr>
        <w:t>b. Segunda Etapa: Evaluación de la oferta técnica (cumple / no cumple</w:t>
      </w:r>
      <w:proofErr w:type="gramStart"/>
      <w:r w:rsidRPr="000972B9">
        <w:rPr>
          <w:rFonts w:eastAsia="Times New Roman"/>
          <w:b/>
          <w:bCs/>
          <w:color w:val="000000"/>
          <w:lang w:val="es-ES"/>
        </w:rPr>
        <w:t>).-</w:t>
      </w:r>
      <w:proofErr w:type="gramEnd"/>
      <w:r w:rsidRPr="000972B9">
        <w:rPr>
          <w:rFonts w:eastAsia="Times New Roman"/>
          <w:color w:val="000000"/>
          <w:lang w:val="es-ES"/>
        </w:rPr>
        <w:t xml:space="preserve"> Los parámetros de calificación deberán estar definidos y dimensionados por la entidad contratante, no darán lugar a dudas, ni a interpretación o a la subjetividad del evaluador, se considerarán parámetros técnico-económicos con dimensionamiento de mínimos o máximos admisibles y de obligatorio cumplimiento. </w:t>
      </w:r>
    </w:p>
    <w:p w14:paraId="6D84DB2D" w14:textId="77777777" w:rsidR="001A4E3B" w:rsidRPr="000972B9" w:rsidRDefault="001A4E3B" w:rsidP="001A4E3B">
      <w:pPr>
        <w:tabs>
          <w:tab w:val="left" w:pos="2835"/>
        </w:tabs>
        <w:ind w:left="17" w:right="45"/>
        <w:jc w:val="both"/>
        <w:rPr>
          <w:rFonts w:eastAsia="Times New Roman"/>
          <w:color w:val="000000"/>
          <w:lang w:val="es-ES"/>
        </w:rPr>
      </w:pPr>
    </w:p>
    <w:p w14:paraId="1CD92C82" w14:textId="77777777" w:rsidR="001A4E3B" w:rsidRPr="000972B9" w:rsidRDefault="001A4E3B" w:rsidP="001A4E3B">
      <w:pPr>
        <w:jc w:val="both"/>
        <w:rPr>
          <w:rFonts w:eastAsia="Times New Roman"/>
        </w:rPr>
      </w:pPr>
      <w:r w:rsidRPr="000972B9">
        <w:rPr>
          <w:rFonts w:eastAsia="Times New Roman"/>
        </w:rPr>
        <w:t xml:space="preserve">Los parámetros deberán estar debidamente sustentados, relacionados con el objeto de la contratación y no contravenir la Ley Orgánica del </w:t>
      </w:r>
      <w:r w:rsidRPr="000972B9">
        <w:rPr>
          <w:rFonts w:eastAsia="Times New Roman"/>
          <w:color w:val="000000"/>
          <w:lang w:val="es-ES"/>
        </w:rPr>
        <w:t>Sistema Nacional de Contratación Pública</w:t>
      </w:r>
      <w:r w:rsidRPr="000972B9">
        <w:rPr>
          <w:rFonts w:eastAsia="Times New Roman"/>
        </w:rPr>
        <w:t xml:space="preserve">, su Reglamento General o la normativa </w:t>
      </w:r>
      <w:proofErr w:type="gramStart"/>
      <w:r w:rsidRPr="000972B9">
        <w:rPr>
          <w:rFonts w:eastAsia="Times New Roman"/>
        </w:rPr>
        <w:t>expedida  por</w:t>
      </w:r>
      <w:proofErr w:type="gramEnd"/>
      <w:r w:rsidRPr="000972B9">
        <w:rPr>
          <w:rFonts w:eastAsia="Times New Roman"/>
        </w:rPr>
        <w:t xml:space="preserve"> el </w:t>
      </w:r>
      <w:r w:rsidRPr="000972B9">
        <w:rPr>
          <w:spacing w:val="-3"/>
        </w:rPr>
        <w:t>Servicio Nacional de Contratación Pública</w:t>
      </w:r>
      <w:r w:rsidRPr="000972B9">
        <w:rPr>
          <w:rFonts w:eastAsia="Times New Roman"/>
        </w:rPr>
        <w:t>. Estos parámetros deberán estar completamente definidos, no serán restrictivos ni discriminatorios y deberán establecer su indicador y el medio de comprobación.</w:t>
      </w:r>
    </w:p>
    <w:p w14:paraId="528D4514" w14:textId="77777777" w:rsidR="001A4E3B" w:rsidRPr="000972B9" w:rsidRDefault="001A4E3B" w:rsidP="001A4E3B">
      <w:pPr>
        <w:jc w:val="both"/>
        <w:rPr>
          <w:rFonts w:eastAsia="Times New Roman"/>
        </w:rPr>
      </w:pPr>
    </w:p>
    <w:p w14:paraId="109FDF8B" w14:textId="77777777" w:rsidR="001A4E3B" w:rsidRPr="000972B9" w:rsidRDefault="001A4E3B" w:rsidP="001A4E3B">
      <w:pPr>
        <w:ind w:right="49"/>
        <w:jc w:val="both"/>
        <w:rPr>
          <w:rFonts w:eastAsia="Times New Roman"/>
        </w:rPr>
      </w:pPr>
      <w:r w:rsidRPr="000972B9">
        <w:rPr>
          <w:rFonts w:eastAsia="Times New Roman"/>
          <w:lang w:val="es-ES"/>
        </w:rPr>
        <w:t xml:space="preserve">Al evaluar la oferta presentada por una asociación, consorcio o compromiso de asociación o consorcio, las entidades contratantes deberán considerar los aportes de cada participante, con base en la información que deberá desglosarse a través del Formulario, que es parte del presente pliego e integrará en consecuencia la oferta y en observancia de la normativa que el </w:t>
      </w:r>
      <w:r w:rsidRPr="000972B9">
        <w:rPr>
          <w:spacing w:val="-3"/>
        </w:rPr>
        <w:t>Servicio Nacional de Contratación Pública</w:t>
      </w:r>
      <w:r w:rsidRPr="000972B9">
        <w:rPr>
          <w:rFonts w:eastAsia="Times New Roman"/>
          <w:lang w:val="es-ES"/>
        </w:rPr>
        <w:t xml:space="preserve"> expedirá para el efecto. </w:t>
      </w:r>
    </w:p>
    <w:p w14:paraId="604F91B7" w14:textId="77777777" w:rsidR="001A4E3B" w:rsidRDefault="001A4E3B" w:rsidP="001A4E3B">
      <w:pPr>
        <w:pStyle w:val="Textoindependiente"/>
        <w:tabs>
          <w:tab w:val="left" w:pos="0"/>
        </w:tabs>
        <w:ind w:right="45"/>
        <w:jc w:val="both"/>
      </w:pPr>
    </w:p>
    <w:p w14:paraId="6795F87D" w14:textId="77777777" w:rsidR="001A4E3B" w:rsidRPr="000972B9" w:rsidRDefault="001A4E3B" w:rsidP="001A4E3B">
      <w:pPr>
        <w:pStyle w:val="Textoindependiente"/>
        <w:tabs>
          <w:tab w:val="left" w:pos="0"/>
        </w:tabs>
        <w:ind w:right="45"/>
        <w:jc w:val="both"/>
      </w:pPr>
    </w:p>
    <w:p w14:paraId="7F6AB989" w14:textId="77777777" w:rsidR="001A4E3B" w:rsidRPr="000972B9" w:rsidRDefault="001A4E3B" w:rsidP="001A4E3B">
      <w:pPr>
        <w:pStyle w:val="Textoindependiente"/>
        <w:tabs>
          <w:tab w:val="left" w:pos="0"/>
        </w:tabs>
        <w:ind w:right="45"/>
        <w:jc w:val="both"/>
        <w:rPr>
          <w:color w:val="000000"/>
        </w:rPr>
      </w:pPr>
      <w:r w:rsidRPr="000972B9">
        <w:t xml:space="preserve">Es </w:t>
      </w:r>
      <w:r w:rsidRPr="000972B9">
        <w:rPr>
          <w:color w:val="000000"/>
        </w:rPr>
        <w:t>obligatoria, la aplicación del Valor Agregado Ecuatoriano como uno de los criterios de evaluación y adjudicación en todos los procedimientos de contratación incluidos los del Régimen Especial de giro especifico de negocio cuando se trate de bienes o servicios y, el porcentaje de participación ecuatoriano mínimo para el caso de obras.</w:t>
      </w:r>
    </w:p>
    <w:p w14:paraId="3C5CACB7" w14:textId="77777777" w:rsidR="001A4E3B" w:rsidRPr="000972B9" w:rsidRDefault="001A4E3B" w:rsidP="001A4E3B">
      <w:pPr>
        <w:pStyle w:val="NormalWeb"/>
        <w:spacing w:before="0" w:after="0"/>
        <w:jc w:val="both"/>
        <w:rPr>
          <w:color w:val="000000"/>
        </w:rPr>
      </w:pPr>
      <w:proofErr w:type="gramStart"/>
      <w:r w:rsidRPr="000972B9">
        <w:rPr>
          <w:color w:val="000000"/>
        </w:rPr>
        <w:t>La metodología a utilizar</w:t>
      </w:r>
      <w:proofErr w:type="gramEnd"/>
      <w:r w:rsidRPr="000972B9">
        <w:rPr>
          <w:color w:val="000000"/>
        </w:rPr>
        <w:t xml:space="preserve"> para la determinación del Valor Agregado Ecuatoriano de las ofertas en los procedimientos para la contratación de bienes y servicios y, aquella para la ejecución de los estudios </w:t>
      </w:r>
      <w:r w:rsidRPr="000972B9">
        <w:rPr>
          <w:color w:val="000000"/>
        </w:rPr>
        <w:lastRenderedPageBreak/>
        <w:t xml:space="preserve">de desagregación tecnológica para obras, será la expedida por el </w:t>
      </w:r>
      <w:r w:rsidRPr="000972B9">
        <w:rPr>
          <w:spacing w:val="-3"/>
        </w:rPr>
        <w:t>Servicio Nacional de Contratación Pública</w:t>
      </w:r>
      <w:r w:rsidRPr="000972B9">
        <w:rPr>
          <w:color w:val="000000"/>
        </w:rPr>
        <w:t xml:space="preserve">. </w:t>
      </w:r>
    </w:p>
    <w:p w14:paraId="4A5AAA58" w14:textId="77777777" w:rsidR="001A4E3B" w:rsidRPr="000972B9" w:rsidRDefault="001A4E3B" w:rsidP="001A4E3B">
      <w:pPr>
        <w:pStyle w:val="NormalWeb"/>
        <w:spacing w:before="0" w:after="0"/>
        <w:jc w:val="both"/>
        <w:rPr>
          <w:color w:val="000000"/>
        </w:rPr>
      </w:pPr>
    </w:p>
    <w:p w14:paraId="1345BED9" w14:textId="77777777" w:rsidR="001A4E3B" w:rsidRPr="000972B9" w:rsidRDefault="001A4E3B" w:rsidP="001A4E3B">
      <w:pPr>
        <w:pStyle w:val="NormalWeb"/>
        <w:spacing w:before="0" w:after="0"/>
        <w:jc w:val="both"/>
        <w:rPr>
          <w:color w:val="000000"/>
        </w:rPr>
      </w:pPr>
      <w:r w:rsidRPr="000972B9">
        <w:rPr>
          <w:color w:val="000000"/>
        </w:rPr>
        <w:t xml:space="preserve">Para que una oferta de bienes o servicios sea considerada como de origen ecuatoriano, el Valor Agregado Ecuatoriano de aquella, obtenido a partir de la aplicación de la metodología señalada en el párrafo precedente, deberá ser igual o superior al dispuesto en la normativa expedida por el </w:t>
      </w:r>
      <w:r w:rsidRPr="000972B9">
        <w:rPr>
          <w:spacing w:val="-3"/>
        </w:rPr>
        <w:t>Servicio Nacional de Contratación Pública</w:t>
      </w:r>
      <w:r w:rsidRPr="000972B9">
        <w:rPr>
          <w:color w:val="000000"/>
        </w:rPr>
        <w:t xml:space="preserve"> y se lo </w:t>
      </w:r>
      <w:proofErr w:type="gramStart"/>
      <w:r w:rsidRPr="000972B9">
        <w:rPr>
          <w:color w:val="000000"/>
        </w:rPr>
        <w:t>obtendrá  a</w:t>
      </w:r>
      <w:proofErr w:type="gramEnd"/>
      <w:r w:rsidRPr="000972B9">
        <w:rPr>
          <w:color w:val="000000"/>
        </w:rPr>
        <w:t xml:space="preserve"> partir de la información que los proveedores suministrarán a través del formulario “Declaración de Agregado Ecuatoriano”. </w:t>
      </w:r>
    </w:p>
    <w:p w14:paraId="75B74C3E" w14:textId="77777777" w:rsidR="001A4E3B" w:rsidRPr="000972B9" w:rsidRDefault="001A4E3B" w:rsidP="001A4E3B">
      <w:pPr>
        <w:pStyle w:val="NormalWeb"/>
        <w:spacing w:before="0" w:after="0"/>
        <w:jc w:val="both"/>
        <w:rPr>
          <w:color w:val="000000"/>
        </w:rPr>
      </w:pPr>
    </w:p>
    <w:p w14:paraId="13F4D652" w14:textId="77777777" w:rsidR="001A4E3B" w:rsidRPr="000972B9" w:rsidRDefault="001A4E3B" w:rsidP="001A4E3B">
      <w:pPr>
        <w:pStyle w:val="NormalWeb"/>
        <w:spacing w:before="0" w:after="0"/>
        <w:jc w:val="both"/>
        <w:rPr>
          <w:color w:val="000000"/>
        </w:rPr>
      </w:pPr>
      <w:r w:rsidRPr="000972B9">
        <w:rPr>
          <w:color w:val="000000"/>
        </w:rPr>
        <w:t xml:space="preserve">Se presentará un formulario por cada tipo de bien o servicio que fuera parte del procedimiento de contratación, según su tipología, y se utilizará la metodología señalada. </w:t>
      </w:r>
    </w:p>
    <w:p w14:paraId="32CEBB91" w14:textId="77777777" w:rsidR="001A4E3B" w:rsidRPr="000972B9" w:rsidRDefault="001A4E3B" w:rsidP="001A4E3B">
      <w:pPr>
        <w:pStyle w:val="NormalWeb"/>
        <w:spacing w:before="0" w:after="0"/>
        <w:jc w:val="both"/>
        <w:rPr>
          <w:color w:val="000000"/>
        </w:rPr>
      </w:pPr>
    </w:p>
    <w:p w14:paraId="3FFE70DC" w14:textId="77777777" w:rsidR="001A4E3B" w:rsidRPr="000972B9" w:rsidRDefault="001A4E3B" w:rsidP="001A4E3B">
      <w:pPr>
        <w:pStyle w:val="NormalWeb"/>
        <w:spacing w:before="0" w:after="0"/>
        <w:jc w:val="both"/>
        <w:rPr>
          <w:color w:val="000000"/>
        </w:rPr>
      </w:pPr>
      <w:r w:rsidRPr="000972B9">
        <w:rPr>
          <w:color w:val="000000"/>
        </w:rPr>
        <w:t>Para que una oferta para la ejecución de obras sea aceptada, el porcentaje de participación ecuatoriana mínimo resultante del estudio de desagregación tecnológica, obtenido a partir de la aplicación de la metodología señalada en el párrafo precedente, deberá ser igual o superior al calculado por la entidad contratante.</w:t>
      </w:r>
    </w:p>
    <w:p w14:paraId="1F3C70D4" w14:textId="77777777" w:rsidR="001A4E3B" w:rsidRPr="000972B9" w:rsidRDefault="001A4E3B" w:rsidP="001A4E3B">
      <w:pPr>
        <w:pStyle w:val="NormalWeb"/>
        <w:spacing w:before="0" w:after="0"/>
        <w:jc w:val="both"/>
        <w:rPr>
          <w:color w:val="000000"/>
        </w:rPr>
      </w:pPr>
    </w:p>
    <w:p w14:paraId="6CC144BD" w14:textId="77777777" w:rsidR="001A4E3B" w:rsidRPr="000972B9" w:rsidRDefault="001A4E3B" w:rsidP="001A4E3B">
      <w:pPr>
        <w:pStyle w:val="NormalWeb"/>
        <w:spacing w:before="0" w:after="0"/>
        <w:jc w:val="both"/>
        <w:rPr>
          <w:color w:val="000000"/>
        </w:rPr>
      </w:pPr>
      <w:r w:rsidRPr="000972B9">
        <w:rPr>
          <w:lang w:val="es-ES"/>
        </w:rPr>
        <w:t xml:space="preserve">Si en el procedimiento de contratación </w:t>
      </w:r>
      <w:r w:rsidRPr="000972B9">
        <w:t>no hubiere oferta considerada de origen ecuatoriano, la entidad contratante considerará y analizará la oferta que no se considere ecuatoriana y que se hubiere presentado.</w:t>
      </w:r>
    </w:p>
    <w:p w14:paraId="4D76EAB0" w14:textId="77777777" w:rsidR="001A4E3B" w:rsidRPr="000972B9" w:rsidRDefault="001A4E3B" w:rsidP="001A4E3B">
      <w:pPr>
        <w:pStyle w:val="NormalWeb"/>
        <w:spacing w:before="0" w:after="0"/>
        <w:jc w:val="both"/>
        <w:rPr>
          <w:color w:val="000000"/>
        </w:rPr>
      </w:pPr>
    </w:p>
    <w:p w14:paraId="66164EA8" w14:textId="77777777" w:rsidR="001A4E3B" w:rsidRPr="000972B9" w:rsidRDefault="001A4E3B" w:rsidP="001A4E3B">
      <w:pPr>
        <w:ind w:left="17" w:right="45"/>
        <w:jc w:val="both"/>
        <w:rPr>
          <w:rFonts w:eastAsia="Times New Roman"/>
        </w:rPr>
      </w:pPr>
      <w:r w:rsidRPr="000972B9">
        <w:rPr>
          <w:rFonts w:eastAsia="Times New Roman"/>
          <w:b/>
          <w:bCs/>
        </w:rPr>
        <w:t>2.2.</w:t>
      </w:r>
      <w:r w:rsidRPr="000972B9">
        <w:rPr>
          <w:rFonts w:eastAsia="Times New Roman"/>
          <w:b/>
          <w:bCs/>
        </w:rPr>
        <w:tab/>
        <w:t xml:space="preserve">Formulario para la elaboración de la oferta: </w:t>
      </w:r>
      <w:r w:rsidRPr="000972B9">
        <w:rPr>
          <w:rFonts w:eastAsia="Times New Roman"/>
          <w:lang w:val="es-ES"/>
        </w:rPr>
        <w:t xml:space="preserve">El oferente incluirá en su oferta la información que se establece en el Formulario de la Oferta. Pueden utilizarse formatos elaborados en ordenador </w:t>
      </w:r>
      <w:proofErr w:type="gramStart"/>
      <w:r w:rsidRPr="000972B9">
        <w:rPr>
          <w:rFonts w:eastAsia="Times New Roman"/>
          <w:lang w:val="es-ES"/>
        </w:rPr>
        <w:t>a condición que</w:t>
      </w:r>
      <w:proofErr w:type="gramEnd"/>
      <w:r w:rsidRPr="000972B9">
        <w:rPr>
          <w:rFonts w:eastAsia="Times New Roman"/>
          <w:lang w:val="es-ES"/>
        </w:rPr>
        <w:t xml:space="preserve"> la información sea la que se solicita y que se respeten los campos existentes en el formulario que contiene el presente pliego.</w:t>
      </w:r>
    </w:p>
    <w:p w14:paraId="0B73D197" w14:textId="77777777" w:rsidR="001A4E3B" w:rsidRPr="000972B9" w:rsidRDefault="001A4E3B" w:rsidP="001A4E3B">
      <w:pPr>
        <w:jc w:val="center"/>
        <w:rPr>
          <w:rFonts w:eastAsia="Times New Roman"/>
          <w:b/>
          <w:bCs/>
        </w:rPr>
      </w:pPr>
      <w:r w:rsidRPr="000972B9">
        <w:rPr>
          <w:rFonts w:eastAsia="Times New Roman"/>
          <w:b/>
          <w:bCs/>
        </w:rPr>
        <w:t>SECCIÓN III</w:t>
      </w:r>
    </w:p>
    <w:p w14:paraId="753C39B0" w14:textId="77777777" w:rsidR="001A4E3B" w:rsidRPr="000972B9" w:rsidRDefault="001A4E3B" w:rsidP="001A4E3B">
      <w:pPr>
        <w:ind w:left="17" w:right="45"/>
        <w:jc w:val="center"/>
        <w:rPr>
          <w:rFonts w:eastAsia="Times New Roman"/>
          <w:b/>
          <w:bCs/>
        </w:rPr>
      </w:pPr>
      <w:r w:rsidRPr="000972B9">
        <w:rPr>
          <w:rFonts w:eastAsia="Times New Roman"/>
          <w:b/>
          <w:bCs/>
        </w:rPr>
        <w:t>FASE CONTRACTUAL</w:t>
      </w:r>
    </w:p>
    <w:p w14:paraId="227DF8BE" w14:textId="77777777" w:rsidR="001A4E3B" w:rsidRPr="000972B9" w:rsidRDefault="001A4E3B" w:rsidP="001A4E3B">
      <w:pPr>
        <w:ind w:left="17" w:right="45"/>
        <w:jc w:val="both"/>
        <w:rPr>
          <w:rFonts w:eastAsia="Times New Roman"/>
          <w:b/>
          <w:bCs/>
        </w:rPr>
      </w:pPr>
    </w:p>
    <w:p w14:paraId="55BC68C3" w14:textId="77777777" w:rsidR="001A4E3B" w:rsidRPr="000972B9" w:rsidRDefault="001A4E3B" w:rsidP="001A4E3B">
      <w:pPr>
        <w:ind w:left="17" w:right="45"/>
        <w:jc w:val="both"/>
        <w:rPr>
          <w:rFonts w:eastAsia="Times New Roman"/>
          <w:b/>
          <w:bCs/>
        </w:rPr>
      </w:pPr>
      <w:r w:rsidRPr="000972B9">
        <w:rPr>
          <w:rFonts w:eastAsia="Times New Roman"/>
          <w:b/>
          <w:bCs/>
        </w:rPr>
        <w:t>3.1</w:t>
      </w:r>
      <w:r w:rsidRPr="000972B9">
        <w:rPr>
          <w:rFonts w:eastAsia="Times New Roman"/>
          <w:b/>
          <w:bCs/>
        </w:rPr>
        <w:tab/>
        <w:t>Ejecución del contrato:</w:t>
      </w:r>
    </w:p>
    <w:p w14:paraId="380BF594" w14:textId="77777777" w:rsidR="001A4E3B" w:rsidRPr="000972B9" w:rsidRDefault="001A4E3B" w:rsidP="001A4E3B">
      <w:pPr>
        <w:ind w:left="17" w:right="45"/>
        <w:jc w:val="both"/>
        <w:rPr>
          <w:rFonts w:eastAsia="Times New Roman"/>
          <w:b/>
          <w:bCs/>
        </w:rPr>
      </w:pPr>
    </w:p>
    <w:p w14:paraId="3DD90875" w14:textId="77777777" w:rsidR="001A4E3B" w:rsidRPr="000972B9" w:rsidRDefault="001A4E3B" w:rsidP="001A4E3B">
      <w:pPr>
        <w:ind w:left="17" w:right="45"/>
        <w:jc w:val="both"/>
        <w:rPr>
          <w:rFonts w:eastAsia="Times New Roman"/>
        </w:rPr>
      </w:pPr>
      <w:r w:rsidRPr="000972B9">
        <w:rPr>
          <w:rFonts w:eastAsia="Times New Roman"/>
          <w:b/>
          <w:bCs/>
        </w:rPr>
        <w:t>3.1.1</w:t>
      </w:r>
      <w:r w:rsidRPr="000972B9">
        <w:rPr>
          <w:rFonts w:eastAsia="Times New Roman"/>
          <w:b/>
          <w:bCs/>
        </w:rPr>
        <w:tab/>
        <w:t>Inicio, planificación y ejecución contractual:</w:t>
      </w:r>
      <w:r w:rsidRPr="000972B9">
        <w:rPr>
          <w:rFonts w:eastAsia="Times New Roman"/>
        </w:rPr>
        <w:t xml:space="preserve"> El contratista iniciará los trabajos, prestará los servicios o entregará los bienes dentro del plazo establecido en el contrato. Iniciada la ejecución del contrato y durante toda la vigencia </w:t>
      </w:r>
      <w:proofErr w:type="gramStart"/>
      <w:r w:rsidRPr="000972B9">
        <w:rPr>
          <w:rFonts w:eastAsia="Times New Roman"/>
        </w:rPr>
        <w:t>del mismo</w:t>
      </w:r>
      <w:proofErr w:type="gramEnd"/>
      <w:r w:rsidRPr="000972B9">
        <w:rPr>
          <w:rFonts w:eastAsia="Times New Roman"/>
        </w:rPr>
        <w:t xml:space="preserve">, el contratista analizará </w:t>
      </w:r>
      <w:proofErr w:type="gramStart"/>
      <w:r w:rsidRPr="000972B9">
        <w:rPr>
          <w:rFonts w:eastAsia="Times New Roman"/>
        </w:rPr>
        <w:t>conjuntamente con</w:t>
      </w:r>
      <w:proofErr w:type="gramEnd"/>
      <w:r w:rsidRPr="000972B9">
        <w:rPr>
          <w:rFonts w:eastAsia="Times New Roman"/>
        </w:rPr>
        <w:t xml:space="preserve"> el administrador del contrato el cumplimiento </w:t>
      </w:r>
      <w:proofErr w:type="gramStart"/>
      <w:r w:rsidRPr="000972B9">
        <w:rPr>
          <w:rFonts w:eastAsia="Times New Roman"/>
        </w:rPr>
        <w:t>del mismo</w:t>
      </w:r>
      <w:proofErr w:type="gramEnd"/>
      <w:r w:rsidRPr="000972B9">
        <w:rPr>
          <w:rFonts w:eastAsia="Times New Roman"/>
        </w:rPr>
        <w:t xml:space="preserve">, de acuerdo con el cronograma entregado por él en su oferta para el cumplimiento del contrato derivado </w:t>
      </w:r>
      <w:proofErr w:type="gramStart"/>
      <w:r w:rsidRPr="000972B9">
        <w:rPr>
          <w:rFonts w:eastAsia="Times New Roman"/>
        </w:rPr>
        <w:t>del  procedimiento</w:t>
      </w:r>
      <w:proofErr w:type="gramEnd"/>
      <w:r w:rsidRPr="000972B9">
        <w:rPr>
          <w:rFonts w:eastAsia="Times New Roman"/>
        </w:rPr>
        <w:t xml:space="preserve"> de contratación. </w:t>
      </w:r>
    </w:p>
    <w:p w14:paraId="4A26343D" w14:textId="77777777" w:rsidR="001A4E3B" w:rsidRPr="000972B9" w:rsidRDefault="001A4E3B" w:rsidP="001A4E3B">
      <w:pPr>
        <w:ind w:left="17" w:right="45"/>
        <w:jc w:val="both"/>
        <w:rPr>
          <w:rFonts w:eastAsia="Times New Roman"/>
        </w:rPr>
      </w:pPr>
    </w:p>
    <w:p w14:paraId="36AEE9CB" w14:textId="77777777" w:rsidR="001A4E3B" w:rsidRPr="000972B9" w:rsidRDefault="001A4E3B" w:rsidP="001A4E3B">
      <w:pPr>
        <w:ind w:left="17" w:right="45"/>
        <w:jc w:val="both"/>
        <w:rPr>
          <w:rFonts w:eastAsia="Times New Roman"/>
        </w:rPr>
      </w:pPr>
      <w:r w:rsidRPr="000972B9">
        <w:rPr>
          <w:rFonts w:eastAsia="Times New Roman"/>
        </w:rPr>
        <w:t xml:space="preserve">Tratándose de la contratación de obra, el contratista analizará </w:t>
      </w:r>
      <w:proofErr w:type="gramStart"/>
      <w:r w:rsidRPr="000972B9">
        <w:rPr>
          <w:rFonts w:eastAsia="Times New Roman"/>
        </w:rPr>
        <w:t>conjuntamente con</w:t>
      </w:r>
      <w:proofErr w:type="gramEnd"/>
      <w:r w:rsidRPr="000972B9">
        <w:rPr>
          <w:rFonts w:eastAsia="Times New Roman"/>
        </w:rPr>
        <w:t xml:space="preserve"> la fiscalización el avance de los trabajos, de acuerdo con el cronograma entregado por él en su oferta para la ejecución de la obra materia del procedimiento de contratación.  Por razones no imputables al contratista, la administración del contrato podrá reprogramar y actualizar el cronograma de ejecución contractual, o cuando fuere del caso, el cronograma valorado de trabajos y el programa de uso de personal y equipos, por razones debidamente justificadas, de ser el caso.</w:t>
      </w:r>
    </w:p>
    <w:p w14:paraId="6F4BDE38" w14:textId="77777777" w:rsidR="001A4E3B" w:rsidRPr="000972B9" w:rsidRDefault="001A4E3B" w:rsidP="001A4E3B">
      <w:pPr>
        <w:ind w:left="17" w:right="45"/>
        <w:jc w:val="both"/>
        <w:rPr>
          <w:rFonts w:eastAsia="Times New Roman"/>
        </w:rPr>
      </w:pPr>
    </w:p>
    <w:p w14:paraId="4C990381" w14:textId="77777777" w:rsidR="001A4E3B" w:rsidRPr="000972B9" w:rsidRDefault="001A4E3B" w:rsidP="001A4E3B">
      <w:pPr>
        <w:ind w:left="17" w:right="45"/>
        <w:jc w:val="both"/>
        <w:rPr>
          <w:rFonts w:eastAsia="Times New Roman"/>
        </w:rPr>
      </w:pPr>
      <w:r w:rsidRPr="000972B9">
        <w:rPr>
          <w:rFonts w:eastAsia="Times New Roman"/>
        </w:rPr>
        <w:t xml:space="preserve">Igual actualización se efectuará cada vez que, por una de las causas establecidas en el contrato, se aceptase modificaciones al plazo contractual. Estos documentos servirán para efectuar el control </w:t>
      </w:r>
      <w:proofErr w:type="gramStart"/>
      <w:r w:rsidRPr="000972B9">
        <w:rPr>
          <w:rFonts w:eastAsia="Times New Roman"/>
        </w:rPr>
        <w:t xml:space="preserve">del  </w:t>
      </w:r>
      <w:r w:rsidRPr="000972B9">
        <w:rPr>
          <w:rFonts w:eastAsia="Times New Roman"/>
        </w:rPr>
        <w:lastRenderedPageBreak/>
        <w:t>cumplimiento</w:t>
      </w:r>
      <w:proofErr w:type="gramEnd"/>
      <w:r w:rsidRPr="000972B9">
        <w:rPr>
          <w:rFonts w:eastAsia="Times New Roman"/>
        </w:rPr>
        <w:t xml:space="preserve"> de la ejecución del contrato, o de avance de obra, a efectos de definir el grado de cumplimiento del contratista.</w:t>
      </w:r>
    </w:p>
    <w:p w14:paraId="25283AC4" w14:textId="77777777" w:rsidR="001A4E3B" w:rsidRPr="000972B9" w:rsidRDefault="001A4E3B" w:rsidP="001A4E3B">
      <w:pPr>
        <w:ind w:right="45"/>
        <w:jc w:val="both"/>
        <w:rPr>
          <w:rFonts w:eastAsia="Times New Roman"/>
        </w:rPr>
      </w:pPr>
    </w:p>
    <w:p w14:paraId="13632EF2" w14:textId="77777777" w:rsidR="001A4E3B" w:rsidRPr="000972B9" w:rsidRDefault="001A4E3B" w:rsidP="001A4E3B">
      <w:pPr>
        <w:ind w:left="17" w:right="45"/>
        <w:jc w:val="both"/>
        <w:rPr>
          <w:rFonts w:eastAsia="Times New Roman"/>
        </w:rPr>
      </w:pPr>
      <w:r w:rsidRPr="000972B9">
        <w:rPr>
          <w:rFonts w:eastAsia="Times New Roman"/>
          <w:b/>
          <w:bCs/>
        </w:rPr>
        <w:t>3.1.2</w:t>
      </w:r>
      <w:r w:rsidRPr="000972B9">
        <w:rPr>
          <w:rFonts w:eastAsia="Times New Roman"/>
          <w:b/>
          <w:bCs/>
        </w:rPr>
        <w:tab/>
        <w:t>Cumplimiento de especificaciones o términos de referencia:</w:t>
      </w:r>
      <w:r w:rsidRPr="000972B9">
        <w:rPr>
          <w:rFonts w:eastAsia="Times New Roman"/>
        </w:rPr>
        <w:t xml:space="preserve"> Todos los bienes a entregar, servicios a prestar u obras a ejecutar deberán cumplir en forma estricta con las especificaciones técnicas y/o los términos de referencia requeridos según sea el caso, en el pliego y constantes en el contrato. En el caso de que el contratista descubriere discrepancias entre los distintos documentos, deberá indicarlo inmediatamente al administrador del contrato, o al fiscalizador cuando se trate de la ejecución de obra, a fin de que establezca el documento que prevalecerá sobre los demás; y, su decisión será definitiva. </w:t>
      </w:r>
    </w:p>
    <w:p w14:paraId="5F0CC72A" w14:textId="77777777" w:rsidR="001A4E3B" w:rsidRPr="000972B9" w:rsidRDefault="001A4E3B" w:rsidP="001A4E3B">
      <w:pPr>
        <w:ind w:left="17" w:right="45"/>
        <w:jc w:val="both"/>
        <w:rPr>
          <w:rFonts w:eastAsia="Times New Roman"/>
        </w:rPr>
      </w:pPr>
    </w:p>
    <w:p w14:paraId="08417A84" w14:textId="77777777" w:rsidR="001A4E3B" w:rsidRPr="000972B9" w:rsidRDefault="001A4E3B" w:rsidP="001A4E3B">
      <w:pPr>
        <w:ind w:left="17" w:right="45"/>
        <w:jc w:val="both"/>
        <w:rPr>
          <w:rFonts w:eastAsia="Times New Roman"/>
          <w:b/>
          <w:bCs/>
        </w:rPr>
      </w:pPr>
      <w:r w:rsidRPr="000972B9">
        <w:rPr>
          <w:rFonts w:eastAsia="Times New Roman"/>
        </w:rPr>
        <w:t>En caso de que cualquier dato o información no hubieren sido establecidos por la entidad contratante o, el contratista no pudiere obtenerla directamente, éstas se solicitarán al administrador del contrato. La administración proporcionará, cuando considere necesario, instrucciones adicionales, para realizar satisfactoriamente el proyecto.</w:t>
      </w:r>
    </w:p>
    <w:p w14:paraId="5305CEC7" w14:textId="77777777" w:rsidR="001A4E3B" w:rsidRPr="000972B9" w:rsidRDefault="001A4E3B" w:rsidP="001A4E3B">
      <w:pPr>
        <w:ind w:left="17" w:right="45"/>
        <w:jc w:val="both"/>
        <w:rPr>
          <w:rFonts w:eastAsia="Times New Roman"/>
          <w:b/>
          <w:bCs/>
        </w:rPr>
      </w:pPr>
    </w:p>
    <w:p w14:paraId="20DA844F" w14:textId="77777777" w:rsidR="001A4E3B" w:rsidRPr="000972B9" w:rsidRDefault="001A4E3B" w:rsidP="001A4E3B">
      <w:pPr>
        <w:ind w:left="17" w:right="45"/>
        <w:jc w:val="both"/>
        <w:rPr>
          <w:rFonts w:eastAsia="Times New Roman"/>
        </w:rPr>
      </w:pPr>
      <w:r w:rsidRPr="000972B9">
        <w:rPr>
          <w:rFonts w:eastAsia="Times New Roman"/>
          <w:b/>
          <w:bCs/>
        </w:rPr>
        <w:t>3.1.3</w:t>
      </w:r>
      <w:r w:rsidRPr="000972B9">
        <w:rPr>
          <w:rFonts w:eastAsia="Times New Roman"/>
          <w:b/>
          <w:bCs/>
        </w:rPr>
        <w:tab/>
        <w:t>Personal del contratista:</w:t>
      </w:r>
      <w:r w:rsidRPr="000972B9">
        <w:rPr>
          <w:rFonts w:eastAsia="Times New Roman"/>
        </w:rPr>
        <w:t xml:space="preserve"> El contratista empleará personal en número suficiente para el cumplimiento del contrato y con la debida experiencia.  El personal técnico deberá ser el mismo que consta en el listado que se presentó en la oferta. Para su reemplazo se deberá solicitar previamente al administrador del contrato en caso de bienes o servicios, o al fiscalizador en el caso de obras, su conformidad, acompañando la hoja de vida del profesional propuesto, quien obligatoriamente acreditará una capacidad técnica y experiencia igual o superior a las del reemplazado.</w:t>
      </w:r>
    </w:p>
    <w:p w14:paraId="7A128045" w14:textId="77777777" w:rsidR="001A4E3B" w:rsidRPr="000972B9" w:rsidRDefault="001A4E3B" w:rsidP="001A4E3B">
      <w:pPr>
        <w:ind w:left="17" w:right="45"/>
        <w:jc w:val="both"/>
        <w:rPr>
          <w:rFonts w:eastAsia="Times New Roman"/>
        </w:rPr>
      </w:pPr>
    </w:p>
    <w:p w14:paraId="32CFD266" w14:textId="77777777" w:rsidR="001A4E3B" w:rsidRPr="000972B9" w:rsidRDefault="001A4E3B" w:rsidP="001A4E3B">
      <w:pPr>
        <w:ind w:left="17" w:right="45"/>
        <w:jc w:val="both"/>
        <w:rPr>
          <w:rFonts w:eastAsia="Times New Roman"/>
        </w:rPr>
      </w:pPr>
      <w:r w:rsidRPr="000972B9">
        <w:rPr>
          <w:rFonts w:eastAsia="Times New Roman"/>
        </w:rPr>
        <w:t xml:space="preserve">El administrador del contrato o, el fiscalizador, según sea el caso, podrá requerir en forma justificada al contratista, el reemplazo de cualquier integrante de su personal que lo considere incompetente o negligente en su </w:t>
      </w:r>
      <w:proofErr w:type="gramStart"/>
      <w:r w:rsidRPr="000972B9">
        <w:rPr>
          <w:rFonts w:eastAsia="Times New Roman"/>
        </w:rPr>
        <w:t>oficio,</w:t>
      </w:r>
      <w:proofErr w:type="gramEnd"/>
      <w:r w:rsidRPr="000972B9">
        <w:rPr>
          <w:rFonts w:eastAsia="Times New Roman"/>
        </w:rPr>
        <w:t xml:space="preserve"> se negare a cumplir las estipulaciones del contrato y sus anexos, o presente una conducta incompatible con sus obligaciones.</w:t>
      </w:r>
    </w:p>
    <w:p w14:paraId="69C76C4B" w14:textId="77777777" w:rsidR="001A4E3B" w:rsidRPr="000972B9" w:rsidRDefault="001A4E3B" w:rsidP="001A4E3B">
      <w:pPr>
        <w:ind w:left="17" w:right="45"/>
        <w:jc w:val="both"/>
        <w:rPr>
          <w:rFonts w:eastAsia="Times New Roman"/>
        </w:rPr>
      </w:pPr>
    </w:p>
    <w:p w14:paraId="22925FE6" w14:textId="77777777" w:rsidR="001A4E3B" w:rsidRPr="000972B9" w:rsidRDefault="001A4E3B" w:rsidP="001A4E3B">
      <w:pPr>
        <w:jc w:val="both"/>
        <w:rPr>
          <w:rFonts w:eastAsia="Times New Roman"/>
        </w:rPr>
      </w:pPr>
      <w:r w:rsidRPr="000972B9">
        <w:rPr>
          <w:rFonts w:eastAsia="Times New Roman"/>
          <w:b/>
          <w:bCs/>
        </w:rPr>
        <w:t>3.1.4</w:t>
      </w:r>
      <w:r w:rsidRPr="000972B9">
        <w:rPr>
          <w:rFonts w:eastAsia="Times New Roman"/>
          <w:b/>
          <w:bCs/>
        </w:rPr>
        <w:tab/>
        <w:t>Materiales:</w:t>
      </w:r>
      <w:r w:rsidRPr="000972B9">
        <w:rPr>
          <w:rFonts w:eastAsia="Times New Roman"/>
        </w:rPr>
        <w:t xml:space="preserve"> Todos los materiales, instalaciones, suministros y demás elementos que se utilicen para el cabal cumplimiento del contrato, cumplirán íntegramente las especificaciones técnicas de la oferta, y a su falta, las instrucciones que imparta la administración del contrato, o el fiscalizador tratándose de obras.</w:t>
      </w:r>
    </w:p>
    <w:p w14:paraId="6475CE8C" w14:textId="77777777" w:rsidR="001A4E3B" w:rsidRPr="000972B9" w:rsidRDefault="001A4E3B" w:rsidP="001A4E3B">
      <w:pPr>
        <w:jc w:val="both"/>
        <w:rPr>
          <w:rFonts w:eastAsia="Times New Roman"/>
        </w:rPr>
      </w:pPr>
    </w:p>
    <w:p w14:paraId="1681C274" w14:textId="77777777" w:rsidR="001A4E3B" w:rsidRPr="000972B9" w:rsidRDefault="001A4E3B" w:rsidP="001A4E3B">
      <w:pPr>
        <w:jc w:val="both"/>
        <w:rPr>
          <w:rFonts w:eastAsia="Times New Roman"/>
        </w:rPr>
      </w:pPr>
      <w:r w:rsidRPr="000972B9">
        <w:rPr>
          <w:rFonts w:eastAsia="Times New Roman"/>
        </w:rPr>
        <w:t xml:space="preserve">Los bienes, materiales a incorporarse definitivamente en la obra, suministrados por el contratista serán nuevos, sin uso y de la mejor calidad. La administración del contrato o la fiscalización podrán exigir, cuando así lo considere necesario, para aquellos que requieran de un tratamiento o manejo especial, que se coloquen sobre plataformas o superficies firmes o bajo cubierta, o que se almacenen en sitios o bodegas cubiertas, sin que ello implique un aumento en los precios y/o en los plazos contractuales. </w:t>
      </w:r>
    </w:p>
    <w:p w14:paraId="0B0D9DB5" w14:textId="77777777" w:rsidR="001A4E3B" w:rsidRPr="000972B9" w:rsidRDefault="001A4E3B" w:rsidP="001A4E3B">
      <w:pPr>
        <w:jc w:val="both"/>
        <w:rPr>
          <w:rFonts w:eastAsia="Times New Roman"/>
        </w:rPr>
      </w:pPr>
    </w:p>
    <w:p w14:paraId="2467D9C2" w14:textId="77777777" w:rsidR="001A4E3B" w:rsidRPr="000972B9" w:rsidRDefault="001A4E3B" w:rsidP="001A4E3B">
      <w:pPr>
        <w:jc w:val="both"/>
        <w:rPr>
          <w:rFonts w:eastAsia="Times New Roman"/>
        </w:rPr>
      </w:pPr>
      <w:r w:rsidRPr="000972B9">
        <w:rPr>
          <w:rFonts w:eastAsia="Times New Roman"/>
        </w:rPr>
        <w:t>Los materiales almacenados, aun cuando se haya aprobado antes de su uso, serán revisados al momento de su utilización, para verificar su conformidad con las especificaciones.</w:t>
      </w:r>
    </w:p>
    <w:p w14:paraId="3F19B960" w14:textId="77777777" w:rsidR="001A4E3B" w:rsidRDefault="001A4E3B" w:rsidP="001A4E3B">
      <w:pPr>
        <w:jc w:val="both"/>
        <w:rPr>
          <w:rFonts w:eastAsia="Times New Roman"/>
        </w:rPr>
      </w:pPr>
    </w:p>
    <w:p w14:paraId="58E95FCE" w14:textId="77777777" w:rsidR="001A4E3B" w:rsidRPr="000972B9" w:rsidRDefault="001A4E3B" w:rsidP="001A4E3B">
      <w:pPr>
        <w:ind w:left="17" w:right="45"/>
        <w:jc w:val="both"/>
        <w:rPr>
          <w:rFonts w:eastAsia="Times New Roman"/>
        </w:rPr>
      </w:pPr>
      <w:r w:rsidRPr="000972B9">
        <w:rPr>
          <w:rFonts w:eastAsia="Times New Roman"/>
          <w:b/>
          <w:bCs/>
        </w:rPr>
        <w:t>3.1.5</w:t>
      </w:r>
      <w:r w:rsidRPr="000972B9">
        <w:rPr>
          <w:rFonts w:eastAsia="Times New Roman"/>
          <w:b/>
          <w:bCs/>
        </w:rPr>
        <w:tab/>
        <w:t xml:space="preserve">Obligaciones del contratista: </w:t>
      </w:r>
      <w:r w:rsidRPr="000972B9">
        <w:rPr>
          <w:rFonts w:eastAsia="Times New Roman"/>
        </w:rPr>
        <w:t xml:space="preserve">El contratista debe contar con o disponer de todos los permisos y autorizaciones que le habiliten para la ejecución correcta y legal de la obra, para el ejercicio de su actividad, especialmente, pero sin limitarse a cumplimiento de legislación ambiental, seguridad </w:t>
      </w:r>
      <w:r w:rsidRPr="000972B9">
        <w:rPr>
          <w:rFonts w:eastAsia="Times New Roman"/>
        </w:rPr>
        <w:lastRenderedPageBreak/>
        <w:t xml:space="preserve">industrial y salud ocupacional, legislación laboral, y aquellos términos o condiciones adicionales que se hayan establecidos en el contrato. Asimismo, y de ser necesario y lo disponga el administrador del contrato, deberá realizar y/o efectuar, colocar o dar todos los avisos y advertencias requeridos por el contrato o las leyes vigentes (señalética, letreros de peligro, precaución, etc.), para la debida protección del público, personal de la administración del contrato o fiscalización y personal del contratista mismo, especialmente si las actividades afectan la vía pública o las instalaciones de servicios públicos. </w:t>
      </w:r>
    </w:p>
    <w:p w14:paraId="0C0D4A11" w14:textId="77777777" w:rsidR="001A4E3B" w:rsidRPr="000972B9" w:rsidRDefault="001A4E3B" w:rsidP="001A4E3B">
      <w:pPr>
        <w:ind w:left="17" w:right="45"/>
        <w:jc w:val="both"/>
        <w:rPr>
          <w:rFonts w:eastAsia="Times New Roman"/>
        </w:rPr>
      </w:pPr>
    </w:p>
    <w:p w14:paraId="74DF14B0" w14:textId="77777777" w:rsidR="001A4E3B" w:rsidRPr="000972B9" w:rsidRDefault="001A4E3B" w:rsidP="001A4E3B">
      <w:pPr>
        <w:ind w:left="17" w:right="45"/>
        <w:jc w:val="both"/>
        <w:rPr>
          <w:rFonts w:eastAsia="Times New Roman"/>
        </w:rPr>
      </w:pPr>
      <w:r w:rsidRPr="000972B9">
        <w:rPr>
          <w:rFonts w:eastAsia="Times New Roman"/>
        </w:rPr>
        <w:t xml:space="preserve">Los sueldos y salarios del contratista con los trabajadores se estipularán libremente, pero no serán inferiores a los mínimos legales vigentes en el país. </w:t>
      </w:r>
    </w:p>
    <w:p w14:paraId="2D298BB7" w14:textId="77777777" w:rsidR="001A4E3B" w:rsidRPr="000972B9" w:rsidRDefault="001A4E3B" w:rsidP="001A4E3B">
      <w:pPr>
        <w:ind w:left="17" w:right="45"/>
        <w:jc w:val="both"/>
        <w:rPr>
          <w:rFonts w:eastAsia="Times New Roman"/>
        </w:rPr>
      </w:pPr>
    </w:p>
    <w:p w14:paraId="2DE1B4FD" w14:textId="77777777" w:rsidR="001A4E3B" w:rsidRPr="000972B9" w:rsidRDefault="001A4E3B" w:rsidP="001A4E3B">
      <w:pPr>
        <w:ind w:left="17" w:right="45"/>
        <w:jc w:val="both"/>
        <w:rPr>
          <w:rFonts w:eastAsia="Times New Roman"/>
        </w:rPr>
      </w:pPr>
      <w:r w:rsidRPr="000972B9">
        <w:rPr>
          <w:rFonts w:eastAsia="Times New Roman"/>
        </w:rPr>
        <w:t>El contratista deberá pagar los sueldos, salarios y remuneraciones a su personal, sin otros descuentos que aquellos autorizados por la ley, y en total conformidad con las leyes vigentes. Los contratos de trabajo deberán ceñirse estrictamente a las leyes laborales del Ecuador. Las mismas disposiciones aplicarán los subcontratistas a su personal.</w:t>
      </w:r>
    </w:p>
    <w:p w14:paraId="46E908A7" w14:textId="77777777" w:rsidR="001A4E3B" w:rsidRPr="000972B9" w:rsidRDefault="001A4E3B" w:rsidP="001A4E3B">
      <w:pPr>
        <w:ind w:left="17" w:right="45"/>
        <w:jc w:val="both"/>
        <w:rPr>
          <w:rFonts w:eastAsia="Times New Roman"/>
        </w:rPr>
      </w:pPr>
    </w:p>
    <w:p w14:paraId="74FDD817" w14:textId="77777777" w:rsidR="001A4E3B" w:rsidRPr="000972B9" w:rsidRDefault="001A4E3B" w:rsidP="001A4E3B">
      <w:pPr>
        <w:ind w:left="17" w:right="45"/>
        <w:jc w:val="both"/>
        <w:rPr>
          <w:rFonts w:eastAsia="Times New Roman"/>
        </w:rPr>
      </w:pPr>
      <w:r w:rsidRPr="000972B9">
        <w:rPr>
          <w:rFonts w:eastAsia="Times New Roman"/>
        </w:rPr>
        <w:t>Serán también de cuenta del contratista y a su costo, todas las obligaciones a las que está sujeto según las leyes, normas y reglamentos relativos a la seguridad social.</w:t>
      </w:r>
    </w:p>
    <w:p w14:paraId="4957DA00" w14:textId="77777777" w:rsidR="001A4E3B" w:rsidRPr="000972B9" w:rsidRDefault="001A4E3B" w:rsidP="001A4E3B">
      <w:pPr>
        <w:ind w:left="17" w:right="45"/>
        <w:jc w:val="both"/>
        <w:rPr>
          <w:rFonts w:eastAsia="Times New Roman"/>
        </w:rPr>
      </w:pPr>
    </w:p>
    <w:p w14:paraId="4A52FE5A" w14:textId="77777777" w:rsidR="001A4E3B" w:rsidRPr="000972B9" w:rsidRDefault="001A4E3B" w:rsidP="001A4E3B">
      <w:pPr>
        <w:ind w:left="17" w:right="45"/>
        <w:jc w:val="both"/>
        <w:rPr>
          <w:rFonts w:eastAsia="Times New Roman"/>
        </w:rPr>
      </w:pPr>
      <w:r w:rsidRPr="000972B9">
        <w:rPr>
          <w:rFonts w:eastAsia="Times New Roman"/>
        </w:rPr>
        <w:t xml:space="preserve">En el caso de las obras, el contratista deberá también suscribir con las </w:t>
      </w:r>
      <w:proofErr w:type="spellStart"/>
      <w:r w:rsidRPr="000972B9">
        <w:rPr>
          <w:rFonts w:eastAsia="Times New Roman"/>
        </w:rPr>
        <w:t>EPS’s</w:t>
      </w:r>
      <w:proofErr w:type="spellEnd"/>
      <w:r w:rsidRPr="000972B9">
        <w:rPr>
          <w:rFonts w:eastAsia="Times New Roman"/>
        </w:rPr>
        <w:t xml:space="preserve"> o MYPES subcontratistas, los contratos que correspondan, en los porcentajes ofertados y evaluados, copia de los cuales deberá ser entregada a la entidad contratante para conocimiento y seguimiento por parte de fiscalización y administración del contrato.  En el transcurso de la ejecución de la obra el contratista podrá solicitar a la entidad contratante la sustitución del o los subcontratistas, únicamente en el caso de incumplimiento o retraso en la ejecución de los rubros subcontratados que afecte el avance de obra programado y que conste en el cronograma vigente aprobado por el fiscalizador.</w:t>
      </w:r>
    </w:p>
    <w:p w14:paraId="6CF4A00E" w14:textId="77777777" w:rsidR="001A4E3B" w:rsidRPr="000972B9" w:rsidRDefault="001A4E3B" w:rsidP="001A4E3B">
      <w:pPr>
        <w:ind w:left="17" w:right="45"/>
        <w:jc w:val="both"/>
        <w:rPr>
          <w:rFonts w:eastAsia="Times New Roman"/>
        </w:rPr>
      </w:pPr>
    </w:p>
    <w:p w14:paraId="7FAD1F5C" w14:textId="77777777" w:rsidR="001A4E3B" w:rsidRPr="000972B9" w:rsidRDefault="001A4E3B" w:rsidP="001A4E3B">
      <w:pPr>
        <w:ind w:left="17" w:right="45"/>
        <w:jc w:val="both"/>
        <w:rPr>
          <w:rFonts w:eastAsia="Times New Roman"/>
        </w:rPr>
      </w:pPr>
      <w:r w:rsidRPr="000972B9">
        <w:rPr>
          <w:rFonts w:eastAsia="Times New Roman"/>
        </w:rPr>
        <w:t xml:space="preserve">El contratista, además, deberá notificar a la entidad contratante cualquier situación que le justifique la sustitución, reemplazo o cambio de su(s) subcontratista(s), en los casos señalados en las Condiciones Generales.  En forma previa a la presentación de las planillas correspondientes, deberá entregar a la fiscalización de la obra los documentos contentivos de la información relacionada con el cumplimiento del origen de los rubros y el detalle de su ejecución por parte del subcontratista, </w:t>
      </w:r>
      <w:proofErr w:type="gramStart"/>
      <w:r w:rsidRPr="000972B9">
        <w:rPr>
          <w:rFonts w:eastAsia="Times New Roman"/>
        </w:rPr>
        <w:t>de acuerdo a</w:t>
      </w:r>
      <w:proofErr w:type="gramEnd"/>
      <w:r w:rsidRPr="000972B9">
        <w:rPr>
          <w:rFonts w:eastAsia="Times New Roman"/>
        </w:rPr>
        <w:t xml:space="preserve"> los términos constantes en la oferta evaluada.</w:t>
      </w:r>
    </w:p>
    <w:p w14:paraId="2F990A61" w14:textId="77777777" w:rsidR="001A4E3B" w:rsidRPr="000972B9" w:rsidRDefault="001A4E3B" w:rsidP="001A4E3B">
      <w:pPr>
        <w:ind w:left="17" w:right="45"/>
        <w:jc w:val="both"/>
        <w:rPr>
          <w:rFonts w:eastAsia="Times New Roman"/>
        </w:rPr>
      </w:pPr>
    </w:p>
    <w:p w14:paraId="1D2FEBC1" w14:textId="77777777" w:rsidR="001A4E3B" w:rsidRPr="000972B9" w:rsidRDefault="001A4E3B" w:rsidP="001A4E3B">
      <w:pPr>
        <w:jc w:val="both"/>
        <w:rPr>
          <w:rFonts w:eastAsia="Times New Roman"/>
        </w:rPr>
      </w:pPr>
      <w:r w:rsidRPr="000972B9">
        <w:rPr>
          <w:spacing w:val="-2"/>
        </w:rPr>
        <w:t>El contratista se comprometerá a no contratar a personas menores de edad para realizar actividad alguna durante la ejecución contractual; y que, en caso de que las autoridades del ramo determinaren o descubrieren tal práctica, se someterá y aceptará las sanciones que de aquella puedan derivarse, incluso la terminación unilateral y anticipada del contrato, con las consecuencias legales y reglamentarias pertinentes.</w:t>
      </w:r>
    </w:p>
    <w:p w14:paraId="52740DA6" w14:textId="77777777" w:rsidR="001A4E3B" w:rsidRPr="000972B9" w:rsidRDefault="001A4E3B" w:rsidP="001A4E3B">
      <w:pPr>
        <w:jc w:val="both"/>
        <w:rPr>
          <w:rFonts w:eastAsia="Times New Roman"/>
        </w:rPr>
      </w:pPr>
    </w:p>
    <w:p w14:paraId="493C7E88" w14:textId="77777777" w:rsidR="001A4E3B" w:rsidRPr="000972B9" w:rsidRDefault="001A4E3B" w:rsidP="001A4E3B">
      <w:pPr>
        <w:jc w:val="both"/>
        <w:rPr>
          <w:rFonts w:eastAsia="Times New Roman"/>
          <w:b/>
          <w:bCs/>
        </w:rPr>
      </w:pPr>
      <w:r w:rsidRPr="000972B9">
        <w:rPr>
          <w:rFonts w:eastAsia="Times New Roman"/>
        </w:rPr>
        <w:t>El contratista, en general, deberá cumplir con todas las obligaciones que naturalmente se desprendan o emanen del contrato suscrito.</w:t>
      </w:r>
    </w:p>
    <w:p w14:paraId="30CF1075" w14:textId="77777777" w:rsidR="001A4E3B" w:rsidRPr="000972B9" w:rsidRDefault="001A4E3B" w:rsidP="001A4E3B">
      <w:pPr>
        <w:jc w:val="both"/>
        <w:rPr>
          <w:rFonts w:eastAsia="Times New Roman"/>
          <w:b/>
          <w:bCs/>
        </w:rPr>
      </w:pPr>
    </w:p>
    <w:p w14:paraId="12B7254F" w14:textId="77777777" w:rsidR="001A4E3B" w:rsidRPr="000972B9" w:rsidRDefault="001A4E3B" w:rsidP="001A4E3B">
      <w:pPr>
        <w:jc w:val="both"/>
        <w:rPr>
          <w:rFonts w:eastAsia="Times New Roman"/>
          <w:b/>
          <w:bCs/>
        </w:rPr>
      </w:pPr>
      <w:r w:rsidRPr="000972B9">
        <w:rPr>
          <w:rFonts w:eastAsia="Times New Roman"/>
          <w:b/>
          <w:bCs/>
        </w:rPr>
        <w:t>3.1.6</w:t>
      </w:r>
      <w:r w:rsidRPr="000972B9">
        <w:rPr>
          <w:rFonts w:eastAsia="Times New Roman"/>
          <w:b/>
          <w:bCs/>
        </w:rPr>
        <w:tab/>
        <w:t>Obligaciones de la contratante:</w:t>
      </w:r>
    </w:p>
    <w:p w14:paraId="171F0225" w14:textId="77777777" w:rsidR="001A4E3B" w:rsidRPr="000972B9" w:rsidRDefault="001A4E3B" w:rsidP="001A4E3B">
      <w:pPr>
        <w:ind w:left="426" w:hanging="426"/>
        <w:jc w:val="both"/>
        <w:rPr>
          <w:rFonts w:eastAsia="Times New Roman"/>
          <w:b/>
          <w:bCs/>
        </w:rPr>
      </w:pPr>
    </w:p>
    <w:p w14:paraId="1BA212FF" w14:textId="77777777" w:rsidR="001A4E3B" w:rsidRPr="000972B9" w:rsidRDefault="001A4E3B" w:rsidP="001A4E3B">
      <w:pPr>
        <w:jc w:val="both"/>
        <w:rPr>
          <w:rFonts w:eastAsia="Times New Roman"/>
        </w:rPr>
      </w:pPr>
      <w:r w:rsidRPr="000972B9">
        <w:rPr>
          <w:rFonts w:eastAsia="Times New Roman"/>
          <w:bCs/>
        </w:rPr>
        <w:lastRenderedPageBreak/>
        <w:t xml:space="preserve">- </w:t>
      </w:r>
      <w:r w:rsidRPr="000972B9">
        <w:rPr>
          <w:rFonts w:eastAsia="Times New Roman"/>
          <w:bCs/>
        </w:rPr>
        <w:tab/>
      </w:r>
      <w:r w:rsidRPr="000972B9">
        <w:rPr>
          <w:rFonts w:eastAsia="Times New Roman"/>
        </w:rPr>
        <w:t>Designar al administrador del contrato.</w:t>
      </w:r>
    </w:p>
    <w:p w14:paraId="33BF740A" w14:textId="77777777" w:rsidR="001A4E3B" w:rsidRPr="000972B9" w:rsidRDefault="001A4E3B" w:rsidP="001A4E3B">
      <w:pPr>
        <w:jc w:val="both"/>
      </w:pPr>
      <w:r w:rsidRPr="000972B9">
        <w:t>-</w:t>
      </w:r>
      <w:r w:rsidRPr="000972B9">
        <w:tab/>
        <w:t xml:space="preserve">En </w:t>
      </w:r>
      <w:proofErr w:type="gramStart"/>
      <w:r w:rsidRPr="000972B9">
        <w:t>las contratos</w:t>
      </w:r>
      <w:proofErr w:type="gramEnd"/>
      <w:r w:rsidRPr="000972B9">
        <w:t xml:space="preserve"> para la ejecución de obras, designar/contratar a la fiscalización del </w:t>
      </w:r>
      <w:r w:rsidRPr="000972B9">
        <w:tab/>
        <w:t>contrato.</w:t>
      </w:r>
    </w:p>
    <w:p w14:paraId="52D36E56" w14:textId="77777777" w:rsidR="001A4E3B" w:rsidRPr="000972B9" w:rsidRDefault="001A4E3B" w:rsidP="001A4E3B">
      <w:pPr>
        <w:ind w:left="709" w:hanging="709"/>
        <w:jc w:val="both"/>
      </w:pPr>
      <w:r w:rsidRPr="000972B9">
        <w:t>-</w:t>
      </w:r>
      <w:r w:rsidRPr="000972B9">
        <w:tab/>
        <w:t>La contratante será responsable de obtener todos los permisos ambientales que requiere la obra para su ejecución (licencia ambiental), así como la vigilancia de la ejecución del plan de manejo ambiental, mitigaciones y/o compensaciones, en forma previa a suscribir el contrato.</w:t>
      </w:r>
    </w:p>
    <w:p w14:paraId="143CB6C1" w14:textId="77777777" w:rsidR="001A4E3B" w:rsidRPr="000972B9" w:rsidRDefault="001A4E3B" w:rsidP="001A4E3B">
      <w:pPr>
        <w:ind w:left="709" w:hanging="709"/>
        <w:jc w:val="both"/>
      </w:pPr>
      <w:r w:rsidRPr="000972B9">
        <w:t>-</w:t>
      </w:r>
      <w:r w:rsidRPr="000972B9">
        <w:tab/>
        <w:t xml:space="preserve">Cumplir con las obligaciones establecidas en el contrato, y en los documentos </w:t>
      </w:r>
      <w:proofErr w:type="gramStart"/>
      <w:r w:rsidRPr="000972B9">
        <w:t>del mismo</w:t>
      </w:r>
      <w:proofErr w:type="gramEnd"/>
      <w:r w:rsidRPr="000972B9">
        <w:t>, en forma ágil y oportuna.</w:t>
      </w:r>
    </w:p>
    <w:p w14:paraId="783BD7F6" w14:textId="77777777" w:rsidR="001A4E3B" w:rsidRPr="000972B9" w:rsidRDefault="001A4E3B" w:rsidP="001A4E3B">
      <w:pPr>
        <w:ind w:left="709" w:hanging="709"/>
        <w:jc w:val="both"/>
      </w:pPr>
      <w:r w:rsidRPr="000972B9">
        <w:t>-</w:t>
      </w:r>
      <w:r w:rsidRPr="000972B9">
        <w:tab/>
        <w:t xml:space="preserve">Dar solución a los problemas que se presenten en la ejecución del contrato, en forma oportuna. </w:t>
      </w:r>
    </w:p>
    <w:p w14:paraId="2AD8EE02" w14:textId="77777777" w:rsidR="001A4E3B" w:rsidRPr="000972B9" w:rsidRDefault="001A4E3B" w:rsidP="001A4E3B">
      <w:pPr>
        <w:ind w:left="709" w:hanging="709"/>
        <w:jc w:val="both"/>
      </w:pPr>
      <w:r w:rsidRPr="000972B9">
        <w:t>-</w:t>
      </w:r>
      <w:r w:rsidRPr="000972B9">
        <w:tab/>
        <w:t xml:space="preserve">Las demás, determinadas en el pliego.      </w:t>
      </w:r>
    </w:p>
    <w:p w14:paraId="5F2F7D18" w14:textId="77777777" w:rsidR="001A4E3B" w:rsidRPr="000972B9" w:rsidRDefault="001A4E3B" w:rsidP="001A4E3B">
      <w:pPr>
        <w:ind w:left="17" w:right="45"/>
        <w:jc w:val="both"/>
        <w:rPr>
          <w:rFonts w:eastAsia="Times New Roman"/>
        </w:rPr>
      </w:pPr>
    </w:p>
    <w:p w14:paraId="3BDEEEAA" w14:textId="77777777" w:rsidR="001A4E3B" w:rsidRPr="000972B9" w:rsidRDefault="001A4E3B" w:rsidP="001A4E3B">
      <w:pPr>
        <w:ind w:left="17" w:right="45"/>
        <w:jc w:val="both"/>
        <w:rPr>
          <w:rFonts w:eastAsia="Times New Roman"/>
          <w:bCs/>
        </w:rPr>
      </w:pPr>
      <w:r w:rsidRPr="000972B9">
        <w:rPr>
          <w:rFonts w:eastAsia="Times New Roman"/>
          <w:b/>
          <w:bCs/>
        </w:rPr>
        <w:t>3.1.7. Vigilancia y custodia:</w:t>
      </w:r>
      <w:r w:rsidRPr="000972B9">
        <w:rPr>
          <w:rFonts w:eastAsia="Times New Roman"/>
          <w:bCs/>
        </w:rPr>
        <w:t xml:space="preserve"> En los contratos de obra, el contratista tiene la obligación de cuidar las obras a él encomendadas hasta la recepción definitiva de las mismas, para lo cual deberá proporcionar el personal y las instalaciones adecuadas.</w:t>
      </w:r>
    </w:p>
    <w:p w14:paraId="7276CDA4" w14:textId="77777777" w:rsidR="001A4E3B" w:rsidRPr="000972B9" w:rsidRDefault="001A4E3B" w:rsidP="001A4E3B">
      <w:pPr>
        <w:ind w:left="17" w:right="45"/>
        <w:jc w:val="both"/>
        <w:rPr>
          <w:rFonts w:eastAsia="Times New Roman"/>
          <w:bCs/>
        </w:rPr>
      </w:pPr>
    </w:p>
    <w:p w14:paraId="52BBFD45" w14:textId="77777777" w:rsidR="001A4E3B" w:rsidRPr="000972B9" w:rsidRDefault="001A4E3B" w:rsidP="001A4E3B">
      <w:pPr>
        <w:ind w:left="17" w:right="45"/>
        <w:jc w:val="both"/>
        <w:rPr>
          <w:rFonts w:eastAsia="Times New Roman"/>
          <w:bCs/>
        </w:rPr>
      </w:pPr>
      <w:r w:rsidRPr="000972B9">
        <w:rPr>
          <w:rFonts w:eastAsia="Times New Roman"/>
          <w:b/>
          <w:bCs/>
        </w:rPr>
        <w:t>3.1.8. Trabajos defectuosos o no autorizados:</w:t>
      </w:r>
      <w:r w:rsidRPr="000972B9">
        <w:rPr>
          <w:rFonts w:eastAsia="Times New Roman"/>
          <w:bCs/>
        </w:rPr>
        <w:t xml:space="preserve"> Cuando la fiscalización determine que los trabajos realizados o en ejecución fueren defectuosos, por causas imputables al contratista, por el empleo de materiales de mala calidad o no aprobados, por no ceñirse a los planos, especificaciones correspondientes o a las instrucciones impartidas por la fiscalización, ésta ordenará las correcciones y/o modificaciones a que haya lugar. Podrá ordenar la demolición y reemplazo de tales obras, todo a cuenta y costo del contratista.</w:t>
      </w:r>
    </w:p>
    <w:p w14:paraId="10F0211A" w14:textId="77777777" w:rsidR="001A4E3B" w:rsidRPr="000972B9" w:rsidRDefault="001A4E3B" w:rsidP="001A4E3B">
      <w:pPr>
        <w:ind w:left="17" w:right="45"/>
        <w:jc w:val="both"/>
        <w:rPr>
          <w:rFonts w:eastAsia="Times New Roman"/>
          <w:bCs/>
        </w:rPr>
      </w:pPr>
    </w:p>
    <w:p w14:paraId="67329E89" w14:textId="77777777" w:rsidR="001A4E3B" w:rsidRPr="000972B9" w:rsidRDefault="001A4E3B" w:rsidP="001A4E3B">
      <w:pPr>
        <w:ind w:left="17" w:right="45"/>
        <w:jc w:val="both"/>
        <w:rPr>
          <w:rFonts w:eastAsia="Times New Roman"/>
          <w:bCs/>
        </w:rPr>
      </w:pPr>
      <w:r w:rsidRPr="000972B9">
        <w:rPr>
          <w:rFonts w:eastAsia="Times New Roman"/>
          <w:bCs/>
        </w:rPr>
        <w:t>Es trabajo no autorizado, el realizado por el contratista antes de recibir los planos para dichos trabajos, o el que se ejecuta contrariando las órdenes de la fiscalización; por tal razón, correrán por cuenta del contratista las rectificaciones o reposiciones a que haya lugar, los costos y el tiempo que ello conlleve.</w:t>
      </w:r>
    </w:p>
    <w:p w14:paraId="1BF8E189" w14:textId="77777777" w:rsidR="001A4E3B" w:rsidRPr="000972B9" w:rsidRDefault="001A4E3B" w:rsidP="001A4E3B">
      <w:pPr>
        <w:ind w:left="17" w:right="45"/>
        <w:jc w:val="both"/>
        <w:rPr>
          <w:rFonts w:eastAsia="Times New Roman"/>
          <w:bCs/>
        </w:rPr>
      </w:pPr>
    </w:p>
    <w:p w14:paraId="35F11099" w14:textId="77777777" w:rsidR="001A4E3B" w:rsidRPr="000972B9" w:rsidRDefault="001A4E3B" w:rsidP="001A4E3B">
      <w:pPr>
        <w:ind w:left="17" w:right="45"/>
        <w:jc w:val="both"/>
        <w:rPr>
          <w:rFonts w:eastAsia="Times New Roman"/>
          <w:bCs/>
        </w:rPr>
      </w:pPr>
      <w:r w:rsidRPr="000972B9">
        <w:rPr>
          <w:rFonts w:eastAsia="Times New Roman"/>
          <w:bCs/>
        </w:rPr>
        <w:t>El contratista tendrá derecho a recibir pagos por los trabajos ejecutados de conformidad con los planos y especificaciones que sean aceptados por la fiscalización. No tendrá derecho a pagos por materiales, equipos, mano de obra y demás gastos que correspondan a la ejecución de los trabajos defectuosos o no autorizados. Tampoco tendrá derecho al pago por la remoción de los elementos sobrantes.</w:t>
      </w:r>
    </w:p>
    <w:p w14:paraId="7C169086" w14:textId="77777777" w:rsidR="001A4E3B" w:rsidRPr="000972B9" w:rsidRDefault="001A4E3B" w:rsidP="001A4E3B">
      <w:pPr>
        <w:ind w:left="17" w:right="45"/>
        <w:jc w:val="both"/>
        <w:rPr>
          <w:rFonts w:eastAsia="Times New Roman"/>
          <w:bCs/>
        </w:rPr>
      </w:pPr>
    </w:p>
    <w:p w14:paraId="08B367CF" w14:textId="77777777" w:rsidR="001A4E3B" w:rsidRPr="000972B9" w:rsidRDefault="001A4E3B" w:rsidP="001A4E3B">
      <w:pPr>
        <w:ind w:left="17" w:right="45"/>
        <w:jc w:val="both"/>
        <w:rPr>
          <w:rFonts w:eastAsia="Times New Roman"/>
          <w:bCs/>
        </w:rPr>
      </w:pPr>
      <w:r w:rsidRPr="000972B9">
        <w:rPr>
          <w:rFonts w:eastAsia="Times New Roman"/>
          <w:bCs/>
        </w:rPr>
        <w:t>Todos los trabajos que el contratista deba realizar por concepto de reparación de defectos, hasta la recepción definitiva de las obras, serán efectuados por su cuenta y costo siempre que la fiscalización compruebe que los defectos se deben al uso de materiales de mala calidad, no observancia de las especificaciones, o negligencia del contratista en el cumplimiento de cualquier obligación expresa o implícita en el contrato.</w:t>
      </w:r>
    </w:p>
    <w:p w14:paraId="65A21EE1" w14:textId="77777777" w:rsidR="001A4E3B" w:rsidRPr="000972B9" w:rsidRDefault="001A4E3B" w:rsidP="001A4E3B">
      <w:pPr>
        <w:ind w:left="17" w:right="45"/>
        <w:jc w:val="both"/>
        <w:rPr>
          <w:rFonts w:eastAsia="Times New Roman"/>
          <w:bCs/>
        </w:rPr>
      </w:pPr>
    </w:p>
    <w:p w14:paraId="17877DCD" w14:textId="77777777" w:rsidR="001A4E3B" w:rsidRPr="000972B9" w:rsidRDefault="001A4E3B" w:rsidP="001A4E3B">
      <w:pPr>
        <w:ind w:left="17" w:right="45"/>
        <w:jc w:val="both"/>
        <w:rPr>
          <w:rFonts w:eastAsia="Times New Roman"/>
          <w:bCs/>
        </w:rPr>
      </w:pPr>
      <w:r w:rsidRPr="000972B9">
        <w:rPr>
          <w:rFonts w:eastAsia="Times New Roman"/>
          <w:b/>
          <w:bCs/>
        </w:rPr>
        <w:t>3.1.9</w:t>
      </w:r>
      <w:r w:rsidRPr="000972B9">
        <w:rPr>
          <w:rFonts w:eastAsia="Times New Roman"/>
          <w:b/>
          <w:bCs/>
        </w:rPr>
        <w:tab/>
        <w:t>Pagos</w:t>
      </w:r>
      <w:r w:rsidRPr="000972B9">
        <w:rPr>
          <w:rFonts w:eastAsia="Times New Roman"/>
          <w:bCs/>
        </w:rPr>
        <w:t>: El trámite de pago seguirá lo estipulado en las cláusulas respectivas del contrato. En caso de retención indebida de los pagos al contratista se cumplirá lo previsto en el artículo 101 de la Ley Orgánica del Sistema Nacional de Contratación Pública.</w:t>
      </w:r>
    </w:p>
    <w:p w14:paraId="43F1CFB4" w14:textId="77777777" w:rsidR="001A4E3B" w:rsidRPr="000972B9" w:rsidRDefault="001A4E3B" w:rsidP="001A4E3B">
      <w:pPr>
        <w:ind w:left="17" w:right="45"/>
        <w:jc w:val="both"/>
        <w:rPr>
          <w:rFonts w:eastAsia="Times New Roman"/>
          <w:b/>
          <w:bCs/>
        </w:rPr>
      </w:pPr>
    </w:p>
    <w:p w14:paraId="2EBA0901" w14:textId="77777777" w:rsidR="001A4E3B" w:rsidRPr="000972B9" w:rsidRDefault="001A4E3B" w:rsidP="001A4E3B">
      <w:pPr>
        <w:ind w:left="17" w:right="45"/>
        <w:jc w:val="both"/>
        <w:rPr>
          <w:rFonts w:eastAsia="Times New Roman"/>
          <w:bCs/>
        </w:rPr>
      </w:pPr>
      <w:r w:rsidRPr="000972B9">
        <w:rPr>
          <w:rFonts w:eastAsia="Times New Roman"/>
          <w:b/>
          <w:bCs/>
        </w:rPr>
        <w:t>3.1.10</w:t>
      </w:r>
      <w:r w:rsidRPr="000972B9">
        <w:rPr>
          <w:rFonts w:eastAsia="Times New Roman"/>
          <w:b/>
          <w:bCs/>
        </w:rPr>
        <w:tab/>
        <w:t xml:space="preserve"> Administrador del </w:t>
      </w:r>
      <w:proofErr w:type="gramStart"/>
      <w:r w:rsidRPr="000972B9">
        <w:rPr>
          <w:rFonts w:eastAsia="Times New Roman"/>
          <w:b/>
          <w:bCs/>
        </w:rPr>
        <w:t>Contrato.-</w:t>
      </w:r>
      <w:proofErr w:type="gramEnd"/>
      <w:r w:rsidRPr="000972B9">
        <w:rPr>
          <w:rFonts w:eastAsia="Times New Roman"/>
          <w:b/>
          <w:bCs/>
        </w:rPr>
        <w:t xml:space="preserve"> </w:t>
      </w:r>
      <w:r w:rsidRPr="000972B9">
        <w:rPr>
          <w:rFonts w:eastAsia="Times New Roman"/>
          <w:bCs/>
        </w:rPr>
        <w:t xml:space="preserve">El administrador del contrato será designado por la máxima autoridad de la entidad contratante, o su delegado, siendo responsable de la coordinación y </w:t>
      </w:r>
      <w:r w:rsidRPr="000972B9">
        <w:rPr>
          <w:rFonts w:eastAsia="Times New Roman"/>
          <w:bCs/>
        </w:rPr>
        <w:lastRenderedPageBreak/>
        <w:t>seguimiento de la ejecución contractual; en obra, responsable de la coordinación y seguimiento de las actividades de construcción y de las acciones del fiscalizador.</w:t>
      </w:r>
    </w:p>
    <w:p w14:paraId="31F83252" w14:textId="77777777" w:rsidR="001A4E3B" w:rsidRPr="000972B9" w:rsidRDefault="001A4E3B" w:rsidP="001A4E3B">
      <w:pPr>
        <w:ind w:left="17" w:right="45"/>
        <w:jc w:val="both"/>
        <w:rPr>
          <w:rFonts w:eastAsia="Times New Roman"/>
          <w:bCs/>
        </w:rPr>
      </w:pPr>
    </w:p>
    <w:p w14:paraId="19AF4E28" w14:textId="77777777" w:rsidR="001A4E3B" w:rsidRPr="000972B9" w:rsidRDefault="001A4E3B" w:rsidP="001A4E3B">
      <w:pPr>
        <w:ind w:left="17" w:right="45"/>
        <w:jc w:val="both"/>
        <w:rPr>
          <w:rFonts w:eastAsia="Times New Roman"/>
          <w:bCs/>
        </w:rPr>
      </w:pPr>
      <w:r w:rsidRPr="000972B9">
        <w:rPr>
          <w:rFonts w:eastAsia="Times New Roman"/>
          <w:bCs/>
        </w:rPr>
        <w:t xml:space="preserve">Corresponde, en todos los casos, evaluar las acciones, decisiones y medidas tomadas por la fiscalización para la ejecución de la obra, con estricto cumplimiento de las obligaciones </w:t>
      </w:r>
      <w:proofErr w:type="gramStart"/>
      <w:r w:rsidRPr="000972B9">
        <w:rPr>
          <w:rFonts w:eastAsia="Times New Roman"/>
          <w:bCs/>
        </w:rPr>
        <w:t>contractuales,  conforme</w:t>
      </w:r>
      <w:proofErr w:type="gramEnd"/>
      <w:r w:rsidRPr="000972B9">
        <w:rPr>
          <w:rFonts w:eastAsia="Times New Roman"/>
          <w:bCs/>
        </w:rPr>
        <w:t xml:space="preserve"> los programas, cronogramas, plazos y costos previstos; y, emitir la autorización o conformidad respectiva. Solo contando con la autorización del administrador del contrato, el contratista podrá ejecutar las obras adicionales por costo más porcentaje, aumento de cantidades de obras y contratos complementarios. </w:t>
      </w:r>
    </w:p>
    <w:p w14:paraId="75560A40" w14:textId="77777777" w:rsidR="001A4E3B" w:rsidRPr="000972B9" w:rsidRDefault="001A4E3B" w:rsidP="001A4E3B">
      <w:pPr>
        <w:ind w:left="17" w:right="45"/>
        <w:jc w:val="both"/>
        <w:rPr>
          <w:rFonts w:eastAsia="Times New Roman"/>
          <w:bCs/>
        </w:rPr>
      </w:pPr>
    </w:p>
    <w:p w14:paraId="00D44286" w14:textId="77777777" w:rsidR="001A4E3B" w:rsidRPr="000972B9" w:rsidRDefault="001A4E3B" w:rsidP="001A4E3B">
      <w:pPr>
        <w:ind w:left="17" w:right="45"/>
        <w:jc w:val="both"/>
        <w:rPr>
          <w:rFonts w:eastAsia="Times New Roman"/>
          <w:bCs/>
        </w:rPr>
      </w:pPr>
      <w:r w:rsidRPr="000972B9">
        <w:t xml:space="preserve">Tendrá a su </w:t>
      </w:r>
      <w:proofErr w:type="gramStart"/>
      <w:r w:rsidRPr="000972B9">
        <w:t>cargo</w:t>
      </w:r>
      <w:proofErr w:type="gramEnd"/>
      <w:r w:rsidRPr="000972B9">
        <w:t xml:space="preserve"> además, la administración de las garantías de modo tal que asegure que éstas se encuentren vigentes, durante todo el período de vigencia del contrato; ya sea hasta el devengamiento total del anticipo entregado (de ser el caso), como hasta la recepción definitiva del objeto del contrato respecto de la garantía de fiel cumplimiento.</w:t>
      </w:r>
    </w:p>
    <w:p w14:paraId="6A08B929" w14:textId="77777777" w:rsidR="001A4E3B" w:rsidRPr="000972B9" w:rsidRDefault="001A4E3B" w:rsidP="001A4E3B">
      <w:pPr>
        <w:ind w:left="17" w:right="45"/>
        <w:jc w:val="both"/>
        <w:rPr>
          <w:rFonts w:eastAsia="Times New Roman"/>
          <w:b/>
          <w:bCs/>
        </w:rPr>
      </w:pPr>
    </w:p>
    <w:p w14:paraId="6BB459B9" w14:textId="77777777" w:rsidR="001A4E3B" w:rsidRPr="000972B9" w:rsidRDefault="001A4E3B" w:rsidP="001A4E3B">
      <w:pPr>
        <w:ind w:left="17" w:right="45"/>
        <w:jc w:val="both"/>
      </w:pPr>
      <w:r w:rsidRPr="000972B9">
        <w:t xml:space="preserve">El administrador del contrato tendrá la potestad de dirimir en el caso de existir diferencias de carácter técnico o económico entre el contratista y la </w:t>
      </w:r>
      <w:proofErr w:type="gramStart"/>
      <w:r w:rsidRPr="000972B9">
        <w:t>fiscalización  respecto</w:t>
      </w:r>
      <w:proofErr w:type="gramEnd"/>
      <w:r w:rsidRPr="000972B9">
        <w:t xml:space="preserve"> de la ejecución del contrato.</w:t>
      </w:r>
    </w:p>
    <w:p w14:paraId="00E2EEDE" w14:textId="77777777" w:rsidR="001A4E3B" w:rsidRPr="000972B9" w:rsidRDefault="001A4E3B" w:rsidP="001A4E3B">
      <w:pPr>
        <w:ind w:left="17" w:right="45"/>
        <w:jc w:val="both"/>
      </w:pPr>
    </w:p>
    <w:p w14:paraId="1CF27A6A" w14:textId="77777777" w:rsidR="001A4E3B" w:rsidRPr="000972B9" w:rsidRDefault="001A4E3B" w:rsidP="001A4E3B">
      <w:pPr>
        <w:snapToGrid w:val="0"/>
        <w:jc w:val="both"/>
      </w:pPr>
      <w:r w:rsidRPr="000972B9">
        <w:t>Respecto de su gestión reportará a la máxima autoridad institucional o ante la autoridad prevista en el contrato (área requirente), debiendo comunicar todos los aspectos operativos, técnicos, económicos y de cualquier naturaleza que pudieren afectar al cumplimiento del objeto del contrato.</w:t>
      </w:r>
    </w:p>
    <w:p w14:paraId="1D4EFE17" w14:textId="77777777" w:rsidR="001A4E3B" w:rsidRPr="000972B9" w:rsidRDefault="001A4E3B" w:rsidP="001A4E3B">
      <w:pPr>
        <w:snapToGrid w:val="0"/>
        <w:jc w:val="both"/>
      </w:pPr>
    </w:p>
    <w:p w14:paraId="7A768591" w14:textId="77777777" w:rsidR="001A4E3B" w:rsidRPr="001605FC" w:rsidRDefault="001A4E3B" w:rsidP="001A4E3B">
      <w:pPr>
        <w:pStyle w:val="western"/>
        <w:spacing w:before="0"/>
        <w:rPr>
          <w:rFonts w:ascii="Times New Roman" w:eastAsia="Arial Unicode MS" w:hAnsi="Times New Roman" w:cs="Times New Roman"/>
          <w:kern w:val="1"/>
          <w:szCs w:val="24"/>
          <w:u w:val="none"/>
          <w:lang w:val="es-ES_tradnl" w:bidi="ar-SA"/>
        </w:rPr>
      </w:pPr>
      <w:r w:rsidRPr="001605FC">
        <w:rPr>
          <w:rFonts w:ascii="Times New Roman" w:eastAsia="Arial Unicode MS" w:hAnsi="Times New Roman" w:cs="Times New Roman"/>
          <w:kern w:val="1"/>
          <w:szCs w:val="24"/>
          <w:u w:val="none"/>
          <w:lang w:val="es-ES_tradnl" w:bidi="ar-SA"/>
        </w:rPr>
        <w:t>3.1.11 Fiscalizador del Contrato (Para contratos de ejecución de obra</w:t>
      </w:r>
      <w:proofErr w:type="gramStart"/>
      <w:r w:rsidRPr="001605FC">
        <w:rPr>
          <w:rFonts w:ascii="Times New Roman" w:eastAsia="Arial Unicode MS" w:hAnsi="Times New Roman" w:cs="Times New Roman"/>
          <w:kern w:val="1"/>
          <w:szCs w:val="24"/>
          <w:u w:val="none"/>
          <w:lang w:val="es-ES_tradnl" w:bidi="ar-SA"/>
        </w:rPr>
        <w:t>).-</w:t>
      </w:r>
      <w:proofErr w:type="gramEnd"/>
      <w:r w:rsidRPr="001605FC">
        <w:rPr>
          <w:rFonts w:ascii="Times New Roman" w:eastAsia="Arial Unicode MS" w:hAnsi="Times New Roman" w:cs="Times New Roman"/>
          <w:kern w:val="1"/>
          <w:szCs w:val="24"/>
          <w:u w:val="none"/>
          <w:lang w:val="es-ES_tradnl" w:bidi="ar-SA"/>
        </w:rPr>
        <w:t xml:space="preserve"> El fiscalizador del contrato será la persona con quien la contratista, deberá canalizar y coordinar todas y cada una de las obligaciones contractuales convenidas, así como a los integrantes de la Comisión para la recepción provisional, parcial, total y definitiva del contrato, de conformidad a lo establecido en la Ley Orgánica del Sistema Nacional de Contratación Pública.</w:t>
      </w:r>
    </w:p>
    <w:p w14:paraId="2FEEFFA1" w14:textId="77777777" w:rsidR="001A4E3B" w:rsidRPr="001605FC" w:rsidRDefault="001A4E3B" w:rsidP="001A4E3B">
      <w:pPr>
        <w:pStyle w:val="western"/>
        <w:spacing w:before="0"/>
        <w:rPr>
          <w:rFonts w:ascii="Times New Roman" w:eastAsia="Arial Unicode MS" w:hAnsi="Times New Roman" w:cs="Times New Roman"/>
          <w:kern w:val="1"/>
          <w:szCs w:val="24"/>
          <w:u w:val="none"/>
          <w:lang w:val="es-ES_tradnl" w:bidi="ar-SA"/>
        </w:rPr>
      </w:pPr>
    </w:p>
    <w:p w14:paraId="7ED18D97" w14:textId="77777777" w:rsidR="001A4E3B" w:rsidRPr="001605FC" w:rsidRDefault="001A4E3B" w:rsidP="001A4E3B">
      <w:pPr>
        <w:pStyle w:val="western"/>
        <w:spacing w:before="0"/>
        <w:rPr>
          <w:rFonts w:ascii="Times New Roman" w:eastAsia="Arial Unicode MS" w:hAnsi="Times New Roman" w:cs="Times New Roman"/>
          <w:kern w:val="1"/>
          <w:szCs w:val="24"/>
          <w:u w:val="none"/>
          <w:lang w:val="es-ES_tradnl" w:bidi="ar-SA"/>
        </w:rPr>
      </w:pPr>
      <w:r w:rsidRPr="001605FC">
        <w:rPr>
          <w:rFonts w:ascii="Times New Roman" w:eastAsia="Arial Unicode MS" w:hAnsi="Times New Roman" w:cs="Times New Roman"/>
          <w:kern w:val="1"/>
          <w:szCs w:val="24"/>
          <w:u w:val="none"/>
          <w:lang w:val="es-ES_tradnl" w:bidi="ar-SA"/>
        </w:rPr>
        <w:t xml:space="preserve">El fiscalizador del </w:t>
      </w:r>
      <w:proofErr w:type="gramStart"/>
      <w:r w:rsidRPr="001605FC">
        <w:rPr>
          <w:rFonts w:ascii="Times New Roman" w:eastAsia="Arial Unicode MS" w:hAnsi="Times New Roman" w:cs="Times New Roman"/>
          <w:kern w:val="1"/>
          <w:szCs w:val="24"/>
          <w:u w:val="none"/>
          <w:lang w:val="es-ES_tradnl" w:bidi="ar-SA"/>
        </w:rPr>
        <w:t>Contrato,</w:t>
      </w:r>
      <w:proofErr w:type="gramEnd"/>
      <w:r w:rsidRPr="001605FC">
        <w:rPr>
          <w:rFonts w:ascii="Times New Roman" w:eastAsia="Arial Unicode MS" w:hAnsi="Times New Roman" w:cs="Times New Roman"/>
          <w:kern w:val="1"/>
          <w:szCs w:val="24"/>
          <w:u w:val="none"/>
          <w:lang w:val="es-ES_tradnl" w:bidi="ar-SA"/>
        </w:rPr>
        <w:t xml:space="preserve"> está autorizado para realizar las gestiones inherentes a su ejecución, incluyendo aquello que se relaciona con el trámite de pedidos de prórroga que pudiera formular la contratista, cuya aprobación definitiva, de ser procedente, corresponderá a la máxima autoridad o su delgado.</w:t>
      </w:r>
    </w:p>
    <w:p w14:paraId="4831CC59" w14:textId="77777777" w:rsidR="001A4E3B" w:rsidRPr="001605FC" w:rsidRDefault="001A4E3B" w:rsidP="001A4E3B">
      <w:pPr>
        <w:pStyle w:val="western"/>
        <w:spacing w:before="0"/>
        <w:rPr>
          <w:rFonts w:ascii="Times New Roman" w:eastAsia="Arial Unicode MS" w:hAnsi="Times New Roman" w:cs="Times New Roman"/>
          <w:kern w:val="1"/>
          <w:szCs w:val="24"/>
          <w:u w:val="none"/>
          <w:lang w:val="es-ES_tradnl" w:bidi="ar-SA"/>
        </w:rPr>
      </w:pPr>
      <w:r w:rsidRPr="001605FC">
        <w:rPr>
          <w:rFonts w:ascii="Times New Roman" w:eastAsia="Arial Unicode MS" w:hAnsi="Times New Roman" w:cs="Times New Roman"/>
          <w:kern w:val="1"/>
          <w:szCs w:val="24"/>
          <w:u w:val="none"/>
          <w:lang w:val="es-ES_tradnl" w:bidi="ar-SA"/>
        </w:rPr>
        <w:t> </w:t>
      </w:r>
    </w:p>
    <w:p w14:paraId="39793ACA" w14:textId="77777777" w:rsidR="001A4E3B" w:rsidRPr="000972B9" w:rsidRDefault="001A4E3B" w:rsidP="001A4E3B">
      <w:pPr>
        <w:jc w:val="both"/>
      </w:pPr>
      <w:r w:rsidRPr="000972B9">
        <w:t>El fiscalizador será el encargado de velar por el cabal y oportuno cumplimiento de las normas legales y de todas y cada una de las obligaciones y compromisos contractuales asumidos por parte de la contratista.</w:t>
      </w:r>
    </w:p>
    <w:p w14:paraId="7AD123A8" w14:textId="77777777" w:rsidR="001A4E3B" w:rsidRPr="000972B9" w:rsidRDefault="001A4E3B" w:rsidP="001A4E3B">
      <w:pPr>
        <w:jc w:val="both"/>
      </w:pPr>
    </w:p>
    <w:p w14:paraId="4451E0C9" w14:textId="77777777" w:rsidR="001A4E3B" w:rsidRPr="000972B9" w:rsidRDefault="001A4E3B" w:rsidP="001A4E3B">
      <w:pPr>
        <w:snapToGrid w:val="0"/>
        <w:jc w:val="both"/>
      </w:pPr>
      <w:r w:rsidRPr="000972B9">
        <w:t xml:space="preserve">Adoptará las acciones que sean necesarias para evitar retrasos injustificados y establecerá las multas y sanciones a que hubiere lugar, particular del que informará al administrador del contrato a fin de que, de aprobarse le sean aplicadas al contratista.  El fiscalizador deberá atenerse a las condiciones generales y particulares del pliego que forma parte del contrato y presentará los informes que le </w:t>
      </w:r>
      <w:r w:rsidRPr="000972B9">
        <w:lastRenderedPageBreak/>
        <w:t>requiera el administrador del contrato y/o las autoridades respectivas.</w:t>
      </w:r>
    </w:p>
    <w:p w14:paraId="1429697F" w14:textId="77777777" w:rsidR="001A4E3B" w:rsidRPr="000972B9" w:rsidRDefault="001A4E3B" w:rsidP="001A4E3B">
      <w:pPr>
        <w:rPr>
          <w:b/>
          <w:bCs/>
          <w:spacing w:val="-2"/>
        </w:rPr>
      </w:pPr>
    </w:p>
    <w:p w14:paraId="13C0E4E3"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6A199155"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71E964E9"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21D1223A"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6F1ACDFB"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725CF7E3"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739EBA45"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2B5CDE2E"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24C460F5"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1CC84D1B"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4B42BDD4"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5A79509F"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7B16BF19"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32AE0C08"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5A1062C0" w14:textId="77777777" w:rsidR="001A4E3B" w:rsidRDefault="001A4E3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41A94368" w14:textId="77777777" w:rsidR="001A4E3B" w:rsidRDefault="001A4E3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158BB697" w14:textId="77777777" w:rsidR="001A4E3B" w:rsidRDefault="001A4E3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2BE86F1C" w14:textId="77777777" w:rsidR="001A4E3B" w:rsidRDefault="001A4E3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0EFB5E1D" w14:textId="77777777" w:rsidR="001A4E3B" w:rsidRDefault="001A4E3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5C564950" w14:textId="77777777" w:rsidR="001A4E3B" w:rsidRDefault="001A4E3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32FC47BD" w14:textId="77777777" w:rsidR="00EA00BB" w:rsidRPr="008165D6" w:rsidRDefault="00EA00BB" w:rsidP="00EA00BB">
      <w:pPr>
        <w:pBdr>
          <w:top w:val="single" w:sz="4" w:space="1" w:color="auto"/>
          <w:left w:val="single" w:sz="4" w:space="4" w:color="auto"/>
          <w:bottom w:val="single" w:sz="4" w:space="1" w:color="auto"/>
          <w:right w:val="single" w:sz="4" w:space="4" w:color="auto"/>
        </w:pBdr>
        <w:tabs>
          <w:tab w:val="left" w:pos="-540"/>
        </w:tabs>
        <w:ind w:left="15" w:right="45"/>
        <w:jc w:val="center"/>
        <w:rPr>
          <w:rFonts w:eastAsia="Times New Roman"/>
          <w:b/>
          <w:bCs/>
          <w:lang w:bidi="hi-IN"/>
        </w:rPr>
      </w:pPr>
    </w:p>
    <w:p w14:paraId="1358EB70" w14:textId="77777777" w:rsidR="00EA00BB" w:rsidRPr="008165D6" w:rsidRDefault="00EA00BB" w:rsidP="00EA00BB">
      <w:pPr>
        <w:pBdr>
          <w:top w:val="single" w:sz="4" w:space="1" w:color="auto"/>
          <w:left w:val="single" w:sz="4" w:space="4" w:color="auto"/>
          <w:bottom w:val="single" w:sz="4" w:space="1" w:color="auto"/>
          <w:right w:val="single" w:sz="4" w:space="4" w:color="auto"/>
        </w:pBdr>
        <w:tabs>
          <w:tab w:val="left" w:pos="-540"/>
        </w:tabs>
        <w:ind w:left="15" w:right="45"/>
        <w:jc w:val="center"/>
        <w:rPr>
          <w:rFonts w:eastAsia="Times New Roman"/>
          <w:bCs/>
          <w:lang w:bidi="hi-IN"/>
        </w:rPr>
      </w:pPr>
      <w:r w:rsidRPr="008165D6">
        <w:rPr>
          <w:rFonts w:eastAsia="Times New Roman"/>
          <w:b/>
          <w:bCs/>
          <w:lang w:bidi="hi-IN"/>
        </w:rPr>
        <w:t>III.  FORMULARIO DE OFERTA DE RÉGIMEN ESPECIAL</w:t>
      </w:r>
    </w:p>
    <w:p w14:paraId="554CEFFE" w14:textId="77777777" w:rsidR="00EA00BB" w:rsidRPr="008165D6" w:rsidRDefault="00EA00BB" w:rsidP="00EA00BB">
      <w:pPr>
        <w:pBdr>
          <w:top w:val="single" w:sz="4" w:space="1" w:color="auto"/>
          <w:left w:val="single" w:sz="4" w:space="4" w:color="auto"/>
          <w:bottom w:val="single" w:sz="4" w:space="1" w:color="auto"/>
          <w:right w:val="single" w:sz="4" w:space="4" w:color="auto"/>
        </w:pBdr>
        <w:tabs>
          <w:tab w:val="left" w:pos="-540"/>
        </w:tabs>
        <w:ind w:left="15" w:right="45"/>
        <w:jc w:val="center"/>
        <w:rPr>
          <w:rFonts w:eastAsia="Times New Roman"/>
          <w:b/>
          <w:bCs/>
          <w:lang w:bidi="hi-IN"/>
        </w:rPr>
      </w:pPr>
    </w:p>
    <w:p w14:paraId="039FC7FB" w14:textId="77777777" w:rsidR="00EA00BB" w:rsidRPr="008165D6" w:rsidRDefault="00EA00BB" w:rsidP="00EA00BB">
      <w:pPr>
        <w:pBdr>
          <w:top w:val="single" w:sz="4" w:space="1" w:color="auto"/>
          <w:left w:val="single" w:sz="4" w:space="4" w:color="auto"/>
          <w:bottom w:val="single" w:sz="4" w:space="1" w:color="auto"/>
          <w:right w:val="single" w:sz="4" w:space="4" w:color="auto"/>
        </w:pBdr>
        <w:tabs>
          <w:tab w:val="left" w:pos="-540"/>
        </w:tabs>
        <w:ind w:left="15" w:right="45"/>
        <w:jc w:val="center"/>
        <w:rPr>
          <w:rFonts w:eastAsia="Times New Roman"/>
          <w:bCs/>
          <w:lang w:bidi="hi-IN"/>
        </w:rPr>
      </w:pPr>
      <w:r>
        <w:rPr>
          <w:rFonts w:eastAsia="Times New Roman"/>
          <w:bCs/>
          <w:lang w:bidi="hi-IN"/>
        </w:rPr>
        <w:t>Versión SERCOP 2.1</w:t>
      </w:r>
      <w:r w:rsidRPr="008165D6">
        <w:rPr>
          <w:rFonts w:eastAsia="Times New Roman"/>
          <w:bCs/>
          <w:lang w:bidi="hi-IN"/>
        </w:rPr>
        <w:t xml:space="preserve"> (0</w:t>
      </w:r>
      <w:r>
        <w:rPr>
          <w:rFonts w:eastAsia="Times New Roman"/>
          <w:bCs/>
          <w:lang w:bidi="hi-IN"/>
        </w:rPr>
        <w:t>9</w:t>
      </w:r>
      <w:r w:rsidRPr="008165D6">
        <w:rPr>
          <w:rFonts w:eastAsia="Times New Roman"/>
          <w:bCs/>
          <w:lang w:bidi="hi-IN"/>
        </w:rPr>
        <w:t xml:space="preserve"> de </w:t>
      </w:r>
      <w:r>
        <w:rPr>
          <w:rFonts w:eastAsia="Times New Roman"/>
          <w:bCs/>
          <w:lang w:bidi="hi-IN"/>
        </w:rPr>
        <w:t xml:space="preserve">junio de </w:t>
      </w:r>
      <w:r w:rsidRPr="008165D6">
        <w:rPr>
          <w:rFonts w:eastAsia="Times New Roman"/>
          <w:bCs/>
          <w:lang w:bidi="hi-IN"/>
        </w:rPr>
        <w:t>2017)</w:t>
      </w:r>
    </w:p>
    <w:p w14:paraId="23C7A075" w14:textId="77777777" w:rsidR="00EA00BB" w:rsidRPr="008165D6" w:rsidRDefault="00EA00BB" w:rsidP="00EA00BB">
      <w:pPr>
        <w:pBdr>
          <w:top w:val="single" w:sz="4" w:space="1" w:color="auto"/>
          <w:left w:val="single" w:sz="4" w:space="4" w:color="auto"/>
          <w:bottom w:val="single" w:sz="4" w:space="1" w:color="auto"/>
          <w:right w:val="single" w:sz="4" w:space="4" w:color="auto"/>
        </w:pBdr>
        <w:tabs>
          <w:tab w:val="left" w:pos="-540"/>
        </w:tabs>
        <w:ind w:left="15" w:right="45"/>
        <w:jc w:val="center"/>
        <w:rPr>
          <w:rFonts w:eastAsia="Times New Roman"/>
          <w:b/>
          <w:bCs/>
          <w:lang w:bidi="hi-IN"/>
        </w:rPr>
      </w:pPr>
    </w:p>
    <w:p w14:paraId="3C636BCA" w14:textId="77777777" w:rsidR="00EA00BB" w:rsidRPr="008165D6" w:rsidRDefault="00EA00BB" w:rsidP="00EA00BB">
      <w:pPr>
        <w:tabs>
          <w:tab w:val="left" w:pos="-540"/>
        </w:tabs>
        <w:ind w:left="15" w:right="45"/>
        <w:jc w:val="center"/>
        <w:rPr>
          <w:rFonts w:eastAsia="Times New Roman"/>
          <w:spacing w:val="-3"/>
          <w:lang w:eastAsia="hi-IN" w:bidi="hi-IN"/>
        </w:rPr>
      </w:pPr>
    </w:p>
    <w:p w14:paraId="4D2B0291" w14:textId="77777777" w:rsidR="00EA00BB" w:rsidRPr="008165D6" w:rsidRDefault="00EA00BB" w:rsidP="00EA00BB">
      <w:pPr>
        <w:tabs>
          <w:tab w:val="left" w:pos="-540"/>
        </w:tabs>
        <w:ind w:left="15" w:right="45"/>
        <w:jc w:val="center"/>
        <w:rPr>
          <w:rFonts w:eastAsia="Times New Roman"/>
          <w:spacing w:val="-3"/>
          <w:lang w:eastAsia="hi-IN" w:bidi="hi-IN"/>
        </w:rPr>
      </w:pPr>
    </w:p>
    <w:p w14:paraId="060E5AE2" w14:textId="77777777" w:rsidR="00EA00BB" w:rsidRPr="008165D6" w:rsidRDefault="00EA00BB" w:rsidP="00EA00BB">
      <w:pPr>
        <w:tabs>
          <w:tab w:val="left" w:pos="-540"/>
        </w:tabs>
        <w:ind w:left="15" w:right="45"/>
        <w:jc w:val="center"/>
        <w:rPr>
          <w:rFonts w:eastAsia="Times New Roman"/>
          <w:vanish/>
          <w:spacing w:val="-3"/>
          <w:lang w:eastAsia="hi-IN" w:bidi="hi-IN"/>
        </w:rPr>
      </w:pPr>
    </w:p>
    <w:p w14:paraId="6FC13A49" w14:textId="77777777" w:rsidR="00EA00BB" w:rsidRPr="008165D6" w:rsidRDefault="00EA00BB" w:rsidP="00EA00BB">
      <w:pPr>
        <w:ind w:left="15" w:right="45"/>
        <w:rPr>
          <w:rFonts w:eastAsia="Times New Roman"/>
          <w:b/>
          <w:lang w:eastAsia="hi-IN" w:bidi="hi-IN"/>
        </w:rPr>
      </w:pPr>
      <w:r w:rsidRPr="008165D6">
        <w:rPr>
          <w:rFonts w:eastAsia="Times New Roman"/>
          <w:b/>
          <w:lang w:eastAsia="hi-IN" w:bidi="hi-IN"/>
        </w:rPr>
        <w:t>NOMBRE DEL OFERENTE: …………………………………………………</w:t>
      </w:r>
      <w:proofErr w:type="gramStart"/>
      <w:r w:rsidRPr="008165D6">
        <w:rPr>
          <w:rFonts w:eastAsia="Times New Roman"/>
          <w:b/>
          <w:lang w:eastAsia="hi-IN" w:bidi="hi-IN"/>
        </w:rPr>
        <w:t>…….</w:t>
      </w:r>
      <w:proofErr w:type="gramEnd"/>
      <w:r w:rsidRPr="008165D6">
        <w:rPr>
          <w:rFonts w:eastAsia="Times New Roman"/>
          <w:b/>
          <w:lang w:eastAsia="hi-IN" w:bidi="hi-IN"/>
        </w:rPr>
        <w:t>.</w:t>
      </w:r>
    </w:p>
    <w:p w14:paraId="62E5E679" w14:textId="77777777" w:rsidR="00EA00BB" w:rsidRPr="008165D6" w:rsidRDefault="00EA00BB" w:rsidP="00EA00BB">
      <w:pPr>
        <w:ind w:right="45"/>
        <w:rPr>
          <w:rFonts w:eastAsia="Times New Roman"/>
          <w:b/>
          <w:spacing w:val="-2"/>
          <w:lang w:eastAsia="hi-IN" w:bidi="hi-IN"/>
        </w:rPr>
      </w:pPr>
    </w:p>
    <w:p w14:paraId="28C795C9" w14:textId="77777777" w:rsidR="00EA00BB" w:rsidRPr="008165D6" w:rsidRDefault="00EA00BB" w:rsidP="00EA00BB">
      <w:pPr>
        <w:ind w:left="15" w:right="45"/>
        <w:rPr>
          <w:rFonts w:eastAsia="Times New Roman"/>
          <w:b/>
          <w:lang w:eastAsia="hi-IN" w:bidi="hi-IN"/>
        </w:rPr>
      </w:pPr>
      <w:r>
        <w:rPr>
          <w:rFonts w:eastAsia="Times New Roman"/>
          <w:b/>
          <w:lang w:eastAsia="hi-IN" w:bidi="hi-IN"/>
        </w:rPr>
        <w:t>1</w:t>
      </w:r>
      <w:r w:rsidRPr="008165D6">
        <w:rPr>
          <w:rFonts w:eastAsia="Times New Roman"/>
          <w:b/>
          <w:lang w:eastAsia="hi-IN" w:bidi="hi-IN"/>
        </w:rPr>
        <w:t>.1</w:t>
      </w:r>
      <w:r w:rsidRPr="008165D6">
        <w:rPr>
          <w:rFonts w:eastAsia="Times New Roman"/>
          <w:b/>
          <w:lang w:eastAsia="hi-IN" w:bidi="hi-IN"/>
        </w:rPr>
        <w:tab/>
        <w:t>PRESENTACIÓN Y COMPROMISO</w:t>
      </w:r>
    </w:p>
    <w:p w14:paraId="0BCA1418" w14:textId="77777777" w:rsidR="00EA00BB" w:rsidRPr="008165D6" w:rsidRDefault="00EA00BB" w:rsidP="00EA00BB">
      <w:pPr>
        <w:ind w:left="15" w:right="45"/>
        <w:jc w:val="both"/>
        <w:rPr>
          <w:rFonts w:eastAsia="Times New Roman"/>
          <w:spacing w:val="-2"/>
          <w:lang w:eastAsia="hi-IN" w:bidi="hi-IN"/>
        </w:rPr>
      </w:pPr>
    </w:p>
    <w:p w14:paraId="6271888D" w14:textId="77777777" w:rsidR="00EA00BB" w:rsidRPr="008165D6" w:rsidRDefault="00EA00BB" w:rsidP="00EA00BB">
      <w:pPr>
        <w:ind w:left="15" w:right="45"/>
        <w:jc w:val="both"/>
        <w:rPr>
          <w:rFonts w:eastAsia="Times New Roman"/>
          <w:lang w:eastAsia="hi-IN" w:bidi="hi-IN"/>
        </w:rPr>
      </w:pPr>
      <w:r w:rsidRPr="008165D6">
        <w:rPr>
          <w:rFonts w:eastAsia="Times New Roman"/>
          <w:lang w:eastAsia="hi-IN" w:bidi="hi-IN"/>
        </w:rPr>
        <w:t xml:space="preserve">El que suscribe, en atención a la invitación efectuada por </w:t>
      </w:r>
      <w:r w:rsidRPr="008165D6">
        <w:rPr>
          <w:rFonts w:eastAsia="Times New Roman"/>
          <w:i/>
          <w:iCs/>
          <w:lang w:eastAsia="hi-IN" w:bidi="hi-IN"/>
        </w:rPr>
        <w:t>(nombre de la entidad contratante)</w:t>
      </w:r>
      <w:r w:rsidRPr="008165D6">
        <w:rPr>
          <w:rFonts w:eastAsia="Times New Roman"/>
          <w:lang w:eastAsia="hi-IN" w:bidi="hi-IN"/>
        </w:rPr>
        <w:t xml:space="preserve"> para la ejecución de </w:t>
      </w:r>
      <w:r w:rsidRPr="008165D6">
        <w:rPr>
          <w:rFonts w:eastAsia="Times New Roman"/>
          <w:i/>
          <w:lang w:eastAsia="hi-IN" w:bidi="hi-IN"/>
        </w:rPr>
        <w:t>(detalle de los bienes o servicios),</w:t>
      </w:r>
      <w:r w:rsidRPr="008165D6">
        <w:rPr>
          <w:rFonts w:eastAsia="Times New Roman"/>
          <w:lang w:eastAsia="hi-IN" w:bidi="hi-IN"/>
        </w:rPr>
        <w:t xml:space="preserve"> luego de examinar el pliego del presente procedimiento, al presentar esta oferta por (</w:t>
      </w:r>
      <w:r w:rsidRPr="008165D6">
        <w:rPr>
          <w:rFonts w:eastAsia="Times New Roman"/>
          <w:i/>
          <w:lang w:eastAsia="hi-IN" w:bidi="hi-IN"/>
        </w:rPr>
        <w:t xml:space="preserve">sus propios derechos, si es persona natural) / (representante legal o apoderado de ....... </w:t>
      </w:r>
      <w:proofErr w:type="spellStart"/>
      <w:r w:rsidRPr="008165D6">
        <w:rPr>
          <w:rFonts w:eastAsia="Times New Roman"/>
          <w:i/>
          <w:lang w:eastAsia="hi-IN" w:bidi="hi-IN"/>
        </w:rPr>
        <w:t>si</w:t>
      </w:r>
      <w:proofErr w:type="spellEnd"/>
      <w:r w:rsidRPr="008165D6">
        <w:rPr>
          <w:rFonts w:eastAsia="Times New Roman"/>
          <w:i/>
          <w:lang w:eastAsia="hi-IN" w:bidi="hi-IN"/>
        </w:rPr>
        <w:t xml:space="preserve"> es persona jurídica), (procurador común de…, si se trata de asociación o consorcio</w:t>
      </w:r>
      <w:r w:rsidRPr="008165D6">
        <w:rPr>
          <w:rFonts w:eastAsia="Times New Roman"/>
          <w:lang w:eastAsia="hi-IN" w:bidi="hi-IN"/>
        </w:rPr>
        <w:t>) declara que:</w:t>
      </w:r>
    </w:p>
    <w:p w14:paraId="38906D07" w14:textId="77777777" w:rsidR="00EA00BB" w:rsidRPr="008165D6" w:rsidRDefault="00EA00BB" w:rsidP="00EA00BB">
      <w:pPr>
        <w:ind w:left="15" w:right="45"/>
        <w:jc w:val="both"/>
        <w:rPr>
          <w:rFonts w:eastAsia="Times New Roman"/>
          <w:lang w:eastAsia="hi-IN" w:bidi="hi-IN"/>
        </w:rPr>
      </w:pPr>
    </w:p>
    <w:p w14:paraId="17B37D49" w14:textId="77777777" w:rsidR="00EA00BB" w:rsidRPr="008165D6" w:rsidRDefault="00EA00BB" w:rsidP="00EA00BB">
      <w:pPr>
        <w:widowControl/>
        <w:numPr>
          <w:ilvl w:val="0"/>
          <w:numId w:val="54"/>
        </w:numPr>
        <w:tabs>
          <w:tab w:val="left" w:pos="0"/>
          <w:tab w:val="left" w:pos="2205"/>
          <w:tab w:val="left" w:pos="3929"/>
        </w:tabs>
        <w:spacing w:line="276" w:lineRule="auto"/>
        <w:jc w:val="both"/>
        <w:rPr>
          <w:rFonts w:eastAsia="Times New Roman"/>
          <w:lang w:eastAsia="hi-IN" w:bidi="hi-IN"/>
        </w:rPr>
      </w:pPr>
      <w:r w:rsidRPr="008165D6">
        <w:rPr>
          <w:rFonts w:eastAsia="Times New Roman"/>
          <w:lang w:eastAsia="hi-IN" w:bidi="hi-IN"/>
        </w:rPr>
        <w:t xml:space="preserve">El oferente </w:t>
      </w:r>
      <w:proofErr w:type="gramStart"/>
      <w:r w:rsidRPr="008165D6">
        <w:rPr>
          <w:rFonts w:eastAsia="Times New Roman"/>
          <w:lang w:eastAsia="hi-IN" w:bidi="hi-IN"/>
        </w:rPr>
        <w:t>es  proveedor</w:t>
      </w:r>
      <w:proofErr w:type="gramEnd"/>
      <w:r w:rsidRPr="008165D6">
        <w:rPr>
          <w:rFonts w:eastAsia="Times New Roman"/>
          <w:lang w:eastAsia="hi-IN" w:bidi="hi-IN"/>
        </w:rPr>
        <w:t xml:space="preserve"> elegible de conformidad con las disposiciones de la Ley Orgánica del Sistema Nacional de Contratación Pública, su Reglamento General, y demás normativa expedida por el Servicio Nacional de Contratación Pública.</w:t>
      </w:r>
    </w:p>
    <w:p w14:paraId="5BDA27E5" w14:textId="77777777" w:rsidR="00EA00BB" w:rsidRPr="008165D6" w:rsidRDefault="00EA00BB" w:rsidP="00EA00BB">
      <w:pPr>
        <w:tabs>
          <w:tab w:val="left" w:pos="0"/>
          <w:tab w:val="left" w:pos="2205"/>
          <w:tab w:val="left" w:pos="3929"/>
        </w:tabs>
        <w:jc w:val="both"/>
        <w:rPr>
          <w:rFonts w:eastAsia="Times New Roman"/>
          <w:lang w:eastAsia="hi-IN" w:bidi="hi-IN"/>
        </w:rPr>
      </w:pPr>
    </w:p>
    <w:p w14:paraId="5B3955E1" w14:textId="77777777" w:rsidR="00EA00BB" w:rsidRPr="008165D6" w:rsidRDefault="00EA00BB" w:rsidP="00EA00BB">
      <w:pPr>
        <w:widowControl/>
        <w:numPr>
          <w:ilvl w:val="0"/>
          <w:numId w:val="54"/>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La única persona o personas interesadas en esta oferta está o están nombradas en ella, sin que incurra en actos de ocultamiento o simulación con el fin de que no aparezcan sujetos inhabilitados para contratar con el Estado.</w:t>
      </w:r>
    </w:p>
    <w:p w14:paraId="41A082D6" w14:textId="77777777" w:rsidR="00EA00BB" w:rsidRPr="008165D6" w:rsidRDefault="00EA00BB" w:rsidP="00EA00BB">
      <w:pPr>
        <w:tabs>
          <w:tab w:val="left" w:pos="0"/>
          <w:tab w:val="left" w:pos="2205"/>
          <w:tab w:val="left" w:pos="3929"/>
        </w:tabs>
        <w:jc w:val="both"/>
        <w:rPr>
          <w:rFonts w:eastAsia="Times New Roman"/>
          <w:spacing w:val="-2"/>
          <w:lang w:eastAsia="hi-IN" w:bidi="hi-IN"/>
        </w:rPr>
      </w:pPr>
    </w:p>
    <w:p w14:paraId="45C82D60" w14:textId="77777777" w:rsidR="00EA00BB" w:rsidRPr="008165D6" w:rsidRDefault="00EA00BB" w:rsidP="00EA00BB">
      <w:pPr>
        <w:widowControl/>
        <w:numPr>
          <w:ilvl w:val="0"/>
          <w:numId w:val="54"/>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 xml:space="preserve">La oferta la hace en forma independiente y sin conexión abierta u oculta con otra u otras personas, compañías o grupos participantes en este procedimiento y, en todo aspecto, es honrada y de buena fe. Por consiguiente, asegura no haber vulnerado y que no vulnerará ningún principio o norma relacionada con la competencia libre, leal y justa; así como declara que no establecerá, concertará o coordinará –directa o indirectamente, en forma explícita o en forma oculta- posturas, abstenciones o resultados con otro u otros oferentes, se consideren o no partes relacionadas en los términos de la normativa aplicable; asimismo, se obliga a abstenerse de acciones, omisiones, acuerdos o prácticas concertadas o y, en general, de toda conducta cuyo objeto o efecto sea impedir, restringir, falsear o distorsionar la competencia, ya sea en la presentación de ofertas y posturas o buscando asegurar el resultado en beneficio propio o de otro proveedor u oferente, en este procedimiento de contratación.  En tal virtud, declara </w:t>
      </w:r>
      <w:r w:rsidRPr="008165D6">
        <w:rPr>
          <w:rFonts w:eastAsia="Times New Roman"/>
          <w:lang w:eastAsia="hi-IN" w:bidi="hi-IN"/>
        </w:rPr>
        <w:t>conocer que se presumirá la existencia de una práctica restrictiva, por disposición del Reglamento para la aplicación de la Ley Orgánica de Regulación y Control del Poder de Mercado, si se evidencia la existencia de actos u omisiones, acuerdos o prácticas concertadas y en general cualquier conducta, independientemente de la forma que adopten, ya sea en la presentación de su ofertas, o buscando asegurar el resultado en beneficio propio o de otro proveedor u oferente, en este procedimiento de contratación.</w:t>
      </w:r>
    </w:p>
    <w:p w14:paraId="2B81895A" w14:textId="77777777" w:rsidR="00EA00BB" w:rsidRPr="008165D6" w:rsidRDefault="00EA00BB" w:rsidP="00EA00BB">
      <w:pPr>
        <w:jc w:val="both"/>
        <w:rPr>
          <w:rFonts w:eastAsia="Times New Roman"/>
          <w:spacing w:val="-2"/>
          <w:u w:val="single"/>
          <w:lang w:eastAsia="hi-IN" w:bidi="hi-IN"/>
        </w:rPr>
      </w:pPr>
    </w:p>
    <w:p w14:paraId="237F147E" w14:textId="77777777" w:rsidR="00EA00BB" w:rsidRPr="008165D6" w:rsidRDefault="00EA00BB" w:rsidP="00EA00BB">
      <w:pPr>
        <w:widowControl/>
        <w:numPr>
          <w:ilvl w:val="0"/>
          <w:numId w:val="54"/>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 xml:space="preserve">Al presentar esta oferta, cumple con toda la normativa general, sectorial y especial aplicable a su actividad económica, profesión, ciencia u oficio; y, que los equipos y materiales que se incorporarán, así como los que se utilizarán para su ejecución, en caso de adjudicación del contrato, serán de propiedad del oferente o arrendados y contarán con todos los permisos que se requieran para su utilización. </w:t>
      </w:r>
    </w:p>
    <w:p w14:paraId="5D41F499" w14:textId="77777777" w:rsidR="00EA00BB" w:rsidRPr="008165D6" w:rsidRDefault="00EA00BB" w:rsidP="00EA00BB">
      <w:pPr>
        <w:tabs>
          <w:tab w:val="left" w:pos="0"/>
          <w:tab w:val="left" w:pos="2205"/>
          <w:tab w:val="left" w:pos="3929"/>
        </w:tabs>
        <w:jc w:val="both"/>
        <w:rPr>
          <w:rFonts w:eastAsia="Times New Roman"/>
          <w:lang w:eastAsia="hi-IN" w:bidi="hi-IN"/>
        </w:rPr>
      </w:pPr>
    </w:p>
    <w:p w14:paraId="46516EB8" w14:textId="77777777" w:rsidR="00EA00BB" w:rsidRPr="008165D6" w:rsidRDefault="00EA00BB" w:rsidP="00EA00BB">
      <w:pPr>
        <w:widowControl/>
        <w:numPr>
          <w:ilvl w:val="0"/>
          <w:numId w:val="54"/>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Suministrará la mano de obra, equipos y materiales requeridos para el cumplimiento de sus obligaciones, de acuerdo con el pliego; suministrará todos los bienes ofertados, nuevos de fábrica, completos, listos para su uso inmediato, de conformidad con las características detalladas en esta oferta y las especificaciones técnicas solicitadas</w:t>
      </w:r>
      <w:r w:rsidRPr="008165D6">
        <w:rPr>
          <w:rFonts w:eastAsia="Times New Roman"/>
          <w:i/>
          <w:spacing w:val="-2"/>
          <w:lang w:eastAsia="hi-IN" w:bidi="hi-IN"/>
        </w:rPr>
        <w:t xml:space="preserve"> </w:t>
      </w:r>
      <w:r w:rsidRPr="008165D6">
        <w:rPr>
          <w:rFonts w:eastAsia="Times New Roman"/>
          <w:spacing w:val="-2"/>
          <w:lang w:eastAsia="hi-IN" w:bidi="hi-IN"/>
        </w:rPr>
        <w:t>(</w:t>
      </w:r>
      <w:r w:rsidRPr="008165D6">
        <w:rPr>
          <w:rFonts w:eastAsia="Times New Roman"/>
          <w:i/>
          <w:spacing w:val="-2"/>
          <w:lang w:eastAsia="hi-IN" w:bidi="hi-IN"/>
        </w:rPr>
        <w:t>bienes</w:t>
      </w:r>
      <w:r w:rsidRPr="008165D6">
        <w:rPr>
          <w:rFonts w:eastAsia="Times New Roman"/>
          <w:spacing w:val="-2"/>
          <w:lang w:eastAsia="hi-IN" w:bidi="hi-IN"/>
        </w:rPr>
        <w:t>)</w:t>
      </w:r>
      <w:r w:rsidRPr="008165D6">
        <w:rPr>
          <w:rFonts w:eastAsia="Times New Roman"/>
          <w:i/>
          <w:spacing w:val="-2"/>
          <w:lang w:eastAsia="hi-IN" w:bidi="hi-IN"/>
        </w:rPr>
        <w:t xml:space="preserve">/ </w:t>
      </w:r>
      <w:r w:rsidRPr="008165D6">
        <w:rPr>
          <w:rFonts w:eastAsia="Times New Roman"/>
          <w:spacing w:val="-2"/>
          <w:lang w:eastAsia="hi-IN" w:bidi="hi-IN"/>
        </w:rPr>
        <w:t>prestará los servicios, de acuerdo con los pliegos, especificaciones técnicas, términos de referencia e instrucciones(</w:t>
      </w:r>
      <w:r w:rsidRPr="008165D6">
        <w:rPr>
          <w:rFonts w:eastAsia="Times New Roman"/>
          <w:i/>
          <w:spacing w:val="-2"/>
          <w:lang w:eastAsia="hi-IN" w:bidi="hi-IN"/>
        </w:rPr>
        <w:t>servicios</w:t>
      </w:r>
      <w:r w:rsidRPr="008165D6">
        <w:rPr>
          <w:rFonts w:eastAsia="Times New Roman"/>
          <w:spacing w:val="-2"/>
          <w:lang w:eastAsia="hi-IN" w:bidi="hi-IN"/>
        </w:rPr>
        <w:t>); en el plazo y por los precios indicados en el Formulario de Oferta; que al presentar esta oferta, ha considerado todos los costos obligatorios que debe y deberá asumir en la ejecución contractual, especialmente aquellos relacionados con obligaciones sociales, laborales, de seguridad social, ambientales y tributarias vigentes.</w:t>
      </w:r>
    </w:p>
    <w:p w14:paraId="3D115A37" w14:textId="77777777" w:rsidR="00EA00BB" w:rsidRPr="008165D6" w:rsidRDefault="00EA00BB" w:rsidP="00EA00BB">
      <w:pPr>
        <w:tabs>
          <w:tab w:val="left" w:pos="0"/>
          <w:tab w:val="left" w:pos="2205"/>
          <w:tab w:val="left" w:pos="3929"/>
        </w:tabs>
        <w:jc w:val="both"/>
        <w:rPr>
          <w:rFonts w:eastAsia="Times New Roman"/>
          <w:lang w:eastAsia="hi-IN" w:bidi="hi-IN"/>
        </w:rPr>
      </w:pPr>
    </w:p>
    <w:p w14:paraId="5DBED3DC" w14:textId="77777777" w:rsidR="00EA00BB" w:rsidRPr="008165D6" w:rsidRDefault="00EA00BB" w:rsidP="00EA00BB">
      <w:pPr>
        <w:widowControl/>
        <w:numPr>
          <w:ilvl w:val="0"/>
          <w:numId w:val="54"/>
        </w:numPr>
        <w:tabs>
          <w:tab w:val="left" w:pos="0"/>
          <w:tab w:val="left" w:pos="2205"/>
          <w:tab w:val="left" w:pos="3929"/>
        </w:tabs>
        <w:spacing w:line="276" w:lineRule="auto"/>
        <w:jc w:val="both"/>
        <w:rPr>
          <w:rFonts w:eastAsia="Times New Roman"/>
          <w:color w:val="000000"/>
          <w:spacing w:val="-2"/>
          <w:lang w:val="es-ES" w:eastAsia="hi-IN" w:bidi="hi-IN"/>
        </w:rPr>
      </w:pPr>
      <w:r w:rsidRPr="008165D6">
        <w:rPr>
          <w:rFonts w:eastAsia="Times New Roman"/>
          <w:color w:val="000000"/>
          <w:spacing w:val="-2"/>
          <w:lang w:val="es-ES" w:eastAsia="hi-IN" w:bidi="hi-IN"/>
        </w:rPr>
        <w:lastRenderedPageBreak/>
        <w:t>Bajo juramento declara expresamente que no ha ofrecido, ofrece u ofrecerá, y no ha efectuado o efectuará ningún pago, préstamo o servicio ilegítimo o prohibido por la ley; entretenimiento, viajes u obsequios, a ningún funcionario o trabajador de la entidad contratante que hubiera tenido o tenga que ver con el presente procedimiento de contratación en sus etapas de planificación, programación, selección, contratación o ejecución, incluyéndose preparación del pliego, aprobación de documentos, calificación de ofertas, selección de contratistas, adjudicación o declaratoria de procedimiento desierto, recepción de productos o servicios, administración o supervisión de contratos o cualquier otra intervención o decisión en la fase precontractual o contractual.</w:t>
      </w:r>
    </w:p>
    <w:p w14:paraId="7CD27DA1" w14:textId="77777777" w:rsidR="00EA00BB" w:rsidRPr="008165D6" w:rsidRDefault="00EA00BB" w:rsidP="00EA00BB">
      <w:pPr>
        <w:tabs>
          <w:tab w:val="left" w:pos="0"/>
          <w:tab w:val="left" w:pos="2205"/>
          <w:tab w:val="left" w:pos="3929"/>
        </w:tabs>
        <w:jc w:val="both"/>
        <w:rPr>
          <w:rFonts w:eastAsia="Times New Roman"/>
          <w:color w:val="000000"/>
          <w:lang w:eastAsia="hi-IN" w:bidi="hi-IN"/>
        </w:rPr>
      </w:pPr>
    </w:p>
    <w:p w14:paraId="322A7A1B" w14:textId="77777777" w:rsidR="00EA00BB" w:rsidRPr="008165D6" w:rsidRDefault="00EA00BB" w:rsidP="00EA00BB">
      <w:pPr>
        <w:widowControl/>
        <w:numPr>
          <w:ilvl w:val="0"/>
          <w:numId w:val="54"/>
        </w:numPr>
        <w:tabs>
          <w:tab w:val="left" w:pos="0"/>
          <w:tab w:val="left" w:pos="2205"/>
          <w:tab w:val="left" w:pos="3929"/>
        </w:tabs>
        <w:spacing w:line="276" w:lineRule="auto"/>
        <w:jc w:val="both"/>
        <w:rPr>
          <w:rFonts w:eastAsia="Times New Roman"/>
          <w:color w:val="000000"/>
          <w:spacing w:val="-2"/>
          <w:lang w:eastAsia="hi-IN" w:bidi="hi-IN"/>
        </w:rPr>
      </w:pPr>
      <w:r w:rsidRPr="008165D6">
        <w:rPr>
          <w:rFonts w:eastAsia="Times New Roman"/>
          <w:color w:val="000000"/>
          <w:spacing w:val="-2"/>
          <w:lang w:eastAsia="hi-IN" w:bidi="hi-IN"/>
        </w:rPr>
        <w:t xml:space="preserve">Acepta que en el caso de que se comprobare una violación a los compromisos establecidos en el presente formulario, la Entidad Contratante le descalifique como oferente, o dé por terminado en forma inmediata el contrato, observando el debido proceso, para lo cual se allana a responder por los daños y perjuicios que tales violaciones hayan ocasionado. </w:t>
      </w:r>
    </w:p>
    <w:p w14:paraId="229B37F3" w14:textId="77777777" w:rsidR="00EA00BB" w:rsidRPr="008165D6" w:rsidRDefault="00EA00BB" w:rsidP="00EA00BB">
      <w:pPr>
        <w:pStyle w:val="Prrafodelista"/>
        <w:spacing w:line="276" w:lineRule="auto"/>
        <w:rPr>
          <w:color w:val="000000"/>
          <w:spacing w:val="-2"/>
        </w:rPr>
      </w:pPr>
    </w:p>
    <w:p w14:paraId="37BE2C76" w14:textId="77777777" w:rsidR="00EA00BB" w:rsidRPr="008165D6" w:rsidRDefault="00EA00BB" w:rsidP="00EA00BB">
      <w:pPr>
        <w:widowControl/>
        <w:numPr>
          <w:ilvl w:val="0"/>
          <w:numId w:val="54"/>
        </w:numPr>
        <w:tabs>
          <w:tab w:val="left" w:pos="0"/>
          <w:tab w:val="left" w:pos="2205"/>
          <w:tab w:val="left" w:pos="3929"/>
        </w:tabs>
        <w:spacing w:line="276" w:lineRule="auto"/>
        <w:jc w:val="both"/>
        <w:rPr>
          <w:rFonts w:eastAsia="Times New Roman"/>
          <w:color w:val="000000"/>
          <w:spacing w:val="-2"/>
          <w:lang w:eastAsia="hi-IN" w:bidi="hi-IN"/>
        </w:rPr>
      </w:pPr>
      <w:r w:rsidRPr="008165D6">
        <w:rPr>
          <w:rFonts w:eastAsia="Times New Roman"/>
          <w:color w:val="000000"/>
          <w:spacing w:val="-2"/>
          <w:lang w:eastAsia="hi-IN" w:bidi="hi-IN"/>
        </w:rPr>
        <w:t>Declara que se obliga a guardar absoluta reserva de la información confiada y a la que pueda tener acceso durante las visitas previas a la valoración de la oferta y en virtud del desarrollo y cumplimiento del contrato en caso de resultar adjudicatario, así como acepta que la inobservancia de lo manifestado dará lugar a que la entidad contratante ejerza las acciones legales según la legislación ecuatoriana vigente.</w:t>
      </w:r>
    </w:p>
    <w:p w14:paraId="15BC73C6" w14:textId="77777777" w:rsidR="00EA00BB" w:rsidRPr="008165D6" w:rsidRDefault="00EA00BB" w:rsidP="00EA00BB">
      <w:pPr>
        <w:tabs>
          <w:tab w:val="left" w:pos="0"/>
          <w:tab w:val="left" w:pos="2205"/>
          <w:tab w:val="left" w:pos="3929"/>
        </w:tabs>
        <w:jc w:val="both"/>
        <w:rPr>
          <w:rFonts w:eastAsia="Times New Roman"/>
          <w:color w:val="000000"/>
          <w:lang w:eastAsia="hi-IN" w:bidi="hi-IN"/>
        </w:rPr>
      </w:pPr>
    </w:p>
    <w:p w14:paraId="79B242A6" w14:textId="77777777" w:rsidR="00EA00BB" w:rsidRPr="008165D6" w:rsidRDefault="00EA00BB" w:rsidP="00EA00BB">
      <w:pPr>
        <w:widowControl/>
        <w:numPr>
          <w:ilvl w:val="0"/>
          <w:numId w:val="54"/>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 xml:space="preserve">Conoce las condiciones de la contratación, ha estudiado las especificaciones técnicas, términos de referencia y demás información del pliego, las aclaraciones y respuestas realizadas en el proceso, y </w:t>
      </w:r>
      <w:proofErr w:type="gramStart"/>
      <w:r w:rsidRPr="008165D6">
        <w:rPr>
          <w:rFonts w:eastAsia="Times New Roman"/>
          <w:spacing w:val="-2"/>
          <w:lang w:eastAsia="hi-IN" w:bidi="hi-IN"/>
        </w:rPr>
        <w:t>en  esa</w:t>
      </w:r>
      <w:proofErr w:type="gramEnd"/>
      <w:r w:rsidRPr="008165D6">
        <w:rPr>
          <w:rFonts w:eastAsia="Times New Roman"/>
          <w:spacing w:val="-2"/>
          <w:lang w:eastAsia="hi-IN" w:bidi="hi-IN"/>
        </w:rPr>
        <w:t xml:space="preserve"> medida renuncia a cualquier reclamo posterior, aduciendo desconocimiento por estas causas.</w:t>
      </w:r>
    </w:p>
    <w:p w14:paraId="46B3E4B2" w14:textId="77777777" w:rsidR="00EA00BB" w:rsidRPr="008165D6" w:rsidRDefault="00EA00BB" w:rsidP="00EA00BB">
      <w:pPr>
        <w:tabs>
          <w:tab w:val="left" w:pos="0"/>
          <w:tab w:val="left" w:pos="2205"/>
          <w:tab w:val="left" w:pos="3929"/>
        </w:tabs>
        <w:jc w:val="both"/>
        <w:rPr>
          <w:rFonts w:eastAsia="Times New Roman"/>
          <w:lang w:eastAsia="hi-IN" w:bidi="hi-IN"/>
        </w:rPr>
      </w:pPr>
    </w:p>
    <w:p w14:paraId="7E596D62" w14:textId="77777777" w:rsidR="00EA00BB" w:rsidRPr="008165D6" w:rsidRDefault="00EA00BB" w:rsidP="00EA00BB">
      <w:pPr>
        <w:widowControl/>
        <w:numPr>
          <w:ilvl w:val="0"/>
          <w:numId w:val="54"/>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 xml:space="preserve">Entiende que las cantidades indicadas en el Formulario de Oferta para esta contratación son exactas y, por </w:t>
      </w:r>
      <w:proofErr w:type="gramStart"/>
      <w:r w:rsidRPr="008165D6">
        <w:rPr>
          <w:rFonts w:eastAsia="Times New Roman"/>
          <w:spacing w:val="-2"/>
          <w:lang w:eastAsia="hi-IN" w:bidi="hi-IN"/>
        </w:rPr>
        <w:t>tanto</w:t>
      </w:r>
      <w:proofErr w:type="gramEnd"/>
      <w:r w:rsidRPr="008165D6">
        <w:rPr>
          <w:rFonts w:eastAsia="Times New Roman"/>
          <w:spacing w:val="-2"/>
          <w:lang w:eastAsia="hi-IN" w:bidi="hi-IN"/>
        </w:rPr>
        <w:t xml:space="preserve"> no podrán variar por ningún concepto.</w:t>
      </w:r>
    </w:p>
    <w:p w14:paraId="47C637F2" w14:textId="77777777" w:rsidR="00EA00BB" w:rsidRPr="008165D6" w:rsidRDefault="00EA00BB" w:rsidP="00EA00BB">
      <w:pPr>
        <w:pStyle w:val="Prrafodelista"/>
        <w:spacing w:line="276" w:lineRule="auto"/>
        <w:rPr>
          <w:spacing w:val="-2"/>
        </w:rPr>
      </w:pPr>
    </w:p>
    <w:p w14:paraId="1A5D15C2" w14:textId="77777777" w:rsidR="00EA00BB" w:rsidRPr="008165D6" w:rsidRDefault="00EA00BB" w:rsidP="00EA00BB">
      <w:pPr>
        <w:widowControl/>
        <w:numPr>
          <w:ilvl w:val="0"/>
          <w:numId w:val="54"/>
        </w:numPr>
        <w:tabs>
          <w:tab w:val="left" w:pos="0"/>
          <w:tab w:val="left" w:pos="2205"/>
          <w:tab w:val="left" w:pos="3929"/>
        </w:tabs>
        <w:spacing w:line="276" w:lineRule="auto"/>
        <w:jc w:val="both"/>
        <w:rPr>
          <w:rFonts w:eastAsia="Times New Roman"/>
          <w:color w:val="FF0000"/>
          <w:lang w:eastAsia="hi-IN" w:bidi="hi-IN"/>
        </w:rPr>
      </w:pPr>
      <w:r w:rsidRPr="008165D6">
        <w:rPr>
          <w:rFonts w:eastAsia="Times New Roman"/>
          <w:spacing w:val="-2"/>
          <w:lang w:eastAsia="hi-IN" w:bidi="hi-IN"/>
        </w:rPr>
        <w:t xml:space="preserve"> De resultar adjudicatario, manifiesta que suscribirá el contrato comprometiéndose a ejecutar el suministro o prestar el servicio sobre la base de las cantidades, especificaciones técnicas, términos de referencia y condiciones, las mismas que declara conocer; y en tal virtud, no podrá aducir error, falencia o cualquier inconformidad, como causal para solicitar ampliación del plazo.</w:t>
      </w:r>
    </w:p>
    <w:p w14:paraId="00187AF6" w14:textId="77777777" w:rsidR="00EA00BB" w:rsidRPr="008165D6" w:rsidRDefault="00EA00BB" w:rsidP="00EA00BB">
      <w:pPr>
        <w:tabs>
          <w:tab w:val="left" w:pos="0"/>
          <w:tab w:val="left" w:pos="2205"/>
          <w:tab w:val="left" w:pos="3929"/>
        </w:tabs>
        <w:jc w:val="both"/>
        <w:rPr>
          <w:rFonts w:eastAsia="Times New Roman"/>
          <w:lang w:eastAsia="hi-IN" w:bidi="hi-IN"/>
        </w:rPr>
      </w:pPr>
    </w:p>
    <w:p w14:paraId="4631EDC8" w14:textId="77777777" w:rsidR="00EA00BB" w:rsidRPr="008165D6" w:rsidRDefault="00EA00BB" w:rsidP="00EA00BB">
      <w:pPr>
        <w:widowControl/>
        <w:numPr>
          <w:ilvl w:val="0"/>
          <w:numId w:val="54"/>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Conoce y acepta que la entidad contratante se reserva el derecho de adjudicar el contrato, cancelar o declarar desierto el procedimiento, si conviniere a los intereses nacionales o institucionales, sin que dicha decisión cause ningún tipo de reparación o indemnización a su favor.</w:t>
      </w:r>
    </w:p>
    <w:p w14:paraId="047BF744" w14:textId="77777777" w:rsidR="00EA00BB" w:rsidRPr="008165D6" w:rsidRDefault="00EA00BB" w:rsidP="00EA00BB">
      <w:pPr>
        <w:tabs>
          <w:tab w:val="left" w:pos="0"/>
          <w:tab w:val="left" w:pos="2205"/>
          <w:tab w:val="left" w:pos="3929"/>
        </w:tabs>
        <w:jc w:val="both"/>
        <w:rPr>
          <w:rFonts w:eastAsia="Times New Roman"/>
          <w:lang w:eastAsia="hi-IN" w:bidi="hi-IN"/>
        </w:rPr>
      </w:pPr>
    </w:p>
    <w:p w14:paraId="22C99225" w14:textId="77777777" w:rsidR="00EA00BB" w:rsidRPr="008165D6" w:rsidRDefault="00EA00BB" w:rsidP="00EA00BB">
      <w:pPr>
        <w:widowControl/>
        <w:numPr>
          <w:ilvl w:val="0"/>
          <w:numId w:val="54"/>
        </w:numPr>
        <w:tabs>
          <w:tab w:val="left" w:pos="0"/>
          <w:tab w:val="left" w:pos="2205"/>
          <w:tab w:val="left" w:pos="3929"/>
        </w:tabs>
        <w:spacing w:line="276" w:lineRule="auto"/>
        <w:jc w:val="both"/>
        <w:rPr>
          <w:spacing w:val="-2"/>
        </w:rPr>
      </w:pPr>
      <w:r w:rsidRPr="008165D6">
        <w:rPr>
          <w:rFonts w:eastAsia="Times New Roman"/>
          <w:spacing w:val="-2"/>
          <w:lang w:eastAsia="hi-IN" w:bidi="hi-IN"/>
        </w:rPr>
        <w:lastRenderedPageBreak/>
        <w:t xml:space="preserve">Se somete a las disposiciones de la Ley Orgánica del Sistema Nacional de Contratación Pública, de su Reglamento General, de la normativa que expida el Servicio Nacional de Contratación Pública y demás normativa que le sea aplicable. </w:t>
      </w:r>
    </w:p>
    <w:p w14:paraId="29F84FE3" w14:textId="77777777" w:rsidR="00EA00BB" w:rsidRPr="008165D6" w:rsidRDefault="00EA00BB" w:rsidP="00EA00BB">
      <w:pPr>
        <w:tabs>
          <w:tab w:val="left" w:pos="0"/>
          <w:tab w:val="left" w:pos="2205"/>
          <w:tab w:val="left" w:pos="3929"/>
        </w:tabs>
        <w:ind w:left="720"/>
        <w:jc w:val="both"/>
        <w:rPr>
          <w:spacing w:val="-2"/>
        </w:rPr>
      </w:pPr>
    </w:p>
    <w:p w14:paraId="361D8504" w14:textId="77777777" w:rsidR="00EA00BB" w:rsidRPr="008165D6" w:rsidRDefault="00EA00BB" w:rsidP="00EA00BB">
      <w:pPr>
        <w:widowControl/>
        <w:numPr>
          <w:ilvl w:val="0"/>
          <w:numId w:val="54"/>
        </w:numPr>
        <w:tabs>
          <w:tab w:val="left" w:pos="0"/>
          <w:tab w:val="left" w:pos="2205"/>
          <w:tab w:val="left" w:pos="3929"/>
        </w:tabs>
        <w:spacing w:line="276" w:lineRule="auto"/>
        <w:jc w:val="both"/>
        <w:rPr>
          <w:spacing w:val="-2"/>
        </w:rPr>
      </w:pPr>
      <w:r w:rsidRPr="008165D6">
        <w:rPr>
          <w:spacing w:val="-2"/>
        </w:rPr>
        <w:t>Garantiza la veracidad y exactitud de la información y documentación proporcionada; así como de las declaraciones realizadas para el presente procedimiento de contratación, inclusive aquellas respecto de la calidad de productor nacional; contenidas en los documentos de la oferta, formularios y otros anexos. De igual forma garantiza la veracidad y exactitud de la información que como proveedor consta en el Registro Único de Proveedores, al tiempo que autoriza al Servicio Nacional de Contratación Pública y a la entidad contratante a efectuar averiguaciones para comprobar u obtener aclaraciones e información adicional sobre las condiciones técnicas, económicas y legales del oferente. Acepta que, en caso de que la entidad contratante o el Servicio Nacional de Contratación Pública comprobaren administrativamente que el oferente o contratista hubiere alterado o faltado a la verdad sobre la documentación o información que conforma su oferta, dicha falsedad será causal para descalificarlo del procedimiento de contratación, declararlo adjudicatario fallido, contratista incumplido y/o en su defecto se apliquen las sanciones previstas en el artículo 106 de la Ley Orgánica del Sistema Nacional de Contratación Pública, según corresponda; sin perjuicio de las acciones legales a que hubiera lugar.</w:t>
      </w:r>
    </w:p>
    <w:p w14:paraId="2584C438" w14:textId="77777777" w:rsidR="00EA00BB" w:rsidRPr="008165D6" w:rsidRDefault="00EA00BB" w:rsidP="00EA00BB">
      <w:pPr>
        <w:ind w:left="720"/>
        <w:rPr>
          <w:rFonts w:eastAsia="Times New Roman"/>
          <w:spacing w:val="-2"/>
          <w:lang w:eastAsia="hi-IN" w:bidi="hi-IN"/>
        </w:rPr>
      </w:pPr>
    </w:p>
    <w:p w14:paraId="7168630B" w14:textId="77777777" w:rsidR="00EA00BB" w:rsidRDefault="00EA00BB" w:rsidP="00EA00BB">
      <w:pPr>
        <w:widowControl/>
        <w:numPr>
          <w:ilvl w:val="0"/>
          <w:numId w:val="54"/>
        </w:numPr>
        <w:tabs>
          <w:tab w:val="clear" w:pos="720"/>
          <w:tab w:val="num" w:pos="-709"/>
          <w:tab w:val="left" w:pos="709"/>
          <w:tab w:val="left" w:pos="2205"/>
          <w:tab w:val="left" w:pos="3929"/>
        </w:tabs>
        <w:spacing w:line="276" w:lineRule="auto"/>
        <w:ind w:left="709" w:hanging="425"/>
        <w:jc w:val="both"/>
        <w:rPr>
          <w:rFonts w:eastAsia="Times New Roman"/>
          <w:spacing w:val="-2"/>
          <w:lang w:eastAsia="hi-IN" w:bidi="hi-IN"/>
        </w:rPr>
      </w:pPr>
      <w:r w:rsidRPr="008165D6">
        <w:rPr>
          <w:rFonts w:eastAsia="Times New Roman"/>
          <w:spacing w:val="-2"/>
          <w:lang w:eastAsia="hi-IN" w:bidi="hi-IN"/>
        </w:rPr>
        <w:t>No contratará a personas menores de edad para realizar actividad alguna durante la ejecución contractual; y que, en caso de que las autoridades del ramo determinaren o descubrieren tal práctica, se someterán y aceptarán las sanciones que de tal práctica puedan derivarse, incluso la terminación unilateral y anticipada del contrato, con las consecuencias legales y reglamentarias pertinentes.</w:t>
      </w:r>
    </w:p>
    <w:p w14:paraId="4CACA0DF" w14:textId="77777777" w:rsidR="00EA00BB" w:rsidRPr="00AA43DC" w:rsidRDefault="00EA00BB" w:rsidP="00EA00BB">
      <w:pPr>
        <w:tabs>
          <w:tab w:val="left" w:pos="709"/>
          <w:tab w:val="left" w:pos="2205"/>
          <w:tab w:val="left" w:pos="3929"/>
        </w:tabs>
        <w:jc w:val="both"/>
        <w:rPr>
          <w:rFonts w:eastAsia="Times New Roman"/>
          <w:spacing w:val="-2"/>
          <w:lang w:eastAsia="hi-IN" w:bidi="hi-IN"/>
        </w:rPr>
      </w:pPr>
    </w:p>
    <w:p w14:paraId="15A458DD" w14:textId="77777777" w:rsidR="00EA00BB" w:rsidRDefault="00EA00BB" w:rsidP="00EA00BB">
      <w:pPr>
        <w:widowControl/>
        <w:numPr>
          <w:ilvl w:val="0"/>
          <w:numId w:val="54"/>
        </w:numPr>
        <w:suppressAutoHyphens w:val="0"/>
        <w:jc w:val="both"/>
        <w:rPr>
          <w:rFonts w:eastAsia="Times New Roman"/>
          <w:spacing w:val="-2"/>
          <w:lang w:eastAsia="hi-IN" w:bidi="hi-IN"/>
        </w:rPr>
      </w:pPr>
      <w:r w:rsidRPr="00AA43DC">
        <w:rPr>
          <w:rFonts w:eastAsia="Times New Roman"/>
          <w:spacing w:val="-2"/>
          <w:lang w:eastAsia="hi-IN" w:bidi="hi-IN"/>
        </w:rPr>
        <w:t>Declaro que, en calidad de oferente, no me encuentro incurso en las inhabilidades generales y especiales para contratar, establecidas en el artículo 153 de la Constitución de la República del Ecuador, letra j) del artículo 24 de la Ley Orgánica del Servicio Público, artículos 62 y 63 de la Ley Orgánica del Sistema Nacional de Contratación Pública, artículo 252 de su Reglamento General; y, demás normativa aplicable</w:t>
      </w:r>
      <w:r w:rsidRPr="003445E5">
        <w:rPr>
          <w:rFonts w:eastAsia="Times New Roman"/>
          <w:spacing w:val="-2"/>
          <w:lang w:eastAsia="hi-IN" w:bidi="hi-IN"/>
        </w:rPr>
        <w:t>.</w:t>
      </w:r>
    </w:p>
    <w:p w14:paraId="5CF1E58F" w14:textId="77777777" w:rsidR="00EA00BB" w:rsidRDefault="00EA00BB" w:rsidP="00EA00BB">
      <w:pPr>
        <w:tabs>
          <w:tab w:val="left" w:pos="2205"/>
          <w:tab w:val="left" w:pos="3929"/>
        </w:tabs>
        <w:ind w:left="720"/>
        <w:jc w:val="both"/>
        <w:rPr>
          <w:rFonts w:eastAsia="Times New Roman"/>
          <w:spacing w:val="-2"/>
          <w:lang w:eastAsia="hi-IN" w:bidi="hi-IN"/>
        </w:rPr>
      </w:pPr>
    </w:p>
    <w:p w14:paraId="47007F88" w14:textId="77777777" w:rsidR="00EA00BB" w:rsidRPr="00AA43DC" w:rsidRDefault="00EA00BB" w:rsidP="00EA00BB">
      <w:pPr>
        <w:tabs>
          <w:tab w:val="left" w:pos="2205"/>
          <w:tab w:val="left" w:pos="3929"/>
        </w:tabs>
        <w:ind w:left="720"/>
        <w:jc w:val="both"/>
        <w:rPr>
          <w:rFonts w:eastAsia="Times New Roman"/>
          <w:spacing w:val="-2"/>
          <w:lang w:eastAsia="hi-IN" w:bidi="hi-IN"/>
        </w:rPr>
      </w:pPr>
      <w:r w:rsidRPr="00AA43DC">
        <w:rPr>
          <w:rFonts w:eastAsia="Times New Roman"/>
          <w:spacing w:val="-2"/>
          <w:lang w:eastAsia="hi-IN" w:bidi="hi-IN"/>
        </w:rPr>
        <w:t>Adicionalmente, tratándose de una persona jurídica, declaro que los socios, accionistas o partícipes mayoritarios de la persona jurídica a la que represento, es decir, quienes posean el 51% o más de acciones o participaciones, no se encuentran incursos en las inhabilidades mencionadas.</w:t>
      </w:r>
    </w:p>
    <w:p w14:paraId="7929636A" w14:textId="77777777" w:rsidR="00EA00BB" w:rsidRDefault="00EA00BB" w:rsidP="00EA00BB">
      <w:pPr>
        <w:pStyle w:val="Prrafodelista"/>
        <w:rPr>
          <w:rFonts w:eastAsia="Lucida Sans Unicode"/>
          <w:color w:val="000000"/>
          <w:spacing w:val="-3"/>
          <w:kern w:val="2"/>
        </w:rPr>
      </w:pPr>
    </w:p>
    <w:p w14:paraId="43D7BFA3" w14:textId="77777777" w:rsidR="00EA00BB" w:rsidRPr="004B7A15" w:rsidRDefault="00EA00BB" w:rsidP="00EA00BB">
      <w:pPr>
        <w:widowControl/>
        <w:numPr>
          <w:ilvl w:val="0"/>
          <w:numId w:val="54"/>
        </w:numPr>
        <w:tabs>
          <w:tab w:val="left" w:pos="2205"/>
          <w:tab w:val="left" w:pos="3929"/>
        </w:tabs>
        <w:spacing w:line="276" w:lineRule="auto"/>
        <w:jc w:val="both"/>
        <w:rPr>
          <w:rFonts w:eastAsia="Times New Roman"/>
          <w:spacing w:val="-2"/>
          <w:lang w:eastAsia="hi-IN" w:bidi="hi-IN"/>
        </w:rPr>
      </w:pPr>
      <w:r w:rsidRPr="001917B5">
        <w:rPr>
          <w:rFonts w:eastAsia="Lucida Sans Unicode"/>
          <w:color w:val="000000"/>
          <w:spacing w:val="-3"/>
          <w:kern w:val="2"/>
        </w:rPr>
        <w:t xml:space="preserve">Autoriza a la entidad contratante y/o al Servicio Nacional de Contratación Pública, </w:t>
      </w:r>
      <w:proofErr w:type="gramStart"/>
      <w:r w:rsidRPr="001917B5">
        <w:rPr>
          <w:rFonts w:eastAsia="Lucida Sans Unicode"/>
          <w:color w:val="000000"/>
          <w:spacing w:val="-3"/>
          <w:kern w:val="2"/>
        </w:rPr>
        <w:t>el  levantamiento</w:t>
      </w:r>
      <w:proofErr w:type="gramEnd"/>
      <w:r w:rsidRPr="001917B5">
        <w:rPr>
          <w:rFonts w:eastAsia="Lucida Sans Unicode"/>
          <w:color w:val="000000"/>
          <w:spacing w:val="-3"/>
          <w:kern w:val="2"/>
        </w:rPr>
        <w:t xml:space="preserve">  </w:t>
      </w:r>
      <w:proofErr w:type="gramStart"/>
      <w:r w:rsidRPr="001917B5">
        <w:rPr>
          <w:rFonts w:eastAsia="Lucida Sans Unicode"/>
          <w:color w:val="000000"/>
          <w:spacing w:val="-3"/>
          <w:kern w:val="2"/>
        </w:rPr>
        <w:t>del  sigilo</w:t>
      </w:r>
      <w:proofErr w:type="gramEnd"/>
      <w:r w:rsidRPr="001917B5">
        <w:rPr>
          <w:rFonts w:eastAsia="Lucida Sans Unicode"/>
          <w:color w:val="000000"/>
          <w:spacing w:val="-3"/>
          <w:kern w:val="2"/>
        </w:rPr>
        <w:t xml:space="preserve">  </w:t>
      </w:r>
      <w:proofErr w:type="gramStart"/>
      <w:r w:rsidRPr="001917B5">
        <w:rPr>
          <w:rFonts w:eastAsia="Lucida Sans Unicode"/>
          <w:color w:val="000000"/>
          <w:spacing w:val="-3"/>
          <w:kern w:val="2"/>
        </w:rPr>
        <w:t>de  las</w:t>
      </w:r>
      <w:proofErr w:type="gramEnd"/>
      <w:r w:rsidRPr="001917B5">
        <w:rPr>
          <w:rFonts w:eastAsia="Lucida Sans Unicode"/>
          <w:color w:val="000000"/>
          <w:spacing w:val="-3"/>
          <w:kern w:val="2"/>
        </w:rPr>
        <w:t xml:space="preserve">  </w:t>
      </w:r>
      <w:proofErr w:type="gramStart"/>
      <w:r w:rsidRPr="001917B5">
        <w:rPr>
          <w:rFonts w:eastAsia="Lucida Sans Unicode"/>
          <w:color w:val="000000"/>
          <w:spacing w:val="-3"/>
          <w:kern w:val="2"/>
        </w:rPr>
        <w:t>cuentas  bancarias</w:t>
      </w:r>
      <w:proofErr w:type="gramEnd"/>
      <w:r w:rsidRPr="001917B5">
        <w:rPr>
          <w:rFonts w:eastAsia="Lucida Sans Unicode"/>
          <w:color w:val="000000"/>
          <w:spacing w:val="-3"/>
          <w:kern w:val="2"/>
        </w:rPr>
        <w:t xml:space="preserve">  </w:t>
      </w:r>
      <w:proofErr w:type="gramStart"/>
      <w:r w:rsidRPr="001917B5">
        <w:rPr>
          <w:rFonts w:eastAsia="Lucida Sans Unicode"/>
          <w:color w:val="000000"/>
          <w:spacing w:val="-3"/>
          <w:kern w:val="2"/>
        </w:rPr>
        <w:t>que  se</w:t>
      </w:r>
      <w:proofErr w:type="gramEnd"/>
      <w:r w:rsidRPr="001917B5">
        <w:rPr>
          <w:rFonts w:eastAsia="Lucida Sans Unicode"/>
          <w:color w:val="000000"/>
          <w:spacing w:val="-3"/>
          <w:kern w:val="2"/>
        </w:rPr>
        <w:t xml:space="preserve">  </w:t>
      </w:r>
      <w:proofErr w:type="gramStart"/>
      <w:r w:rsidRPr="001917B5">
        <w:rPr>
          <w:rFonts w:eastAsia="Lucida Sans Unicode"/>
          <w:color w:val="000000"/>
          <w:spacing w:val="-3"/>
          <w:kern w:val="2"/>
        </w:rPr>
        <w:t>encuentran  a</w:t>
      </w:r>
      <w:proofErr w:type="gramEnd"/>
      <w:r w:rsidRPr="001917B5">
        <w:rPr>
          <w:rFonts w:eastAsia="Lucida Sans Unicode"/>
          <w:color w:val="000000"/>
          <w:spacing w:val="-3"/>
          <w:kern w:val="2"/>
        </w:rPr>
        <w:t xml:space="preserve">  nombre del oferente y a nombre de las personas naturales o jurídicas a las que representa, durante las fases de </w:t>
      </w:r>
      <w:r w:rsidRPr="001917B5">
        <w:rPr>
          <w:rFonts w:eastAsia="Lucida Sans Unicode"/>
          <w:color w:val="000000"/>
          <w:spacing w:val="-3"/>
          <w:kern w:val="2"/>
        </w:rPr>
        <w:lastRenderedPageBreak/>
        <w:t xml:space="preserve">ejecución del contrato y de evaluación </w:t>
      </w:r>
      <w:proofErr w:type="gramStart"/>
      <w:r w:rsidRPr="001917B5">
        <w:rPr>
          <w:rFonts w:eastAsia="Lucida Sans Unicode"/>
          <w:color w:val="000000"/>
          <w:spacing w:val="-3"/>
          <w:kern w:val="2"/>
        </w:rPr>
        <w:t>del mismo</w:t>
      </w:r>
      <w:proofErr w:type="gramEnd"/>
      <w:r w:rsidRPr="001917B5">
        <w:rPr>
          <w:rFonts w:eastAsia="Lucida Sans Unicode"/>
          <w:color w:val="000000"/>
          <w:spacing w:val="-3"/>
          <w:kern w:val="2"/>
        </w:rPr>
        <w:t>, dentro del procedimiento en el que participa con su oferta y mientras sea proveedor del Estado.</w:t>
      </w:r>
    </w:p>
    <w:p w14:paraId="46DF99DF" w14:textId="77777777" w:rsidR="00EA00BB" w:rsidRDefault="00EA00BB" w:rsidP="00EA00BB">
      <w:pPr>
        <w:tabs>
          <w:tab w:val="left" w:pos="2205"/>
          <w:tab w:val="left" w:pos="3929"/>
        </w:tabs>
        <w:jc w:val="both"/>
        <w:rPr>
          <w:rFonts w:eastAsia="Times New Roman"/>
          <w:spacing w:val="-2"/>
          <w:lang w:eastAsia="hi-IN" w:bidi="hi-IN"/>
        </w:rPr>
      </w:pPr>
    </w:p>
    <w:p w14:paraId="0B1EC8B2" w14:textId="77777777" w:rsidR="00EA00BB" w:rsidRPr="00714D9D" w:rsidRDefault="00EA00BB" w:rsidP="00EA00BB">
      <w:pPr>
        <w:tabs>
          <w:tab w:val="left" w:pos="2205"/>
          <w:tab w:val="left" w:pos="3929"/>
        </w:tabs>
        <w:ind w:left="708"/>
        <w:jc w:val="both"/>
        <w:rPr>
          <w:rFonts w:eastAsia="Times New Roman"/>
          <w:spacing w:val="-2"/>
          <w:lang w:eastAsia="hi-IN" w:bidi="hi-IN"/>
        </w:rPr>
      </w:pPr>
      <w:r w:rsidRPr="004B7A15">
        <w:rPr>
          <w:rFonts w:eastAsia="Lucida Sans Unicode"/>
          <w:color w:val="000000"/>
          <w:spacing w:val="-3"/>
          <w:kern w:val="2"/>
        </w:rPr>
        <w:t xml:space="preserve">Adicionalmente, en virtud de lo dispuesto en la Disposición General Décima de la Ley Orgánica del Sistema Nacional de Contratación Pública, en concordancia con el artículo 61 de la Codificación y Actualización de Resoluciones emitidas por el SERCOP; las cuentas bancarias y sus movimientos, de todas las personas naturales o jurídicas que consten como socios o accionistas, en cualquier nivel de la estructura </w:t>
      </w:r>
      <w:proofErr w:type="spellStart"/>
      <w:r w:rsidRPr="004B7A15">
        <w:rPr>
          <w:rFonts w:eastAsia="Lucida Sans Unicode"/>
          <w:color w:val="000000"/>
          <w:spacing w:val="-3"/>
          <w:kern w:val="2"/>
        </w:rPr>
        <w:t>accionaria</w:t>
      </w:r>
      <w:proofErr w:type="spellEnd"/>
      <w:r w:rsidRPr="004B7A15">
        <w:rPr>
          <w:rFonts w:eastAsia="Lucida Sans Unicode"/>
          <w:color w:val="000000"/>
          <w:spacing w:val="-3"/>
          <w:kern w:val="2"/>
        </w:rPr>
        <w:t xml:space="preserve"> de una persona jurídica o consorcio oferente, cuando estén relacionadas con el flujo de los recursos públicos, no estarán sujetas a sigilo bancario, tributario, societario ni bursátil. Estarán sujetas a esta disposición, inclusive las personas declaradas como beneficiarios finales, o cualquier persona que se beneficie de transacciones bancarias en el flujo de los recursos públicos</w:t>
      </w:r>
      <w:r w:rsidRPr="00714D9D">
        <w:rPr>
          <w:rFonts w:eastAsia="Times New Roman"/>
          <w:spacing w:val="-2"/>
          <w:lang w:eastAsia="hi-IN" w:bidi="hi-IN"/>
        </w:rPr>
        <w:t>.</w:t>
      </w:r>
    </w:p>
    <w:p w14:paraId="37060F7C" w14:textId="77777777" w:rsidR="00EA00BB" w:rsidRPr="00714D9D" w:rsidRDefault="00EA00BB" w:rsidP="00EA00BB">
      <w:pPr>
        <w:tabs>
          <w:tab w:val="left" w:pos="2205"/>
          <w:tab w:val="left" w:pos="3929"/>
        </w:tabs>
        <w:jc w:val="both"/>
        <w:rPr>
          <w:rFonts w:eastAsia="Times New Roman"/>
          <w:spacing w:val="-2"/>
          <w:lang w:eastAsia="hi-IN" w:bidi="hi-IN"/>
        </w:rPr>
      </w:pPr>
    </w:p>
    <w:p w14:paraId="7E8CD213" w14:textId="77777777" w:rsidR="00EA00BB" w:rsidRPr="001917B5" w:rsidRDefault="00EA00BB" w:rsidP="00EA00BB">
      <w:pPr>
        <w:tabs>
          <w:tab w:val="left" w:pos="2205"/>
          <w:tab w:val="left" w:pos="3929"/>
        </w:tabs>
        <w:ind w:left="708"/>
        <w:jc w:val="both"/>
        <w:rPr>
          <w:rFonts w:eastAsia="Times New Roman"/>
          <w:spacing w:val="-2"/>
          <w:lang w:eastAsia="hi-IN" w:bidi="hi-IN"/>
        </w:rPr>
      </w:pPr>
      <w:r w:rsidRPr="00714D9D">
        <w:rPr>
          <w:rFonts w:eastAsia="Times New Roman"/>
          <w:spacing w:val="-2"/>
          <w:lang w:eastAsia="hi-IN" w:bidi="hi-IN"/>
        </w:rPr>
        <w:t>En consecuencia, los representantes legales de las personas jurídicas contratistas o subcontratistas del Estado, así como el procurador común de los compromisos de asociación o consorcio o de las asociaciones o consorcios constituidos, declararán la identidad de la persona natural que será el beneficiario final de los recursos públicos y/o quien ejerza el control de las cuentas bancarias relacionadas o inmersas en el flujo de los recursos públicos obtenidos como consecuencia del contrato respectivo.</w:t>
      </w:r>
    </w:p>
    <w:p w14:paraId="7B640E6C" w14:textId="77777777" w:rsidR="00EA00BB" w:rsidRDefault="00EA00BB" w:rsidP="00EA00BB">
      <w:pPr>
        <w:pStyle w:val="Prrafodelista"/>
        <w:rPr>
          <w:spacing w:val="-2"/>
        </w:rPr>
      </w:pPr>
    </w:p>
    <w:p w14:paraId="488A3840" w14:textId="77777777" w:rsidR="00EA00BB" w:rsidRPr="008165D6" w:rsidRDefault="00EA00BB" w:rsidP="00EA00BB">
      <w:pPr>
        <w:widowControl/>
        <w:numPr>
          <w:ilvl w:val="0"/>
          <w:numId w:val="54"/>
        </w:numPr>
        <w:tabs>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Declaro que, en caso de ser una persona que ejerza una dignidad de elección popular o ejerza un cargo en calidad de servidor público, no utilizaré para el presente procedimiento de contratación pública de forma directa o indirecta fondos o recursos provenientes de bienes o capitales de cualquier naturaleza que se encuentren domiciliados en aquellos territorios considerados por la entidad competente como paraísos fiscales.</w:t>
      </w:r>
    </w:p>
    <w:p w14:paraId="799CC231" w14:textId="77777777" w:rsidR="00EA00BB" w:rsidRPr="008165D6" w:rsidRDefault="00EA00BB" w:rsidP="00EA00BB">
      <w:pPr>
        <w:tabs>
          <w:tab w:val="left" w:pos="709"/>
          <w:tab w:val="left" w:pos="2205"/>
          <w:tab w:val="left" w:pos="3929"/>
        </w:tabs>
        <w:ind w:left="720"/>
        <w:jc w:val="both"/>
        <w:rPr>
          <w:rFonts w:eastAsia="Times New Roman"/>
          <w:spacing w:val="-2"/>
          <w:lang w:eastAsia="hi-IN" w:bidi="hi-IN"/>
        </w:rPr>
      </w:pPr>
    </w:p>
    <w:p w14:paraId="0DD2D4EE" w14:textId="77777777" w:rsidR="00EA00BB" w:rsidRPr="008165D6" w:rsidRDefault="00EA00BB" w:rsidP="00EA00BB">
      <w:pPr>
        <w:tabs>
          <w:tab w:val="left" w:pos="709"/>
          <w:tab w:val="left" w:pos="2205"/>
          <w:tab w:val="left" w:pos="3929"/>
        </w:tabs>
        <w:ind w:left="720"/>
        <w:jc w:val="both"/>
        <w:rPr>
          <w:rFonts w:eastAsia="Times New Roman"/>
          <w:spacing w:val="-2"/>
          <w:lang w:eastAsia="hi-IN" w:bidi="hi-IN"/>
        </w:rPr>
      </w:pPr>
      <w:r w:rsidRPr="008165D6">
        <w:rPr>
          <w:rFonts w:eastAsia="Times New Roman"/>
          <w:spacing w:val="-2"/>
          <w:lang w:eastAsia="hi-IN" w:bidi="hi-IN"/>
        </w:rPr>
        <w:t>En caso de personas jurídicas o que la oferta se presente a través de un compromiso de asociación o consorcio o, de una asociación o  consorcio constituido, declaro que si uno o  más accionistas, partícipes mayoritarios o socios que conforman la misma, así como representantes legales o procuradores comunes, según corresponda, ejerzan una dignidad de elección popular o ejerzan un cargo de servidor público, no utilizarán para el presente procedimiento de contratación pública de forma directa o indirecta fondos o recursos provenientes de bienes o capitales de cualquier naturaleza que se encuentren domiciliados en aquellos territorios considerados por la entidad competente como paraísos fiscales.</w:t>
      </w:r>
    </w:p>
    <w:p w14:paraId="6C3F5D24" w14:textId="77777777" w:rsidR="00EA00BB" w:rsidRPr="008165D6" w:rsidRDefault="00EA00BB" w:rsidP="00EA00BB">
      <w:pPr>
        <w:pStyle w:val="Prrafodelista"/>
        <w:spacing w:line="276" w:lineRule="auto"/>
        <w:ind w:left="0"/>
        <w:rPr>
          <w:spacing w:val="-2"/>
        </w:rPr>
      </w:pPr>
    </w:p>
    <w:p w14:paraId="55E50E23" w14:textId="77777777" w:rsidR="00EA00BB" w:rsidRPr="004B7A15" w:rsidRDefault="00EA00BB" w:rsidP="00EA00BB">
      <w:pPr>
        <w:pStyle w:val="Prrafodelista"/>
        <w:widowControl/>
        <w:numPr>
          <w:ilvl w:val="0"/>
          <w:numId w:val="54"/>
        </w:numPr>
        <w:spacing w:line="276" w:lineRule="auto"/>
        <w:jc w:val="both"/>
        <w:rPr>
          <w:spacing w:val="-2"/>
        </w:rPr>
      </w:pPr>
      <w:r w:rsidRPr="008A1224">
        <w:rPr>
          <w:bCs/>
        </w:rPr>
        <w:t xml:space="preserve">Declaro libre y voluntariamente que la procedencia de los fondos y recursos utilizados para el presente procedimiento de contratación pública son de origen lícito; para lo cual, proporcionaré a la entidad contratante, al Servicio Nacional de Contratación Pública y a los organismos de control  competentes, la información necesaria referente al representante legal, en el caso de personas jurídicas; o, del procurador común de los compromisos de asociación o consorcio o de las asociaciones o consorcios constituidos; así como de sus socios o partícipes, hasta identificar a la última persona natural. Información que le permitirá a la entidad contratante, al Servicio Nacional de Contratación Pública y a los organismos de </w:t>
      </w:r>
      <w:r w:rsidRPr="008A1224">
        <w:rPr>
          <w:bCs/>
        </w:rPr>
        <w:lastRenderedPageBreak/>
        <w:t>control competentes, verificar que el oferente se encuentra debidamente habilitado para participar del presente procedimiento de contratación pública.</w:t>
      </w:r>
    </w:p>
    <w:p w14:paraId="4F5C2975" w14:textId="77777777" w:rsidR="00EA00BB" w:rsidRDefault="00EA00BB" w:rsidP="00EA00BB">
      <w:pPr>
        <w:pStyle w:val="Prrafodelista"/>
        <w:spacing w:line="276" w:lineRule="auto"/>
        <w:jc w:val="both"/>
        <w:rPr>
          <w:bCs/>
        </w:rPr>
      </w:pPr>
    </w:p>
    <w:p w14:paraId="1DAF580E" w14:textId="77777777" w:rsidR="00EA00BB" w:rsidRPr="004B7A15" w:rsidRDefault="00EA00BB" w:rsidP="00EA00BB">
      <w:pPr>
        <w:pStyle w:val="Prrafodelista"/>
        <w:spacing w:line="276" w:lineRule="auto"/>
        <w:jc w:val="both"/>
        <w:rPr>
          <w:bCs/>
        </w:rPr>
      </w:pPr>
      <w:r w:rsidRPr="004B7A15">
        <w:rPr>
          <w:bCs/>
        </w:rPr>
        <w:t>Así también, en la letra D, del numeral 1.3 de la Sección I del presente formulario, declaro la identidad de la persona natural que será el beneficiario final de los recursos públicos y/o quien ejerza el control de las cuentas bancarias relacionadas o inmersas en el flujo de los recursos públicos obtenidos como consecuencia del contrato respectivo, de conformidad con lo dispuesto en la Disposición General Décima de la Ley Orgánica del Sistema Nacional de Contratación Pública, en concordancia con el artículo 61 de la Codificación y Actualización de Resoluciones emitidas por el SERCOP.</w:t>
      </w:r>
    </w:p>
    <w:p w14:paraId="6AD1CFCC" w14:textId="77777777" w:rsidR="00EA00BB" w:rsidRDefault="00EA00BB" w:rsidP="00EA00BB">
      <w:pPr>
        <w:pStyle w:val="Prrafodelista"/>
        <w:rPr>
          <w:spacing w:val="-2"/>
        </w:rPr>
      </w:pPr>
    </w:p>
    <w:p w14:paraId="0E1DC697" w14:textId="77777777" w:rsidR="00EA00BB" w:rsidRPr="008165D6" w:rsidRDefault="00EA00BB" w:rsidP="00EA00BB">
      <w:pPr>
        <w:pStyle w:val="Prrafodelista"/>
        <w:widowControl/>
        <w:numPr>
          <w:ilvl w:val="0"/>
          <w:numId w:val="54"/>
        </w:numPr>
        <w:spacing w:line="276" w:lineRule="auto"/>
        <w:jc w:val="both"/>
        <w:rPr>
          <w:spacing w:val="-2"/>
        </w:rPr>
      </w:pPr>
      <w:r w:rsidRPr="008165D6">
        <w:rPr>
          <w:spacing w:val="-2"/>
        </w:rPr>
        <w:t xml:space="preserve">Para la presentación de la oferta registraré en el Registro Único de Proveedores RUP todos los subcontratistas o </w:t>
      </w:r>
      <w:proofErr w:type="spellStart"/>
      <w:r w:rsidRPr="008165D6">
        <w:rPr>
          <w:spacing w:val="-2"/>
        </w:rPr>
        <w:t>subproveedores</w:t>
      </w:r>
      <w:proofErr w:type="spellEnd"/>
      <w:r w:rsidRPr="008165D6">
        <w:rPr>
          <w:spacing w:val="-2"/>
        </w:rPr>
        <w:t xml:space="preserve"> que emplearé para la ejecución del contrato en caso de resultar adjudicado. Adicionalmente me comprometo a realizar todas las gestiones necesarias </w:t>
      </w:r>
      <w:proofErr w:type="gramStart"/>
      <w:r w:rsidRPr="008165D6">
        <w:rPr>
          <w:spacing w:val="-2"/>
        </w:rPr>
        <w:t>a fin que</w:t>
      </w:r>
      <w:proofErr w:type="gramEnd"/>
      <w:r w:rsidRPr="008165D6">
        <w:rPr>
          <w:spacing w:val="-2"/>
        </w:rPr>
        <w:t xml:space="preserve"> estos subcontratistas o </w:t>
      </w:r>
      <w:proofErr w:type="spellStart"/>
      <w:r w:rsidRPr="008165D6">
        <w:rPr>
          <w:spacing w:val="-2"/>
        </w:rPr>
        <w:t>subproveedores</w:t>
      </w:r>
      <w:proofErr w:type="spellEnd"/>
      <w:r w:rsidRPr="008165D6">
        <w:rPr>
          <w:spacing w:val="-2"/>
        </w:rPr>
        <w:t xml:space="preserve"> obtengan su inscripción en el Registro Único de Proveedores RUP administrado por el Servicio Nacional de Contratación Pública. En caso de no presentar documentación comprobable de las gestiones realizadas, autorizo a la entidad contratante para que descalifique mi oferta.</w:t>
      </w:r>
    </w:p>
    <w:p w14:paraId="27583D8A" w14:textId="77777777" w:rsidR="00EA00BB" w:rsidRDefault="00EA00BB" w:rsidP="00EA00BB">
      <w:pPr>
        <w:pStyle w:val="Prrafodelista"/>
        <w:spacing w:line="276" w:lineRule="auto"/>
        <w:ind w:left="0"/>
        <w:rPr>
          <w:spacing w:val="-2"/>
        </w:rPr>
      </w:pPr>
    </w:p>
    <w:p w14:paraId="7F3D90D3" w14:textId="77777777" w:rsidR="00EA00BB" w:rsidRDefault="00EA00BB" w:rsidP="00EA00BB">
      <w:pPr>
        <w:pStyle w:val="Prrafodelista"/>
        <w:widowControl/>
        <w:numPr>
          <w:ilvl w:val="0"/>
          <w:numId w:val="54"/>
        </w:numPr>
        <w:spacing w:line="276" w:lineRule="auto"/>
        <w:rPr>
          <w:spacing w:val="-2"/>
        </w:rPr>
      </w:pPr>
      <w:r w:rsidRPr="006B0126">
        <w:rPr>
          <w:spacing w:val="-2"/>
        </w:rPr>
        <w:t xml:space="preserve">El oferente, de resultar adjudicado, declara que cumplirá con las obligaciones de pago que se deriven del cumplimiento del contrato a sus subcontratistas o </w:t>
      </w:r>
      <w:proofErr w:type="spellStart"/>
      <w:r w:rsidRPr="006B0126">
        <w:rPr>
          <w:spacing w:val="-2"/>
        </w:rPr>
        <w:t>subproveedores</w:t>
      </w:r>
      <w:proofErr w:type="spellEnd"/>
      <w:r w:rsidRPr="006B0126">
        <w:rPr>
          <w:spacing w:val="-2"/>
        </w:rPr>
        <w:t>. En caso de que el Servicio Nacional de Contratación Pública identifique el incumplimiento de dichas obligaciones, aplicará el procedimiento de sanción establecido en los artículos 107 y 108 de la Ley Orgánica del Sistema Nacional de Contratación Pública, por haber incurrido en lo establecido en el literal c) del artículo 106 de la referida Ley, al considerarse una declaración errónea por parte del proveedor.</w:t>
      </w:r>
    </w:p>
    <w:p w14:paraId="77E9E99B" w14:textId="77777777" w:rsidR="00EA00BB" w:rsidRPr="008165D6" w:rsidRDefault="00EA00BB" w:rsidP="00EA00BB">
      <w:pPr>
        <w:pStyle w:val="Prrafodelista"/>
        <w:spacing w:line="276" w:lineRule="auto"/>
        <w:ind w:left="0"/>
        <w:rPr>
          <w:spacing w:val="-2"/>
        </w:rPr>
      </w:pPr>
    </w:p>
    <w:p w14:paraId="63B3E25B" w14:textId="77777777" w:rsidR="00EA00BB" w:rsidRPr="008165D6" w:rsidRDefault="00EA00BB" w:rsidP="00EA00BB">
      <w:pPr>
        <w:widowControl/>
        <w:numPr>
          <w:ilvl w:val="0"/>
          <w:numId w:val="54"/>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En caso de que sea adjudicatario, conviene en:</w:t>
      </w:r>
    </w:p>
    <w:p w14:paraId="06FFB16D" w14:textId="77777777" w:rsidR="00EA00BB" w:rsidRPr="008165D6" w:rsidRDefault="00EA00BB" w:rsidP="00EA00BB">
      <w:pPr>
        <w:ind w:left="15" w:right="45"/>
        <w:rPr>
          <w:rFonts w:eastAsia="Times New Roman"/>
          <w:lang w:eastAsia="hi-IN" w:bidi="hi-IN"/>
        </w:rPr>
      </w:pPr>
    </w:p>
    <w:p w14:paraId="1A465973" w14:textId="77777777" w:rsidR="00EA00BB" w:rsidRDefault="00EA00BB" w:rsidP="00EA00BB">
      <w:pPr>
        <w:pStyle w:val="Prrafodelista"/>
        <w:widowControl/>
        <w:numPr>
          <w:ilvl w:val="0"/>
          <w:numId w:val="56"/>
        </w:numPr>
        <w:tabs>
          <w:tab w:val="left" w:pos="1418"/>
          <w:tab w:val="left" w:pos="6809"/>
        </w:tabs>
        <w:spacing w:line="276" w:lineRule="auto"/>
        <w:jc w:val="both"/>
        <w:rPr>
          <w:spacing w:val="-2"/>
        </w:rPr>
      </w:pPr>
      <w:r w:rsidRPr="008165D6">
        <w:rPr>
          <w:spacing w:val="-2"/>
        </w:rPr>
        <w:t>Firmar el contrato dentro del término de quince (15) días desde la notificación con la resolución de adjudicación. Como requisito indispensable previo a la suscripción del contrato presentará las garantías correspondientes. (</w:t>
      </w:r>
      <w:r w:rsidRPr="008165D6">
        <w:rPr>
          <w:i/>
          <w:spacing w:val="-2"/>
        </w:rPr>
        <w:t>Para el caso de Consorcio se tendrá un término no mayor de treinta días</w:t>
      </w:r>
      <w:r w:rsidRPr="008165D6">
        <w:rPr>
          <w:spacing w:val="-2"/>
        </w:rPr>
        <w:t>)</w:t>
      </w:r>
      <w:r>
        <w:rPr>
          <w:spacing w:val="-2"/>
        </w:rPr>
        <w:t>.</w:t>
      </w:r>
    </w:p>
    <w:p w14:paraId="17E242C2" w14:textId="77777777" w:rsidR="00EA00BB" w:rsidRDefault="00EA00BB" w:rsidP="00EA00BB">
      <w:pPr>
        <w:pStyle w:val="Prrafodelista"/>
        <w:tabs>
          <w:tab w:val="left" w:pos="1418"/>
          <w:tab w:val="left" w:pos="6809"/>
        </w:tabs>
        <w:spacing w:line="276" w:lineRule="auto"/>
        <w:ind w:left="1440"/>
        <w:jc w:val="both"/>
        <w:rPr>
          <w:spacing w:val="-2"/>
        </w:rPr>
      </w:pPr>
    </w:p>
    <w:p w14:paraId="5E27C5DF" w14:textId="77777777" w:rsidR="00EA00BB" w:rsidRDefault="00EA00BB" w:rsidP="00EA00BB">
      <w:pPr>
        <w:pStyle w:val="Prrafodelista"/>
        <w:widowControl/>
        <w:numPr>
          <w:ilvl w:val="0"/>
          <w:numId w:val="56"/>
        </w:numPr>
        <w:tabs>
          <w:tab w:val="left" w:pos="1418"/>
          <w:tab w:val="left" w:pos="6809"/>
        </w:tabs>
        <w:spacing w:line="276" w:lineRule="auto"/>
        <w:jc w:val="both"/>
        <w:rPr>
          <w:spacing w:val="-2"/>
        </w:rPr>
      </w:pPr>
      <w:r w:rsidRPr="008165D6">
        <w:rPr>
          <w:spacing w:val="-2"/>
        </w:rPr>
        <w:t>Aceptar que, en caso de negarse a suscribir el respectivo contrato dentro del término señalado, se aplicará la sanción indicada en los artículos 35 y 69 de la Ley Orgánica del Sistema Nacional de Contratación Pública.</w:t>
      </w:r>
    </w:p>
    <w:p w14:paraId="36DEDB19" w14:textId="77777777" w:rsidR="00EA00BB" w:rsidRDefault="00EA00BB" w:rsidP="00EA00BB">
      <w:pPr>
        <w:pStyle w:val="Prrafodelista"/>
        <w:rPr>
          <w:spacing w:val="-2"/>
        </w:rPr>
      </w:pPr>
    </w:p>
    <w:p w14:paraId="1E8814D1" w14:textId="77777777" w:rsidR="00EA00BB" w:rsidRDefault="00EA00BB" w:rsidP="00EA00BB">
      <w:pPr>
        <w:pStyle w:val="Prrafodelista"/>
        <w:widowControl/>
        <w:numPr>
          <w:ilvl w:val="0"/>
          <w:numId w:val="56"/>
        </w:numPr>
        <w:tabs>
          <w:tab w:val="left" w:pos="1418"/>
          <w:tab w:val="left" w:pos="6809"/>
        </w:tabs>
        <w:spacing w:line="276" w:lineRule="auto"/>
        <w:jc w:val="both"/>
        <w:rPr>
          <w:spacing w:val="-2"/>
        </w:rPr>
      </w:pPr>
      <w:r w:rsidRPr="008165D6">
        <w:rPr>
          <w:spacing w:val="-2"/>
        </w:rPr>
        <w:t>Garantizar todo el trabajo que efectuará de conformidad con los documentos del contrato.</w:t>
      </w:r>
    </w:p>
    <w:p w14:paraId="65935B62" w14:textId="77777777" w:rsidR="00EA00BB" w:rsidRDefault="00EA00BB" w:rsidP="00EA00BB">
      <w:pPr>
        <w:pStyle w:val="Prrafodelista"/>
        <w:rPr>
          <w:spacing w:val="-2"/>
        </w:rPr>
      </w:pPr>
    </w:p>
    <w:p w14:paraId="6125A70D" w14:textId="77777777" w:rsidR="00EA00BB" w:rsidRDefault="00EA00BB" w:rsidP="00EA00BB">
      <w:pPr>
        <w:pStyle w:val="Prrafodelista"/>
        <w:widowControl/>
        <w:numPr>
          <w:ilvl w:val="0"/>
          <w:numId w:val="56"/>
        </w:numPr>
        <w:tabs>
          <w:tab w:val="left" w:pos="1418"/>
          <w:tab w:val="left" w:pos="6809"/>
        </w:tabs>
        <w:spacing w:line="276" w:lineRule="auto"/>
        <w:jc w:val="both"/>
        <w:rPr>
          <w:spacing w:val="-2"/>
        </w:rPr>
      </w:pPr>
      <w:r w:rsidRPr="008165D6">
        <w:rPr>
          <w:spacing w:val="-2"/>
        </w:rPr>
        <w:t xml:space="preserve">Presentar, previo a la suscripción del contrato, los requerimientos correspondientes al nivel de transferencia de tecnología que corresponda, conforme al listado de </w:t>
      </w:r>
      <w:proofErr w:type="spellStart"/>
      <w:r w:rsidRPr="008165D6">
        <w:rPr>
          <w:spacing w:val="-2"/>
        </w:rPr>
        <w:t>CPCs</w:t>
      </w:r>
      <w:proofErr w:type="spellEnd"/>
      <w:r w:rsidRPr="008165D6">
        <w:rPr>
          <w:spacing w:val="-2"/>
        </w:rPr>
        <w:t xml:space="preserve"> publicados en el Portal Institucional del Servicio Nacional de Contratación Pública, que constan en el Anexo 20 de la Codificación de las Resoluciones del SERCOP.</w:t>
      </w:r>
    </w:p>
    <w:p w14:paraId="7C867F80" w14:textId="77777777" w:rsidR="00EA00BB" w:rsidRDefault="00EA00BB" w:rsidP="00EA00BB">
      <w:pPr>
        <w:pStyle w:val="Prrafodelista"/>
        <w:rPr>
          <w:bCs/>
        </w:rPr>
      </w:pPr>
    </w:p>
    <w:p w14:paraId="4ED65346" w14:textId="77777777" w:rsidR="00EA00BB" w:rsidRPr="004B7A15" w:rsidRDefault="00EA00BB" w:rsidP="00EA00BB">
      <w:pPr>
        <w:pStyle w:val="Prrafodelista"/>
        <w:widowControl/>
        <w:numPr>
          <w:ilvl w:val="0"/>
          <w:numId w:val="56"/>
        </w:numPr>
        <w:tabs>
          <w:tab w:val="left" w:pos="1418"/>
          <w:tab w:val="left" w:pos="6809"/>
        </w:tabs>
        <w:spacing w:line="276" w:lineRule="auto"/>
        <w:jc w:val="both"/>
        <w:rPr>
          <w:spacing w:val="-2"/>
        </w:rPr>
      </w:pPr>
      <w:r w:rsidRPr="004B7A15">
        <w:rPr>
          <w:spacing w:val="-2"/>
        </w:rPr>
        <w:t xml:space="preserve">Autorizar al Servicio Nacional de Contratación Pública o a los organismos de control correspondientes, el levantamiento del sigilo bancario de las cuentas nacionales y extranjeras, que se encuentran a nombre del oferente y a nombre de su representante </w:t>
      </w:r>
      <w:proofErr w:type="gramStart"/>
      <w:r w:rsidRPr="004B7A15">
        <w:rPr>
          <w:spacing w:val="-2"/>
        </w:rPr>
        <w:t>legal,  en</w:t>
      </w:r>
      <w:proofErr w:type="gramEnd"/>
      <w:r w:rsidRPr="004B7A15">
        <w:rPr>
          <w:spacing w:val="-2"/>
        </w:rPr>
        <w:t xml:space="preserve"> el caso de personas jurídicas; o, del procurador común de los compromisos de asociación o consorcio o de las asociaciones o consorcios constituidos; a partir de la etapa contractual del procedimiento en el cual participa con su oferta.</w:t>
      </w:r>
    </w:p>
    <w:p w14:paraId="0F45955A" w14:textId="77777777" w:rsidR="00EA00BB" w:rsidRPr="00313D45" w:rsidRDefault="00EA00BB" w:rsidP="00EA00BB">
      <w:pPr>
        <w:pStyle w:val="Prrafodelista"/>
        <w:tabs>
          <w:tab w:val="left" w:pos="1418"/>
          <w:tab w:val="left" w:pos="6809"/>
        </w:tabs>
        <w:ind w:left="1440"/>
        <w:jc w:val="both"/>
        <w:rPr>
          <w:bCs/>
        </w:rPr>
      </w:pPr>
    </w:p>
    <w:p w14:paraId="7B7F46E7" w14:textId="77777777" w:rsidR="00EA00BB" w:rsidRPr="004B7A15" w:rsidRDefault="00EA00BB" w:rsidP="00EA00BB">
      <w:pPr>
        <w:pStyle w:val="Prrafodelista"/>
        <w:tabs>
          <w:tab w:val="left" w:pos="1418"/>
          <w:tab w:val="left" w:pos="6809"/>
        </w:tabs>
        <w:ind w:left="1440"/>
        <w:jc w:val="both"/>
        <w:rPr>
          <w:spacing w:val="-2"/>
        </w:rPr>
      </w:pPr>
      <w:r w:rsidRPr="004B7A15">
        <w:rPr>
          <w:spacing w:val="-2"/>
        </w:rPr>
        <w:t xml:space="preserve">Adicionalmente, en virtud de lo dispuesto en la Disposición General Décima de la Ley Orgánica del Sistema Nacional de Contratación Pública, en concordancia con el artículo 61 de la Codificación y Actualización de Resoluciones emitidas por el SERCOP; las cuentas bancarias y sus movimientos, de todas las personas naturales o jurídicas que consten como socios o accionistas, en cualquier nivel de la estructura </w:t>
      </w:r>
      <w:proofErr w:type="spellStart"/>
      <w:r w:rsidRPr="004B7A15">
        <w:rPr>
          <w:spacing w:val="-2"/>
        </w:rPr>
        <w:t>accionaria</w:t>
      </w:r>
      <w:proofErr w:type="spellEnd"/>
      <w:r w:rsidRPr="004B7A15">
        <w:rPr>
          <w:spacing w:val="-2"/>
        </w:rPr>
        <w:t xml:space="preserve"> de una persona jurídica o consorcio oferente, cuando estén relacionadas con el flujo de los recursos públicos, no estarán sujetas a sigilo bancario, tributario, societario ni bursátil. Estarán sujetas a esta disposición, inclusive las personas declaradas como beneficiarios finales, o cualquier persona que se beneficie de transacciones bancarias en el flujo de los recursos públicos. </w:t>
      </w:r>
    </w:p>
    <w:p w14:paraId="5CD0085F" w14:textId="77777777" w:rsidR="00EA00BB" w:rsidRPr="004B7A15" w:rsidRDefault="00EA00BB" w:rsidP="00EA00BB">
      <w:pPr>
        <w:pStyle w:val="Prrafodelista"/>
        <w:tabs>
          <w:tab w:val="left" w:pos="1418"/>
          <w:tab w:val="left" w:pos="6809"/>
        </w:tabs>
        <w:ind w:left="1440"/>
        <w:jc w:val="both"/>
        <w:rPr>
          <w:spacing w:val="-2"/>
        </w:rPr>
      </w:pPr>
    </w:p>
    <w:p w14:paraId="33DE197A" w14:textId="77777777" w:rsidR="00EA00BB" w:rsidRPr="004B7A15" w:rsidRDefault="00EA00BB" w:rsidP="00EA00BB">
      <w:pPr>
        <w:pStyle w:val="Prrafodelista"/>
        <w:tabs>
          <w:tab w:val="left" w:pos="1418"/>
          <w:tab w:val="left" w:pos="6809"/>
        </w:tabs>
        <w:ind w:left="1440"/>
        <w:jc w:val="both"/>
        <w:rPr>
          <w:spacing w:val="-2"/>
        </w:rPr>
      </w:pPr>
      <w:r w:rsidRPr="004B7A15">
        <w:rPr>
          <w:spacing w:val="-2"/>
        </w:rPr>
        <w:t>En consecuencia, en la letra D, del numeral 1.3 de la Sección I del presente formulario, declaro la identidad de la persona natural que será el beneficiario final de los recursos públicos y/o quien ejerza el control de las cuentas bancarias relacionadas o inmersas en el flujo de los recursos públicos obtenidos como consecuencia del contrato respectivo.</w:t>
      </w:r>
    </w:p>
    <w:p w14:paraId="6A84258D" w14:textId="77777777" w:rsidR="00EA00BB" w:rsidRPr="00313D45" w:rsidRDefault="00EA00BB" w:rsidP="00EA00BB">
      <w:pPr>
        <w:pStyle w:val="Prrafodelista"/>
        <w:tabs>
          <w:tab w:val="left" w:pos="1418"/>
          <w:tab w:val="left" w:pos="6809"/>
        </w:tabs>
        <w:ind w:left="1440"/>
        <w:jc w:val="both"/>
        <w:rPr>
          <w:bCs/>
        </w:rPr>
      </w:pPr>
    </w:p>
    <w:p w14:paraId="6AA16FF5" w14:textId="77777777" w:rsidR="00EA00BB" w:rsidRPr="001F2DC6" w:rsidRDefault="00EA00BB" w:rsidP="00EA00BB">
      <w:pPr>
        <w:pStyle w:val="Prrafodelista"/>
        <w:tabs>
          <w:tab w:val="left" w:pos="1418"/>
          <w:tab w:val="left" w:pos="6809"/>
        </w:tabs>
        <w:spacing w:line="276" w:lineRule="auto"/>
        <w:ind w:left="1440"/>
        <w:jc w:val="both"/>
        <w:rPr>
          <w:spacing w:val="-2"/>
        </w:rPr>
      </w:pPr>
      <w:r w:rsidRPr="004B7A15">
        <w:rPr>
          <w:spacing w:val="-2"/>
        </w:rPr>
        <w:t>Así mismo, declaro conocer que toda la información relacionada con los pagos recibidos como contratista o subcontratista del Estado; así como, sus movimientos financieros, tendrán el carácter de públicos y deberán ser difundidos a través de un portal de información o página web destinada para el efecto, que permitan detectar con certeza el flujo de los fondos públicos. No se podrá alegar reserva tributaria, societaria, bursátil ni bancaria sobre este tipo de información.</w:t>
      </w:r>
    </w:p>
    <w:p w14:paraId="4E50ECC2" w14:textId="77777777" w:rsidR="00EA00BB" w:rsidRPr="008165D6" w:rsidRDefault="00EA00BB" w:rsidP="00EA00BB">
      <w:pPr>
        <w:ind w:left="15" w:right="45"/>
        <w:jc w:val="both"/>
        <w:rPr>
          <w:rFonts w:eastAsia="Times New Roman"/>
          <w:spacing w:val="-2"/>
          <w:lang w:eastAsia="hi-IN" w:bidi="hi-IN"/>
        </w:rPr>
      </w:pPr>
    </w:p>
    <w:p w14:paraId="1197B7C1" w14:textId="77777777" w:rsidR="00EA00BB" w:rsidRPr="008165D6" w:rsidRDefault="00EA00BB" w:rsidP="00EA00BB">
      <w:pPr>
        <w:ind w:left="15" w:right="45"/>
        <w:jc w:val="both"/>
        <w:rPr>
          <w:rFonts w:eastAsia="Times New Roman"/>
          <w:i/>
          <w:iCs/>
          <w:spacing w:val="-2"/>
          <w:lang w:eastAsia="hi-IN" w:bidi="hi-IN"/>
        </w:rPr>
      </w:pPr>
      <w:r w:rsidRPr="008165D6">
        <w:rPr>
          <w:rFonts w:eastAsia="Times New Roman"/>
          <w:i/>
          <w:iCs/>
          <w:spacing w:val="-2"/>
          <w:lang w:eastAsia="hi-IN" w:bidi="hi-IN"/>
        </w:rPr>
        <w:t xml:space="preserve">(Si el oferente fuere extranjero, se añadirá un literal que dirá: d) Previamente a la firma del contrato, el oferente se compromete a domiciliarse en el país conforme lo disponen el artículo 6 y la Sección XIII de la Ley de Compañías; y, a obtener el RUP). </w:t>
      </w:r>
    </w:p>
    <w:p w14:paraId="04712276" w14:textId="77777777" w:rsidR="00EA00BB" w:rsidRPr="008165D6" w:rsidRDefault="00EA00BB" w:rsidP="00EA00BB">
      <w:pPr>
        <w:tabs>
          <w:tab w:val="left" w:pos="-540"/>
        </w:tabs>
        <w:ind w:left="15" w:right="45"/>
        <w:jc w:val="both"/>
        <w:rPr>
          <w:rFonts w:eastAsia="Times New Roman"/>
          <w:b/>
          <w:spacing w:val="-2"/>
          <w:lang w:eastAsia="hi-IN" w:bidi="hi-IN"/>
        </w:rPr>
      </w:pPr>
    </w:p>
    <w:p w14:paraId="0343B6F4" w14:textId="77777777" w:rsidR="00EA00BB" w:rsidRDefault="00EA00BB" w:rsidP="00EA00BB">
      <w:pPr>
        <w:tabs>
          <w:tab w:val="left" w:pos="-540"/>
        </w:tabs>
        <w:ind w:right="45"/>
        <w:jc w:val="both"/>
        <w:rPr>
          <w:rFonts w:eastAsia="Times New Roman"/>
          <w:b/>
          <w:spacing w:val="-2"/>
          <w:lang w:eastAsia="hi-IN" w:bidi="hi-IN"/>
        </w:rPr>
      </w:pPr>
    </w:p>
    <w:p w14:paraId="57CE56F3" w14:textId="77777777" w:rsidR="00EA00BB" w:rsidRDefault="00EA00BB" w:rsidP="00EA00BB">
      <w:pPr>
        <w:tabs>
          <w:tab w:val="left" w:pos="-540"/>
        </w:tabs>
        <w:ind w:right="45"/>
        <w:jc w:val="both"/>
        <w:rPr>
          <w:rFonts w:eastAsia="Times New Roman"/>
          <w:b/>
          <w:spacing w:val="-2"/>
          <w:lang w:eastAsia="hi-IN" w:bidi="hi-IN"/>
        </w:rPr>
      </w:pPr>
    </w:p>
    <w:p w14:paraId="21EA9DD8" w14:textId="77777777" w:rsidR="00EA00BB" w:rsidRDefault="00EA00BB" w:rsidP="00EA00BB">
      <w:pPr>
        <w:tabs>
          <w:tab w:val="left" w:pos="-540"/>
        </w:tabs>
        <w:ind w:right="45"/>
        <w:jc w:val="both"/>
        <w:rPr>
          <w:rFonts w:eastAsia="Times New Roman"/>
          <w:b/>
          <w:spacing w:val="-2"/>
          <w:lang w:eastAsia="hi-IN" w:bidi="hi-IN"/>
        </w:rPr>
      </w:pPr>
    </w:p>
    <w:p w14:paraId="40B631B9" w14:textId="77777777" w:rsidR="00EA00BB" w:rsidRDefault="00EA00BB" w:rsidP="00EA00BB">
      <w:pPr>
        <w:tabs>
          <w:tab w:val="left" w:pos="-540"/>
        </w:tabs>
        <w:ind w:right="45"/>
        <w:jc w:val="both"/>
        <w:rPr>
          <w:rFonts w:eastAsia="Times New Roman"/>
          <w:b/>
          <w:spacing w:val="-2"/>
          <w:lang w:eastAsia="hi-IN" w:bidi="hi-IN"/>
        </w:rPr>
      </w:pPr>
    </w:p>
    <w:p w14:paraId="289E6046" w14:textId="77777777" w:rsidR="00EA00BB" w:rsidRDefault="00EA00BB" w:rsidP="00EA00BB">
      <w:pPr>
        <w:tabs>
          <w:tab w:val="left" w:pos="-540"/>
        </w:tabs>
        <w:ind w:right="45"/>
        <w:jc w:val="both"/>
        <w:rPr>
          <w:rFonts w:eastAsia="Times New Roman"/>
          <w:b/>
          <w:spacing w:val="-2"/>
          <w:lang w:eastAsia="hi-IN" w:bidi="hi-IN"/>
        </w:rPr>
      </w:pPr>
    </w:p>
    <w:p w14:paraId="5EE01DA4" w14:textId="77777777" w:rsidR="00EA00BB" w:rsidRDefault="00EA00BB" w:rsidP="00EA00BB">
      <w:pPr>
        <w:tabs>
          <w:tab w:val="left" w:pos="-540"/>
        </w:tabs>
        <w:ind w:right="45"/>
        <w:jc w:val="both"/>
        <w:rPr>
          <w:rFonts w:eastAsia="Times New Roman"/>
          <w:b/>
          <w:spacing w:val="-2"/>
          <w:lang w:eastAsia="hi-IN" w:bidi="hi-IN"/>
        </w:rPr>
      </w:pPr>
    </w:p>
    <w:p w14:paraId="56DE0FF7" w14:textId="77777777" w:rsidR="00EA00BB" w:rsidRDefault="00EA00BB" w:rsidP="00EA00BB">
      <w:pPr>
        <w:tabs>
          <w:tab w:val="left" w:pos="-540"/>
        </w:tabs>
        <w:ind w:right="45"/>
        <w:jc w:val="both"/>
        <w:rPr>
          <w:rFonts w:eastAsia="Times New Roman"/>
          <w:b/>
          <w:spacing w:val="-2"/>
          <w:lang w:eastAsia="hi-IN" w:bidi="hi-IN"/>
        </w:rPr>
      </w:pPr>
    </w:p>
    <w:p w14:paraId="20176C72" w14:textId="77777777" w:rsidR="00EA00BB" w:rsidRDefault="00EA00BB" w:rsidP="00EA00BB">
      <w:pPr>
        <w:tabs>
          <w:tab w:val="left" w:pos="-540"/>
        </w:tabs>
        <w:ind w:right="45"/>
        <w:jc w:val="both"/>
        <w:rPr>
          <w:rFonts w:eastAsia="Times New Roman"/>
          <w:b/>
          <w:spacing w:val="-2"/>
          <w:lang w:eastAsia="hi-IN" w:bidi="hi-IN"/>
        </w:rPr>
      </w:pPr>
    </w:p>
    <w:p w14:paraId="3DA8129A" w14:textId="77777777" w:rsidR="00EA00BB" w:rsidRDefault="00EA00BB" w:rsidP="00EA00BB">
      <w:pPr>
        <w:tabs>
          <w:tab w:val="left" w:pos="-540"/>
        </w:tabs>
        <w:ind w:right="45"/>
        <w:jc w:val="both"/>
        <w:rPr>
          <w:rFonts w:eastAsia="Times New Roman"/>
          <w:b/>
          <w:spacing w:val="-2"/>
          <w:lang w:eastAsia="hi-IN" w:bidi="hi-IN"/>
        </w:rPr>
      </w:pPr>
    </w:p>
    <w:p w14:paraId="73DE78D5" w14:textId="77777777" w:rsidR="00EA00BB" w:rsidRDefault="00EA00BB" w:rsidP="00EA00BB">
      <w:pPr>
        <w:tabs>
          <w:tab w:val="left" w:pos="-540"/>
        </w:tabs>
        <w:ind w:right="45"/>
        <w:jc w:val="both"/>
        <w:rPr>
          <w:rFonts w:eastAsia="Times New Roman"/>
          <w:b/>
          <w:spacing w:val="-2"/>
          <w:lang w:eastAsia="hi-IN" w:bidi="hi-IN"/>
        </w:rPr>
      </w:pPr>
    </w:p>
    <w:p w14:paraId="38CE69E2" w14:textId="77777777" w:rsidR="00EA00BB" w:rsidRDefault="00EA00BB" w:rsidP="00EA00BB">
      <w:pPr>
        <w:tabs>
          <w:tab w:val="left" w:pos="-540"/>
        </w:tabs>
        <w:ind w:right="45"/>
        <w:jc w:val="both"/>
        <w:rPr>
          <w:rFonts w:eastAsia="Times New Roman"/>
          <w:b/>
          <w:spacing w:val="-2"/>
          <w:lang w:eastAsia="hi-IN" w:bidi="hi-IN"/>
        </w:rPr>
      </w:pPr>
    </w:p>
    <w:p w14:paraId="61C0C928" w14:textId="77777777" w:rsidR="00EA00BB" w:rsidRDefault="00EA00BB" w:rsidP="00EA00BB">
      <w:pPr>
        <w:tabs>
          <w:tab w:val="left" w:pos="-540"/>
        </w:tabs>
        <w:ind w:right="45"/>
        <w:jc w:val="both"/>
        <w:rPr>
          <w:rFonts w:eastAsia="Times New Roman"/>
          <w:b/>
          <w:spacing w:val="-2"/>
          <w:lang w:eastAsia="hi-IN" w:bidi="hi-IN"/>
        </w:rPr>
      </w:pPr>
    </w:p>
    <w:p w14:paraId="3BF1FD5D" w14:textId="77777777" w:rsidR="00EA00BB" w:rsidRDefault="00EA00BB" w:rsidP="00EA00BB">
      <w:pPr>
        <w:tabs>
          <w:tab w:val="left" w:pos="-540"/>
        </w:tabs>
        <w:ind w:right="45"/>
        <w:jc w:val="both"/>
        <w:rPr>
          <w:rFonts w:eastAsia="Times New Roman"/>
          <w:b/>
          <w:spacing w:val="-2"/>
          <w:lang w:eastAsia="hi-IN" w:bidi="hi-IN"/>
        </w:rPr>
      </w:pPr>
    </w:p>
    <w:p w14:paraId="4D91BFF6" w14:textId="77777777" w:rsidR="00EA00BB" w:rsidRDefault="00EA00BB" w:rsidP="00EA00BB">
      <w:pPr>
        <w:tabs>
          <w:tab w:val="left" w:pos="-540"/>
        </w:tabs>
        <w:ind w:right="45"/>
        <w:jc w:val="both"/>
        <w:rPr>
          <w:rFonts w:eastAsia="Times New Roman"/>
          <w:b/>
          <w:spacing w:val="-2"/>
          <w:lang w:eastAsia="hi-IN" w:bidi="hi-IN"/>
        </w:rPr>
      </w:pPr>
    </w:p>
    <w:p w14:paraId="6B7E1EC6" w14:textId="77777777" w:rsidR="00EA00BB" w:rsidRDefault="00EA00BB" w:rsidP="00EA00BB">
      <w:pPr>
        <w:tabs>
          <w:tab w:val="left" w:pos="-540"/>
        </w:tabs>
        <w:ind w:right="45"/>
        <w:jc w:val="both"/>
        <w:rPr>
          <w:rFonts w:eastAsia="Times New Roman"/>
          <w:b/>
          <w:spacing w:val="-2"/>
          <w:lang w:eastAsia="hi-IN" w:bidi="hi-IN"/>
        </w:rPr>
      </w:pPr>
    </w:p>
    <w:p w14:paraId="606F8D09" w14:textId="77777777" w:rsidR="00EA00BB" w:rsidRDefault="00EA00BB" w:rsidP="00EA00BB">
      <w:pPr>
        <w:tabs>
          <w:tab w:val="left" w:pos="-540"/>
        </w:tabs>
        <w:ind w:right="45"/>
        <w:jc w:val="both"/>
        <w:rPr>
          <w:rFonts w:eastAsia="Times New Roman"/>
          <w:b/>
          <w:spacing w:val="-2"/>
          <w:lang w:eastAsia="hi-IN" w:bidi="hi-IN"/>
        </w:rPr>
      </w:pPr>
    </w:p>
    <w:p w14:paraId="32827CE5" w14:textId="77777777" w:rsidR="00EA00BB" w:rsidRDefault="00EA00BB" w:rsidP="00EA00BB">
      <w:pPr>
        <w:tabs>
          <w:tab w:val="left" w:pos="-540"/>
        </w:tabs>
        <w:ind w:right="45"/>
        <w:jc w:val="both"/>
        <w:rPr>
          <w:rFonts w:eastAsia="Times New Roman"/>
          <w:b/>
          <w:spacing w:val="-2"/>
          <w:lang w:eastAsia="hi-IN" w:bidi="hi-IN"/>
        </w:rPr>
      </w:pPr>
    </w:p>
    <w:p w14:paraId="52FE22E0" w14:textId="77777777" w:rsidR="00EA00BB" w:rsidRDefault="00EA00BB" w:rsidP="00EA00BB">
      <w:pPr>
        <w:tabs>
          <w:tab w:val="left" w:pos="-540"/>
        </w:tabs>
        <w:ind w:right="45"/>
        <w:jc w:val="both"/>
        <w:rPr>
          <w:rFonts w:eastAsia="Times New Roman"/>
          <w:b/>
          <w:spacing w:val="-2"/>
          <w:lang w:eastAsia="hi-IN" w:bidi="hi-IN"/>
        </w:rPr>
      </w:pPr>
    </w:p>
    <w:p w14:paraId="7A8CC25D" w14:textId="77777777" w:rsidR="00EA00BB" w:rsidRDefault="00EA00BB" w:rsidP="00EA00BB">
      <w:pPr>
        <w:tabs>
          <w:tab w:val="left" w:pos="-540"/>
        </w:tabs>
        <w:ind w:right="45"/>
        <w:jc w:val="both"/>
        <w:rPr>
          <w:rFonts w:eastAsia="Times New Roman"/>
          <w:b/>
          <w:spacing w:val="-2"/>
          <w:lang w:eastAsia="hi-IN" w:bidi="hi-IN"/>
        </w:rPr>
      </w:pPr>
    </w:p>
    <w:p w14:paraId="05096592" w14:textId="77777777" w:rsidR="00EA00BB" w:rsidRDefault="00EA00BB" w:rsidP="00EA00BB">
      <w:pPr>
        <w:tabs>
          <w:tab w:val="left" w:pos="-540"/>
        </w:tabs>
        <w:ind w:right="45"/>
        <w:jc w:val="both"/>
        <w:rPr>
          <w:rFonts w:eastAsia="Times New Roman"/>
          <w:b/>
          <w:spacing w:val="-2"/>
          <w:lang w:eastAsia="hi-IN" w:bidi="hi-IN"/>
        </w:rPr>
      </w:pPr>
    </w:p>
    <w:p w14:paraId="548A4836" w14:textId="77777777" w:rsidR="00EA00BB" w:rsidRDefault="00EA00BB" w:rsidP="00EA00BB">
      <w:pPr>
        <w:tabs>
          <w:tab w:val="left" w:pos="-540"/>
        </w:tabs>
        <w:ind w:right="45"/>
        <w:jc w:val="both"/>
        <w:rPr>
          <w:rFonts w:eastAsia="Times New Roman"/>
          <w:b/>
          <w:spacing w:val="-2"/>
          <w:lang w:eastAsia="hi-IN" w:bidi="hi-IN"/>
        </w:rPr>
      </w:pPr>
    </w:p>
    <w:p w14:paraId="580125F8" w14:textId="77777777" w:rsidR="00EA00BB" w:rsidRDefault="00EA00BB" w:rsidP="00EA00BB">
      <w:pPr>
        <w:tabs>
          <w:tab w:val="left" w:pos="-540"/>
        </w:tabs>
        <w:ind w:right="45"/>
        <w:jc w:val="both"/>
        <w:rPr>
          <w:rFonts w:eastAsia="Times New Roman"/>
          <w:b/>
          <w:spacing w:val="-2"/>
          <w:lang w:eastAsia="hi-IN" w:bidi="hi-IN"/>
        </w:rPr>
      </w:pPr>
    </w:p>
    <w:p w14:paraId="3F1A7994" w14:textId="77777777" w:rsidR="00EA00BB" w:rsidRDefault="00EA00BB" w:rsidP="00EA00BB">
      <w:pPr>
        <w:tabs>
          <w:tab w:val="left" w:pos="-540"/>
        </w:tabs>
        <w:ind w:right="45"/>
        <w:jc w:val="both"/>
        <w:rPr>
          <w:rFonts w:eastAsia="Times New Roman"/>
          <w:b/>
          <w:spacing w:val="-2"/>
          <w:lang w:eastAsia="hi-IN" w:bidi="hi-IN"/>
        </w:rPr>
      </w:pPr>
    </w:p>
    <w:p w14:paraId="75B6FE7A" w14:textId="77777777" w:rsidR="00EA00BB" w:rsidRDefault="00EA00BB" w:rsidP="00EA00BB">
      <w:pPr>
        <w:tabs>
          <w:tab w:val="left" w:pos="-540"/>
        </w:tabs>
        <w:ind w:right="45"/>
        <w:jc w:val="both"/>
        <w:rPr>
          <w:rFonts w:eastAsia="Times New Roman"/>
          <w:b/>
          <w:spacing w:val="-2"/>
          <w:lang w:eastAsia="hi-IN" w:bidi="hi-IN"/>
        </w:rPr>
      </w:pPr>
    </w:p>
    <w:p w14:paraId="084D74C0" w14:textId="77777777" w:rsidR="00EA00BB" w:rsidRDefault="00EA00BB" w:rsidP="00EA00BB">
      <w:pPr>
        <w:tabs>
          <w:tab w:val="left" w:pos="-540"/>
        </w:tabs>
        <w:ind w:right="45"/>
        <w:jc w:val="both"/>
        <w:rPr>
          <w:rFonts w:eastAsia="Times New Roman"/>
          <w:b/>
          <w:spacing w:val="-2"/>
          <w:lang w:eastAsia="hi-IN" w:bidi="hi-IN"/>
        </w:rPr>
      </w:pPr>
    </w:p>
    <w:p w14:paraId="1E84A8EB" w14:textId="77777777" w:rsidR="00EA00BB" w:rsidRDefault="00EA00BB" w:rsidP="00EA00BB">
      <w:pPr>
        <w:tabs>
          <w:tab w:val="left" w:pos="-540"/>
        </w:tabs>
        <w:ind w:right="45"/>
        <w:jc w:val="both"/>
        <w:rPr>
          <w:rFonts w:eastAsia="Times New Roman"/>
          <w:b/>
          <w:spacing w:val="-2"/>
          <w:lang w:eastAsia="hi-IN" w:bidi="hi-IN"/>
        </w:rPr>
      </w:pPr>
    </w:p>
    <w:p w14:paraId="6250F791" w14:textId="77777777" w:rsidR="00EA00BB" w:rsidRDefault="00EA00BB" w:rsidP="00EA00BB">
      <w:pPr>
        <w:tabs>
          <w:tab w:val="left" w:pos="-540"/>
        </w:tabs>
        <w:ind w:right="45"/>
        <w:jc w:val="both"/>
        <w:rPr>
          <w:rFonts w:eastAsia="Times New Roman"/>
          <w:b/>
          <w:spacing w:val="-2"/>
          <w:lang w:eastAsia="hi-IN" w:bidi="hi-IN"/>
        </w:rPr>
      </w:pPr>
    </w:p>
    <w:p w14:paraId="5736585B" w14:textId="77777777" w:rsidR="00EA00BB" w:rsidRDefault="00EA00BB" w:rsidP="00EA00BB">
      <w:pPr>
        <w:tabs>
          <w:tab w:val="left" w:pos="-540"/>
        </w:tabs>
        <w:ind w:right="45"/>
        <w:jc w:val="both"/>
        <w:rPr>
          <w:rFonts w:eastAsia="Times New Roman"/>
          <w:b/>
          <w:spacing w:val="-2"/>
          <w:lang w:eastAsia="hi-IN" w:bidi="hi-IN"/>
        </w:rPr>
      </w:pPr>
    </w:p>
    <w:p w14:paraId="5AE87D5D" w14:textId="77777777" w:rsidR="00EA00BB" w:rsidRPr="008165D6" w:rsidRDefault="00EA00BB" w:rsidP="00EA00BB">
      <w:pPr>
        <w:tabs>
          <w:tab w:val="left" w:pos="-540"/>
        </w:tabs>
        <w:ind w:right="45"/>
        <w:jc w:val="both"/>
        <w:rPr>
          <w:rFonts w:eastAsia="Times New Roman"/>
          <w:b/>
          <w:spacing w:val="-2"/>
          <w:lang w:eastAsia="hi-IN" w:bidi="hi-IN"/>
        </w:rPr>
      </w:pPr>
      <w:r>
        <w:rPr>
          <w:rFonts w:eastAsia="Times New Roman"/>
          <w:b/>
          <w:spacing w:val="-2"/>
          <w:lang w:eastAsia="hi-IN" w:bidi="hi-IN"/>
        </w:rPr>
        <w:t>1</w:t>
      </w:r>
      <w:r w:rsidRPr="008165D6">
        <w:rPr>
          <w:rFonts w:eastAsia="Times New Roman"/>
          <w:b/>
          <w:spacing w:val="-2"/>
          <w:lang w:eastAsia="hi-IN" w:bidi="hi-IN"/>
        </w:rPr>
        <w:t>.2</w:t>
      </w:r>
      <w:r w:rsidRPr="008165D6">
        <w:rPr>
          <w:rFonts w:eastAsia="Times New Roman"/>
          <w:b/>
          <w:spacing w:val="-2"/>
          <w:lang w:eastAsia="hi-IN" w:bidi="hi-IN"/>
        </w:rPr>
        <w:tab/>
        <w:t>DATOS GENERALES DEL OFERENTE.</w:t>
      </w:r>
    </w:p>
    <w:p w14:paraId="241E3E9D" w14:textId="77777777" w:rsidR="00EA00BB" w:rsidRPr="008165D6" w:rsidRDefault="00EA00BB" w:rsidP="00EA00BB">
      <w:pPr>
        <w:tabs>
          <w:tab w:val="left" w:pos="-540"/>
        </w:tabs>
        <w:ind w:left="15" w:right="45"/>
        <w:jc w:val="both"/>
        <w:rPr>
          <w:rFonts w:eastAsia="Times New Roman"/>
          <w:b/>
          <w:spacing w:val="-2"/>
          <w:lang w:eastAsia="hi-IN" w:bidi="hi-IN"/>
        </w:rPr>
      </w:pPr>
    </w:p>
    <w:p w14:paraId="3754E11B" w14:textId="77777777" w:rsidR="00EA00BB" w:rsidRPr="008165D6" w:rsidRDefault="00EA00BB" w:rsidP="00EA00BB">
      <w:pPr>
        <w:tabs>
          <w:tab w:val="left" w:pos="-540"/>
        </w:tabs>
        <w:ind w:left="15" w:right="45"/>
        <w:jc w:val="both"/>
        <w:rPr>
          <w:rFonts w:eastAsia="Times New Roman"/>
          <w:spacing w:val="-2"/>
          <w:lang w:eastAsia="hi-IN" w:bidi="hi-IN"/>
        </w:rPr>
      </w:pPr>
      <w:r w:rsidRPr="008165D6">
        <w:rPr>
          <w:rFonts w:eastAsia="Times New Roman"/>
          <w:spacing w:val="-2"/>
          <w:lang w:eastAsia="hi-IN" w:bidi="hi-IN"/>
        </w:rPr>
        <w:t>NOMBRE DEL OFERENTE: (</w:t>
      </w:r>
      <w:r w:rsidRPr="008165D6">
        <w:rPr>
          <w:rFonts w:eastAsia="Times New Roman"/>
          <w:i/>
          <w:spacing w:val="-2"/>
          <w:lang w:eastAsia="hi-IN" w:bidi="hi-IN"/>
        </w:rPr>
        <w:t>determinar si es persona natural, jurídica, consorcio o asociación; en este último caso, se identificará a los miembros del consorcio o asociación. Se determinará al representante legal, apoderado o procurador común, de ser el caso</w:t>
      </w:r>
      <w:r w:rsidRPr="008165D6">
        <w:rPr>
          <w:rFonts w:eastAsia="Times New Roman"/>
          <w:spacing w:val="-2"/>
          <w:lang w:eastAsia="hi-IN" w:bidi="hi-IN"/>
        </w:rPr>
        <w:t>).</w:t>
      </w:r>
    </w:p>
    <w:p w14:paraId="4E4C9B01" w14:textId="77777777" w:rsidR="00EA00BB" w:rsidRPr="008165D6" w:rsidRDefault="00EA00BB" w:rsidP="00EA00BB">
      <w:pPr>
        <w:tabs>
          <w:tab w:val="left" w:pos="-540"/>
        </w:tabs>
        <w:ind w:left="15" w:right="45"/>
        <w:jc w:val="both"/>
        <w:rPr>
          <w:rFonts w:eastAsia="Times New Roman"/>
          <w:spacing w:val="-2"/>
          <w:lang w:eastAsia="hi-IN" w:bidi="hi-IN"/>
        </w:rPr>
      </w:pPr>
      <w:r w:rsidRPr="008165D6">
        <w:rPr>
          <w:rFonts w:eastAsia="Times New Roman"/>
          <w:spacing w:val="-2"/>
          <w:lang w:eastAsia="hi-IN" w:bidi="hi-IN"/>
        </w:rPr>
        <w:tab/>
      </w:r>
    </w:p>
    <w:p w14:paraId="6BE3592A" w14:textId="77777777" w:rsidR="00EA00BB" w:rsidRPr="008165D6" w:rsidRDefault="00EA00BB" w:rsidP="00EA00BB">
      <w:pPr>
        <w:tabs>
          <w:tab w:val="left" w:pos="-540"/>
        </w:tabs>
        <w:ind w:left="15" w:right="45"/>
        <w:jc w:val="both"/>
        <w:rPr>
          <w:rFonts w:eastAsia="Times New Roman"/>
          <w:spacing w:val="-2"/>
          <w:lang w:eastAsia="hi-IN" w:bidi="hi-IN"/>
        </w:rPr>
      </w:pPr>
      <w:r w:rsidRPr="008165D6">
        <w:rPr>
          <w:rFonts w:eastAsia="Times New Roman"/>
          <w:spacing w:val="-2"/>
          <w:lang w:eastAsia="hi-IN" w:bidi="hi-IN"/>
        </w:rPr>
        <w:t xml:space="preserve">Ciudad: </w:t>
      </w:r>
      <w:r w:rsidRPr="008165D6">
        <w:rPr>
          <w:rFonts w:eastAsia="Times New Roman"/>
          <w:spacing w:val="-2"/>
          <w:lang w:eastAsia="hi-IN" w:bidi="hi-IN"/>
        </w:rPr>
        <w:tab/>
      </w:r>
      <w:r w:rsidRPr="008165D6">
        <w:rPr>
          <w:rFonts w:eastAsia="Times New Roman"/>
          <w:spacing w:val="-2"/>
          <w:lang w:eastAsia="hi-IN" w:bidi="hi-IN"/>
        </w:rPr>
        <w:tab/>
      </w:r>
    </w:p>
    <w:p w14:paraId="0BE09E5E" w14:textId="77777777" w:rsidR="00EA00BB" w:rsidRPr="008165D6" w:rsidRDefault="00EA00BB" w:rsidP="00EA00BB">
      <w:pPr>
        <w:tabs>
          <w:tab w:val="left" w:pos="-540"/>
        </w:tabs>
        <w:ind w:left="15" w:right="45"/>
        <w:jc w:val="both"/>
        <w:rPr>
          <w:rFonts w:eastAsia="Times New Roman"/>
          <w:spacing w:val="-2"/>
          <w:lang w:eastAsia="hi-IN" w:bidi="hi-IN"/>
        </w:rPr>
      </w:pPr>
      <w:r w:rsidRPr="008165D6">
        <w:rPr>
          <w:rFonts w:eastAsia="Times New Roman"/>
          <w:spacing w:val="-2"/>
          <w:lang w:eastAsia="hi-IN" w:bidi="hi-IN"/>
        </w:rPr>
        <w:t>Calle (principal):</w:t>
      </w:r>
    </w:p>
    <w:p w14:paraId="4328243C" w14:textId="77777777" w:rsidR="00EA00BB" w:rsidRPr="008165D6" w:rsidRDefault="00EA00BB" w:rsidP="00EA00BB">
      <w:pPr>
        <w:tabs>
          <w:tab w:val="left" w:pos="-540"/>
        </w:tabs>
        <w:ind w:left="15" w:right="45"/>
        <w:jc w:val="both"/>
        <w:rPr>
          <w:rFonts w:eastAsia="Times New Roman"/>
          <w:spacing w:val="-2"/>
          <w:lang w:eastAsia="hi-IN" w:bidi="hi-IN"/>
        </w:rPr>
      </w:pPr>
      <w:r w:rsidRPr="008165D6">
        <w:rPr>
          <w:rFonts w:eastAsia="Times New Roman"/>
          <w:spacing w:val="-2"/>
          <w:lang w:eastAsia="hi-IN" w:bidi="hi-IN"/>
        </w:rPr>
        <w:t>No.:</w:t>
      </w:r>
    </w:p>
    <w:p w14:paraId="7602F274" w14:textId="77777777" w:rsidR="00EA00BB" w:rsidRPr="008165D6" w:rsidRDefault="00EA00BB" w:rsidP="00EA00BB">
      <w:pPr>
        <w:tabs>
          <w:tab w:val="left" w:pos="-540"/>
        </w:tabs>
        <w:ind w:left="15" w:right="45"/>
        <w:jc w:val="both"/>
        <w:rPr>
          <w:rFonts w:eastAsia="Times New Roman"/>
          <w:spacing w:val="-2"/>
          <w:lang w:eastAsia="hi-IN" w:bidi="hi-IN"/>
        </w:rPr>
      </w:pPr>
      <w:r w:rsidRPr="008165D6">
        <w:rPr>
          <w:rFonts w:eastAsia="Times New Roman"/>
          <w:spacing w:val="-2"/>
          <w:lang w:eastAsia="hi-IN" w:bidi="hi-IN"/>
        </w:rPr>
        <w:t>Calle (intersección):</w:t>
      </w:r>
    </w:p>
    <w:p w14:paraId="6A1C321E" w14:textId="77777777" w:rsidR="00EA00BB" w:rsidRPr="008165D6" w:rsidRDefault="00EA00BB" w:rsidP="00EA00BB">
      <w:pPr>
        <w:tabs>
          <w:tab w:val="left" w:pos="-540"/>
        </w:tabs>
        <w:ind w:left="15" w:right="45"/>
        <w:jc w:val="both"/>
        <w:rPr>
          <w:rFonts w:eastAsia="Times New Roman"/>
          <w:spacing w:val="-2"/>
          <w:lang w:eastAsia="hi-IN" w:bidi="hi-IN"/>
        </w:rPr>
      </w:pPr>
      <w:r w:rsidRPr="008165D6">
        <w:rPr>
          <w:rFonts w:eastAsia="Times New Roman"/>
          <w:spacing w:val="-2"/>
          <w:lang w:eastAsia="hi-IN" w:bidi="hi-IN"/>
        </w:rPr>
        <w:t>Teléfono(s):</w:t>
      </w:r>
    </w:p>
    <w:p w14:paraId="56BB8AFA" w14:textId="77777777" w:rsidR="00EA00BB" w:rsidRPr="008165D6" w:rsidRDefault="00EA00BB" w:rsidP="00EA00BB">
      <w:pPr>
        <w:tabs>
          <w:tab w:val="left" w:pos="-540"/>
        </w:tabs>
        <w:ind w:left="15" w:right="45"/>
        <w:jc w:val="both"/>
        <w:rPr>
          <w:rFonts w:eastAsia="Times New Roman"/>
          <w:spacing w:val="-2"/>
          <w:lang w:eastAsia="hi-IN" w:bidi="hi-IN"/>
        </w:rPr>
      </w:pPr>
      <w:r w:rsidRPr="008165D6">
        <w:rPr>
          <w:rFonts w:eastAsia="Times New Roman"/>
          <w:spacing w:val="-2"/>
          <w:lang w:eastAsia="hi-IN" w:bidi="hi-IN"/>
        </w:rPr>
        <w:t>Correo electrónico:</w:t>
      </w:r>
    </w:p>
    <w:p w14:paraId="73CF901A" w14:textId="77777777" w:rsidR="00EA00BB" w:rsidRPr="008165D6" w:rsidRDefault="00EA00BB" w:rsidP="00EA00BB">
      <w:pPr>
        <w:tabs>
          <w:tab w:val="left" w:pos="-540"/>
        </w:tabs>
        <w:ind w:left="15" w:right="45"/>
        <w:jc w:val="both"/>
        <w:rPr>
          <w:rFonts w:eastAsia="Times New Roman"/>
          <w:spacing w:val="-2"/>
          <w:lang w:eastAsia="hi-IN" w:bidi="hi-IN"/>
        </w:rPr>
      </w:pPr>
      <w:r w:rsidRPr="008165D6">
        <w:rPr>
          <w:rFonts w:eastAsia="Times New Roman"/>
          <w:spacing w:val="-2"/>
          <w:lang w:eastAsia="hi-IN" w:bidi="hi-IN"/>
        </w:rPr>
        <w:t>Cédula de Ciudadanía (Pasaporte):</w:t>
      </w:r>
    </w:p>
    <w:p w14:paraId="7CD83C3D" w14:textId="77777777" w:rsidR="00EA00BB" w:rsidRPr="008165D6" w:rsidRDefault="00EA00BB" w:rsidP="00EA00BB">
      <w:pPr>
        <w:tabs>
          <w:tab w:val="left" w:pos="-540"/>
        </w:tabs>
        <w:ind w:left="15" w:right="45"/>
        <w:jc w:val="both"/>
        <w:rPr>
          <w:rFonts w:eastAsia="Times New Roman"/>
          <w:spacing w:val="-2"/>
          <w:lang w:eastAsia="hi-IN" w:bidi="hi-IN"/>
        </w:rPr>
      </w:pPr>
      <w:r w:rsidRPr="008165D6">
        <w:rPr>
          <w:rFonts w:eastAsia="Times New Roman"/>
          <w:spacing w:val="-2"/>
          <w:lang w:eastAsia="hi-IN" w:bidi="hi-IN"/>
        </w:rPr>
        <w:t>R.U.C:</w:t>
      </w:r>
    </w:p>
    <w:p w14:paraId="0E8BE7AD" w14:textId="77777777" w:rsidR="00EA00BB" w:rsidRPr="008165D6" w:rsidRDefault="00EA00BB" w:rsidP="00EA00BB">
      <w:pPr>
        <w:tabs>
          <w:tab w:val="left" w:pos="-540"/>
        </w:tabs>
        <w:ind w:right="45"/>
        <w:jc w:val="both"/>
        <w:rPr>
          <w:rFonts w:eastAsia="Times New Roman"/>
          <w:spacing w:val="-2"/>
          <w:lang w:eastAsia="hi-IN" w:bidi="hi-IN"/>
        </w:rPr>
      </w:pPr>
    </w:p>
    <w:p w14:paraId="28438089" w14:textId="77777777" w:rsidR="00EA00BB" w:rsidRDefault="00EA00BB" w:rsidP="00EA00BB">
      <w:pPr>
        <w:jc w:val="both"/>
        <w:rPr>
          <w:rFonts w:eastAsia="Times New Roman"/>
          <w:b/>
          <w:lang w:eastAsia="hi-IN" w:bidi="hi-IN"/>
        </w:rPr>
      </w:pPr>
    </w:p>
    <w:p w14:paraId="40A6D373" w14:textId="77777777" w:rsidR="00EA00BB" w:rsidRDefault="00EA00BB" w:rsidP="00EA00BB">
      <w:pPr>
        <w:jc w:val="both"/>
        <w:rPr>
          <w:rFonts w:eastAsia="Times New Roman"/>
          <w:b/>
          <w:lang w:eastAsia="hi-IN" w:bidi="hi-IN"/>
        </w:rPr>
      </w:pPr>
    </w:p>
    <w:p w14:paraId="5B0AA7C9" w14:textId="77777777" w:rsidR="00EA00BB" w:rsidRDefault="00EA00BB" w:rsidP="00EA00BB">
      <w:pPr>
        <w:jc w:val="both"/>
        <w:rPr>
          <w:rFonts w:eastAsia="Times New Roman"/>
          <w:b/>
          <w:lang w:eastAsia="hi-IN" w:bidi="hi-IN"/>
        </w:rPr>
      </w:pPr>
    </w:p>
    <w:p w14:paraId="42D3AF06" w14:textId="77777777" w:rsidR="00EA00BB" w:rsidRDefault="00EA00BB" w:rsidP="00EA00BB">
      <w:pPr>
        <w:jc w:val="both"/>
        <w:rPr>
          <w:rFonts w:eastAsia="Times New Roman"/>
          <w:b/>
          <w:lang w:eastAsia="hi-IN" w:bidi="hi-IN"/>
        </w:rPr>
      </w:pPr>
    </w:p>
    <w:p w14:paraId="4DEE4D53" w14:textId="77777777" w:rsidR="00EA00BB" w:rsidRDefault="00EA00BB" w:rsidP="00EA00BB">
      <w:pPr>
        <w:jc w:val="both"/>
        <w:rPr>
          <w:rFonts w:eastAsia="Times New Roman"/>
          <w:b/>
          <w:lang w:eastAsia="hi-IN" w:bidi="hi-IN"/>
        </w:rPr>
      </w:pPr>
    </w:p>
    <w:p w14:paraId="4A194251" w14:textId="77777777" w:rsidR="00EA00BB" w:rsidRDefault="00EA00BB" w:rsidP="00EA00BB">
      <w:pPr>
        <w:jc w:val="both"/>
        <w:rPr>
          <w:rFonts w:eastAsia="Times New Roman"/>
          <w:b/>
          <w:lang w:eastAsia="hi-IN" w:bidi="hi-IN"/>
        </w:rPr>
      </w:pPr>
    </w:p>
    <w:p w14:paraId="4611FD1C" w14:textId="77777777" w:rsidR="00EA00BB" w:rsidRDefault="00EA00BB" w:rsidP="00EA00BB">
      <w:pPr>
        <w:jc w:val="both"/>
        <w:rPr>
          <w:rFonts w:eastAsia="Times New Roman"/>
          <w:b/>
          <w:lang w:eastAsia="hi-IN" w:bidi="hi-IN"/>
        </w:rPr>
      </w:pPr>
    </w:p>
    <w:p w14:paraId="3B27F34A" w14:textId="77777777" w:rsidR="00EA00BB" w:rsidRDefault="00EA00BB" w:rsidP="00EA00BB">
      <w:pPr>
        <w:jc w:val="both"/>
        <w:rPr>
          <w:rFonts w:eastAsia="Times New Roman"/>
          <w:b/>
          <w:lang w:eastAsia="hi-IN" w:bidi="hi-IN"/>
        </w:rPr>
      </w:pPr>
    </w:p>
    <w:p w14:paraId="06AD28BD" w14:textId="77777777" w:rsidR="00EA00BB" w:rsidRDefault="00EA00BB" w:rsidP="00EA00BB">
      <w:pPr>
        <w:jc w:val="both"/>
        <w:rPr>
          <w:rFonts w:eastAsia="Times New Roman"/>
          <w:b/>
          <w:lang w:eastAsia="hi-IN" w:bidi="hi-IN"/>
        </w:rPr>
      </w:pPr>
    </w:p>
    <w:p w14:paraId="3C009FBF" w14:textId="77777777" w:rsidR="00EA00BB" w:rsidRDefault="00EA00BB" w:rsidP="00EA00BB">
      <w:pPr>
        <w:jc w:val="both"/>
        <w:rPr>
          <w:rFonts w:eastAsia="Times New Roman"/>
          <w:b/>
          <w:lang w:eastAsia="hi-IN" w:bidi="hi-IN"/>
        </w:rPr>
      </w:pPr>
    </w:p>
    <w:p w14:paraId="7EFD27FE" w14:textId="77777777" w:rsidR="00EA00BB" w:rsidRDefault="00EA00BB" w:rsidP="00EA00BB">
      <w:pPr>
        <w:jc w:val="both"/>
        <w:rPr>
          <w:rFonts w:eastAsia="Times New Roman"/>
          <w:b/>
          <w:lang w:eastAsia="hi-IN" w:bidi="hi-IN"/>
        </w:rPr>
      </w:pPr>
    </w:p>
    <w:p w14:paraId="50F431A9" w14:textId="77777777" w:rsidR="00EA00BB" w:rsidRDefault="00EA00BB" w:rsidP="00EA00BB">
      <w:pPr>
        <w:jc w:val="both"/>
        <w:rPr>
          <w:rFonts w:eastAsia="Times New Roman"/>
          <w:b/>
          <w:lang w:eastAsia="hi-IN" w:bidi="hi-IN"/>
        </w:rPr>
      </w:pPr>
    </w:p>
    <w:p w14:paraId="4321F9EF" w14:textId="77777777" w:rsidR="00EA00BB" w:rsidRDefault="00EA00BB" w:rsidP="00EA00BB">
      <w:pPr>
        <w:jc w:val="both"/>
        <w:rPr>
          <w:rFonts w:eastAsia="Times New Roman"/>
          <w:b/>
          <w:lang w:eastAsia="hi-IN" w:bidi="hi-IN"/>
        </w:rPr>
      </w:pPr>
    </w:p>
    <w:p w14:paraId="097E21FD" w14:textId="77777777" w:rsidR="00EA00BB" w:rsidRDefault="00EA00BB" w:rsidP="00EA00BB">
      <w:pPr>
        <w:jc w:val="both"/>
        <w:rPr>
          <w:rFonts w:eastAsia="Times New Roman"/>
          <w:b/>
          <w:lang w:eastAsia="hi-IN" w:bidi="hi-IN"/>
        </w:rPr>
      </w:pPr>
    </w:p>
    <w:p w14:paraId="46EAAA6C" w14:textId="77777777" w:rsidR="00EA00BB" w:rsidRDefault="00EA00BB" w:rsidP="00EA00BB">
      <w:pPr>
        <w:jc w:val="both"/>
        <w:rPr>
          <w:rFonts w:eastAsia="Times New Roman"/>
          <w:b/>
          <w:lang w:eastAsia="hi-IN" w:bidi="hi-IN"/>
        </w:rPr>
      </w:pPr>
    </w:p>
    <w:p w14:paraId="3398BDF6" w14:textId="77777777" w:rsidR="00EA00BB" w:rsidRDefault="00EA00BB" w:rsidP="00EA00BB">
      <w:pPr>
        <w:jc w:val="both"/>
        <w:rPr>
          <w:rFonts w:eastAsia="Times New Roman"/>
          <w:b/>
          <w:lang w:eastAsia="hi-IN" w:bidi="hi-IN"/>
        </w:rPr>
      </w:pPr>
    </w:p>
    <w:p w14:paraId="05BC6036" w14:textId="77777777" w:rsidR="00EA00BB" w:rsidRDefault="00EA00BB" w:rsidP="00EA00BB">
      <w:pPr>
        <w:jc w:val="both"/>
        <w:rPr>
          <w:rFonts w:eastAsia="Times New Roman"/>
          <w:b/>
          <w:lang w:eastAsia="hi-IN" w:bidi="hi-IN"/>
        </w:rPr>
      </w:pPr>
    </w:p>
    <w:p w14:paraId="26C3A2ED" w14:textId="77777777" w:rsidR="00EA00BB" w:rsidRDefault="00EA00BB" w:rsidP="00EA00BB">
      <w:pPr>
        <w:jc w:val="both"/>
        <w:rPr>
          <w:rFonts w:eastAsia="Times New Roman"/>
          <w:b/>
          <w:lang w:eastAsia="hi-IN" w:bidi="hi-IN"/>
        </w:rPr>
      </w:pPr>
    </w:p>
    <w:p w14:paraId="3A4E377D" w14:textId="77777777" w:rsidR="00EA00BB" w:rsidRDefault="00EA00BB" w:rsidP="00EA00BB">
      <w:pPr>
        <w:jc w:val="both"/>
        <w:rPr>
          <w:rFonts w:eastAsia="Times New Roman"/>
          <w:b/>
          <w:lang w:eastAsia="hi-IN" w:bidi="hi-IN"/>
        </w:rPr>
      </w:pPr>
    </w:p>
    <w:p w14:paraId="65B384A2" w14:textId="77777777" w:rsidR="00EA00BB" w:rsidRDefault="00EA00BB" w:rsidP="00EA00BB">
      <w:pPr>
        <w:jc w:val="both"/>
        <w:rPr>
          <w:rFonts w:eastAsia="Times New Roman"/>
          <w:b/>
          <w:lang w:eastAsia="hi-IN" w:bidi="hi-IN"/>
        </w:rPr>
      </w:pPr>
    </w:p>
    <w:p w14:paraId="32F42CF8" w14:textId="77777777" w:rsidR="00EA00BB" w:rsidRDefault="00EA00BB" w:rsidP="00EA00BB">
      <w:pPr>
        <w:jc w:val="both"/>
        <w:rPr>
          <w:rFonts w:eastAsia="Times New Roman"/>
          <w:b/>
          <w:lang w:eastAsia="hi-IN" w:bidi="hi-IN"/>
        </w:rPr>
      </w:pPr>
    </w:p>
    <w:p w14:paraId="5C6DF212" w14:textId="77777777" w:rsidR="00EA00BB" w:rsidRDefault="00EA00BB" w:rsidP="00EA00BB">
      <w:pPr>
        <w:jc w:val="both"/>
        <w:rPr>
          <w:rFonts w:eastAsia="Times New Roman"/>
          <w:b/>
          <w:lang w:eastAsia="hi-IN" w:bidi="hi-IN"/>
        </w:rPr>
      </w:pPr>
    </w:p>
    <w:p w14:paraId="00EC7D6D" w14:textId="77777777" w:rsidR="00EA00BB" w:rsidRDefault="00EA00BB" w:rsidP="00EA00BB">
      <w:pPr>
        <w:jc w:val="both"/>
        <w:rPr>
          <w:rFonts w:eastAsia="Times New Roman"/>
          <w:b/>
          <w:lang w:eastAsia="hi-IN" w:bidi="hi-IN"/>
        </w:rPr>
      </w:pPr>
    </w:p>
    <w:p w14:paraId="0B946CC2" w14:textId="77777777" w:rsidR="00EA00BB" w:rsidRDefault="00EA00BB" w:rsidP="00EA00BB">
      <w:pPr>
        <w:jc w:val="both"/>
        <w:rPr>
          <w:rFonts w:eastAsia="Times New Roman"/>
          <w:b/>
          <w:lang w:eastAsia="hi-IN" w:bidi="hi-IN"/>
        </w:rPr>
      </w:pPr>
    </w:p>
    <w:p w14:paraId="581CFDC2" w14:textId="696285AA" w:rsidR="00EA00BB" w:rsidRDefault="00EA00BB" w:rsidP="00EA00BB">
      <w:pPr>
        <w:jc w:val="both"/>
        <w:rPr>
          <w:ins w:id="4" w:author="usuario" w:date="2024-09-25T16:03:00Z"/>
          <w:rFonts w:eastAsia="Times New Roman"/>
          <w:b/>
          <w:lang w:eastAsia="hi-IN" w:bidi="hi-IN"/>
        </w:rPr>
      </w:pPr>
    </w:p>
    <w:p w14:paraId="03AEAF64" w14:textId="77777777" w:rsidR="00AD439B" w:rsidRDefault="00AD439B" w:rsidP="00EA00BB">
      <w:pPr>
        <w:jc w:val="both"/>
        <w:rPr>
          <w:rFonts w:eastAsia="Times New Roman"/>
          <w:b/>
          <w:lang w:eastAsia="hi-IN" w:bidi="hi-IN"/>
        </w:rPr>
      </w:pPr>
    </w:p>
    <w:p w14:paraId="6B3FD20E" w14:textId="77777777" w:rsidR="00EA00BB" w:rsidRDefault="00EA00BB" w:rsidP="00EA00BB">
      <w:pPr>
        <w:jc w:val="both"/>
        <w:rPr>
          <w:rFonts w:eastAsia="Times New Roman"/>
          <w:b/>
          <w:lang w:eastAsia="hi-IN" w:bidi="hi-IN"/>
        </w:rPr>
      </w:pPr>
    </w:p>
    <w:p w14:paraId="0A6A4BB0" w14:textId="77777777" w:rsidR="00EA00BB" w:rsidRDefault="00EA00BB" w:rsidP="00EA00BB">
      <w:pPr>
        <w:jc w:val="both"/>
        <w:rPr>
          <w:rFonts w:eastAsia="Times New Roman"/>
          <w:b/>
          <w:lang w:eastAsia="hi-IN" w:bidi="hi-IN"/>
        </w:rPr>
      </w:pPr>
    </w:p>
    <w:p w14:paraId="2AE6684B" w14:textId="77777777" w:rsidR="00EA00BB" w:rsidRDefault="00EA00BB" w:rsidP="00EA00BB">
      <w:pPr>
        <w:jc w:val="both"/>
        <w:rPr>
          <w:rFonts w:eastAsia="Times New Roman"/>
          <w:b/>
          <w:lang w:eastAsia="hi-IN" w:bidi="hi-IN"/>
        </w:rPr>
      </w:pPr>
    </w:p>
    <w:p w14:paraId="643BD86A" w14:textId="77777777" w:rsidR="00EA00BB" w:rsidRDefault="00EA00BB" w:rsidP="00EA00BB">
      <w:pPr>
        <w:jc w:val="both"/>
        <w:rPr>
          <w:rFonts w:eastAsia="Times New Roman"/>
          <w:b/>
          <w:lang w:eastAsia="hi-IN" w:bidi="hi-IN"/>
        </w:rPr>
      </w:pPr>
    </w:p>
    <w:p w14:paraId="66EA4C2C" w14:textId="77777777" w:rsidR="00EA00BB" w:rsidRDefault="00EA00BB" w:rsidP="00EA00BB">
      <w:pPr>
        <w:jc w:val="both"/>
        <w:rPr>
          <w:rFonts w:eastAsia="Times New Roman"/>
          <w:b/>
          <w:i/>
        </w:rPr>
      </w:pPr>
      <w:r>
        <w:rPr>
          <w:rFonts w:eastAsia="Times New Roman"/>
          <w:b/>
          <w:lang w:eastAsia="hi-IN" w:bidi="hi-IN"/>
        </w:rPr>
        <w:t>1</w:t>
      </w:r>
      <w:r w:rsidRPr="008165D6">
        <w:rPr>
          <w:rFonts w:eastAsia="Times New Roman"/>
          <w:b/>
          <w:lang w:eastAsia="hi-IN" w:bidi="hi-IN"/>
        </w:rPr>
        <w:t>.3</w:t>
      </w:r>
      <w:r w:rsidRPr="008165D6">
        <w:rPr>
          <w:rFonts w:eastAsia="Times New Roman"/>
          <w:b/>
          <w:lang w:eastAsia="hi-IN" w:bidi="hi-IN"/>
        </w:rPr>
        <w:tab/>
      </w:r>
      <w:r w:rsidRPr="00AA43DC">
        <w:rPr>
          <w:rFonts w:eastAsia="Times New Roman"/>
          <w:b/>
        </w:rPr>
        <w:t>DECLARACIONES DE PERSONAS JURÍDICAS Y PERSONAS NATURALES, OFERENTES.</w:t>
      </w:r>
    </w:p>
    <w:p w14:paraId="457922E1" w14:textId="77777777" w:rsidR="00EA00BB" w:rsidRPr="008165D6" w:rsidRDefault="00EA00BB" w:rsidP="00EA00BB">
      <w:pPr>
        <w:tabs>
          <w:tab w:val="left" w:pos="-720"/>
        </w:tabs>
        <w:ind w:right="-119"/>
        <w:jc w:val="both"/>
        <w:rPr>
          <w:rFonts w:eastAsia="Times New Roman"/>
          <w:b/>
          <w:spacing w:val="-3"/>
          <w:lang w:eastAsia="hi-IN" w:bidi="hi-IN"/>
        </w:rPr>
      </w:pPr>
    </w:p>
    <w:p w14:paraId="533BE4FC" w14:textId="77777777" w:rsidR="00EA00BB" w:rsidRDefault="00EA00BB" w:rsidP="00EA00BB">
      <w:pPr>
        <w:tabs>
          <w:tab w:val="left" w:pos="-720"/>
        </w:tabs>
        <w:ind w:right="-119"/>
        <w:jc w:val="both"/>
        <w:rPr>
          <w:rFonts w:eastAsia="Times New Roman"/>
          <w:i/>
          <w:spacing w:val="-3"/>
          <w:lang w:eastAsia="hi-IN" w:bidi="hi-IN"/>
        </w:rPr>
      </w:pPr>
      <w:r w:rsidRPr="008165D6">
        <w:rPr>
          <w:rFonts w:eastAsia="Times New Roman"/>
          <w:i/>
          <w:spacing w:val="-3"/>
          <w:lang w:eastAsia="hi-IN" w:bidi="hi-IN"/>
        </w:rPr>
        <w:t>(No aplica para</w:t>
      </w:r>
      <w:r>
        <w:rPr>
          <w:rFonts w:eastAsia="Times New Roman"/>
          <w:i/>
          <w:spacing w:val="-3"/>
          <w:lang w:eastAsia="hi-IN" w:bidi="hi-IN"/>
        </w:rPr>
        <w:t xml:space="preserve"> aquellas</w:t>
      </w:r>
      <w:r w:rsidRPr="008165D6">
        <w:rPr>
          <w:rFonts w:eastAsia="Times New Roman"/>
          <w:i/>
          <w:spacing w:val="-3"/>
          <w:lang w:eastAsia="hi-IN" w:bidi="hi-IN"/>
        </w:rPr>
        <w:t xml:space="preserve"> contrataciones</w:t>
      </w:r>
      <w:r>
        <w:rPr>
          <w:rFonts w:eastAsia="Times New Roman"/>
          <w:i/>
          <w:spacing w:val="-3"/>
          <w:lang w:eastAsia="hi-IN" w:bidi="hi-IN"/>
        </w:rPr>
        <w:t xml:space="preserve"> previstas </w:t>
      </w:r>
      <w:r w:rsidRPr="00AA43DC">
        <w:rPr>
          <w:rFonts w:eastAsia="Times New Roman"/>
          <w:i/>
          <w:spacing w:val="-2"/>
          <w:lang w:eastAsia="hi-IN" w:bidi="hi-IN"/>
        </w:rPr>
        <w:t>en el número 8 del artículo 2 de la LOSNCP</w:t>
      </w:r>
      <w:r w:rsidRPr="008165D6">
        <w:rPr>
          <w:rFonts w:eastAsia="Times New Roman"/>
          <w:i/>
          <w:spacing w:val="-3"/>
          <w:lang w:eastAsia="hi-IN" w:bidi="hi-IN"/>
        </w:rPr>
        <w:t>)</w:t>
      </w:r>
      <w:r>
        <w:rPr>
          <w:rFonts w:eastAsia="Times New Roman"/>
          <w:i/>
          <w:spacing w:val="-3"/>
          <w:lang w:eastAsia="hi-IN" w:bidi="hi-IN"/>
        </w:rPr>
        <w:t>.</w:t>
      </w:r>
    </w:p>
    <w:p w14:paraId="3BCC69D2" w14:textId="77777777" w:rsidR="00EA00BB" w:rsidRDefault="00EA00BB" w:rsidP="00EA00BB">
      <w:pPr>
        <w:tabs>
          <w:tab w:val="left" w:pos="-720"/>
        </w:tabs>
        <w:ind w:right="-119"/>
        <w:jc w:val="both"/>
        <w:rPr>
          <w:rFonts w:eastAsia="Times New Roman"/>
          <w:i/>
          <w:spacing w:val="-3"/>
          <w:lang w:eastAsia="hi-IN" w:bidi="hi-IN"/>
        </w:rPr>
      </w:pPr>
    </w:p>
    <w:p w14:paraId="2C0461B3" w14:textId="77777777" w:rsidR="00EA00BB" w:rsidRDefault="00EA00BB" w:rsidP="00EA00BB">
      <w:pPr>
        <w:tabs>
          <w:tab w:val="left" w:pos="-720"/>
        </w:tabs>
        <w:ind w:right="-119"/>
        <w:jc w:val="both"/>
        <w:rPr>
          <w:rStyle w:val="markedcontent"/>
        </w:rPr>
      </w:pPr>
      <w:r w:rsidRPr="007A7731">
        <w:rPr>
          <w:rStyle w:val="markedcontent"/>
        </w:rPr>
        <w:t xml:space="preserve">En mi calidad de representante legal de (nombre de </w:t>
      </w:r>
      <w:r>
        <w:rPr>
          <w:rStyle w:val="markedcontent"/>
        </w:rPr>
        <w:t>persona jurídica/ razón social</w:t>
      </w:r>
      <w:r>
        <w:rPr>
          <w:rStyle w:val="Refdenotaalpie"/>
        </w:rPr>
        <w:footnoteReference w:id="1"/>
      </w:r>
      <w:r w:rsidRPr="007A7731">
        <w:rPr>
          <w:rStyle w:val="markedcontent"/>
        </w:rPr>
        <w:t>) o,</w:t>
      </w:r>
      <w:r>
        <w:rPr>
          <w:rStyle w:val="markedcontent"/>
        </w:rPr>
        <w:t xml:space="preserve"> (nombre de la persona natural</w:t>
      </w:r>
      <w:r>
        <w:rPr>
          <w:rStyle w:val="Refdenotaalpie"/>
        </w:rPr>
        <w:footnoteReference w:id="2"/>
      </w:r>
      <w:r w:rsidRPr="007A7731">
        <w:rPr>
          <w:rStyle w:val="markedcontent"/>
        </w:rPr>
        <w:t>), declaro bajo juramento en conocimiento de las</w:t>
      </w:r>
      <w:r>
        <w:rPr>
          <w:rStyle w:val="markedcontent"/>
        </w:rPr>
        <w:t xml:space="preserve"> </w:t>
      </w:r>
      <w:r w:rsidRPr="007A7731">
        <w:rPr>
          <w:rStyle w:val="markedcontent"/>
        </w:rPr>
        <w:t>consecuencias legales que se generen por faltar a la verdad, lo siguiente:</w:t>
      </w:r>
    </w:p>
    <w:p w14:paraId="3F24E3A6" w14:textId="77777777" w:rsidR="00EA00BB" w:rsidRDefault="00EA00BB" w:rsidP="00EA00BB">
      <w:pPr>
        <w:tabs>
          <w:tab w:val="left" w:pos="-720"/>
        </w:tabs>
        <w:ind w:right="-119"/>
        <w:jc w:val="both"/>
      </w:pPr>
    </w:p>
    <w:p w14:paraId="053E260F" w14:textId="77777777" w:rsidR="00EA00BB" w:rsidRPr="007A7731" w:rsidRDefault="00EA00BB" w:rsidP="00EA00BB">
      <w:pPr>
        <w:tabs>
          <w:tab w:val="left" w:pos="-720"/>
        </w:tabs>
        <w:ind w:right="-119"/>
        <w:jc w:val="both"/>
        <w:rPr>
          <w:rStyle w:val="markedcontent"/>
          <w:b/>
        </w:rPr>
      </w:pPr>
      <w:r w:rsidRPr="007A7731">
        <w:rPr>
          <w:rStyle w:val="markedcontent"/>
          <w:b/>
        </w:rPr>
        <w:t>A. DECLARACIÓN PARA PERSONAS JURÍDICAS:</w:t>
      </w:r>
    </w:p>
    <w:p w14:paraId="3C46BD41" w14:textId="77777777" w:rsidR="00EA00BB" w:rsidRDefault="00EA00BB" w:rsidP="00EA00BB">
      <w:pPr>
        <w:tabs>
          <w:tab w:val="left" w:pos="-720"/>
        </w:tabs>
        <w:ind w:right="-119"/>
        <w:jc w:val="both"/>
      </w:pPr>
    </w:p>
    <w:p w14:paraId="00D73C1C" w14:textId="77777777" w:rsidR="00EA00BB" w:rsidRDefault="00EA00BB" w:rsidP="00EA00BB">
      <w:pPr>
        <w:tabs>
          <w:tab w:val="left" w:pos="-720"/>
        </w:tabs>
        <w:ind w:right="-119"/>
        <w:jc w:val="both"/>
        <w:rPr>
          <w:rStyle w:val="markedcontent"/>
        </w:rPr>
      </w:pPr>
      <w:r w:rsidRPr="007A7731">
        <w:rPr>
          <w:rStyle w:val="markedcontent"/>
        </w:rPr>
        <w:t>1. Libre y voluntariamente presento la nómina de socios, accionistas o partícipes</w:t>
      </w:r>
      <w:r>
        <w:rPr>
          <w:rStyle w:val="markedcontent"/>
        </w:rPr>
        <w:t xml:space="preserve"> </w:t>
      </w:r>
      <w:r w:rsidRPr="007A7731">
        <w:rPr>
          <w:rStyle w:val="markedcontent"/>
        </w:rPr>
        <w:t>mayoritarios que detallo más adelante, para la verificación de que ninguno de ellos esté</w:t>
      </w:r>
      <w:r w:rsidRPr="007A7731">
        <w:br/>
      </w:r>
      <w:r w:rsidRPr="007A7731">
        <w:rPr>
          <w:rStyle w:val="markedcontent"/>
        </w:rPr>
        <w:t>inhabilitado en el RUP para participar en los procedimientos de contratación pública.</w:t>
      </w:r>
    </w:p>
    <w:p w14:paraId="5C29BB50" w14:textId="77777777" w:rsidR="00EA00BB" w:rsidRDefault="00EA00BB" w:rsidP="00EA00BB">
      <w:pPr>
        <w:tabs>
          <w:tab w:val="left" w:pos="-720"/>
        </w:tabs>
        <w:ind w:right="-119"/>
        <w:jc w:val="both"/>
        <w:rPr>
          <w:rStyle w:val="markedcontent"/>
        </w:rPr>
      </w:pPr>
      <w:r w:rsidRPr="007A7731">
        <w:br/>
      </w:r>
      <w:r w:rsidRPr="007A7731">
        <w:rPr>
          <w:rStyle w:val="markedcontent"/>
        </w:rPr>
        <w:t>2. Que la compañía a la que represento (el oferente deberá agregar la palabra SI, o la</w:t>
      </w:r>
      <w:r>
        <w:rPr>
          <w:rStyle w:val="markedcontent"/>
        </w:rPr>
        <w:t xml:space="preserve"> </w:t>
      </w:r>
      <w:r w:rsidRPr="007A7731">
        <w:rPr>
          <w:rStyle w:val="markedcontent"/>
        </w:rPr>
        <w:t>palabra, NO, según corresponda) está registrada en la BOLSA DE VALORES.</w:t>
      </w:r>
      <w:r>
        <w:rPr>
          <w:rStyle w:val="markedcontent"/>
        </w:rPr>
        <w:t xml:space="preserve"> </w:t>
      </w:r>
    </w:p>
    <w:p w14:paraId="4803CE4B" w14:textId="77777777" w:rsidR="00EA00BB" w:rsidRPr="00C952F5" w:rsidRDefault="00EA00BB" w:rsidP="00EA00BB">
      <w:pPr>
        <w:tabs>
          <w:tab w:val="left" w:pos="-720"/>
        </w:tabs>
        <w:ind w:right="-119"/>
        <w:jc w:val="both"/>
      </w:pPr>
    </w:p>
    <w:p w14:paraId="550DFD92" w14:textId="77777777" w:rsidR="00EA00BB" w:rsidRPr="007A7731" w:rsidRDefault="00EA00BB" w:rsidP="00EA00BB">
      <w:pPr>
        <w:jc w:val="both"/>
        <w:rPr>
          <w:vanish/>
        </w:rPr>
      </w:pPr>
    </w:p>
    <w:tbl>
      <w:tblPr>
        <w:tblpPr w:leftFromText="141" w:rightFromText="141" w:vertAnchor="text" w:horzAnchor="page" w:tblpX="2818"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EA00BB" w:rsidRPr="007A7731" w14:paraId="7BB9F117" w14:textId="77777777">
        <w:trPr>
          <w:trHeight w:val="269"/>
        </w:trPr>
        <w:tc>
          <w:tcPr>
            <w:tcW w:w="286" w:type="dxa"/>
            <w:shd w:val="clear" w:color="auto" w:fill="auto"/>
          </w:tcPr>
          <w:p w14:paraId="14C59A37" w14:textId="77777777" w:rsidR="00EA00BB" w:rsidRPr="007A7731" w:rsidRDefault="00EA00BB">
            <w:pPr>
              <w:jc w:val="both"/>
              <w:rPr>
                <w:rFonts w:eastAsia="Times New Roman"/>
                <w:color w:val="000000"/>
              </w:rPr>
            </w:pPr>
          </w:p>
        </w:tc>
      </w:tr>
    </w:tbl>
    <w:p w14:paraId="2762F9A4" w14:textId="77777777" w:rsidR="00EA00BB" w:rsidRPr="005361F2" w:rsidRDefault="00EA00BB" w:rsidP="00EA00BB">
      <w:pPr>
        <w:rPr>
          <w:vanish/>
        </w:rPr>
      </w:pPr>
    </w:p>
    <w:tbl>
      <w:tblPr>
        <w:tblpPr w:leftFromText="141" w:rightFromText="141" w:vertAnchor="text" w:horzAnchor="margin" w:tblpXSpec="center" w:tblpY="-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EA00BB" w:rsidRPr="007A7731" w14:paraId="483219CA" w14:textId="77777777">
        <w:trPr>
          <w:trHeight w:val="269"/>
        </w:trPr>
        <w:tc>
          <w:tcPr>
            <w:tcW w:w="286" w:type="dxa"/>
            <w:shd w:val="clear" w:color="auto" w:fill="auto"/>
          </w:tcPr>
          <w:p w14:paraId="1B0FCCD7" w14:textId="77777777" w:rsidR="00EA00BB" w:rsidRPr="007A7731" w:rsidRDefault="00EA00BB">
            <w:pPr>
              <w:jc w:val="both"/>
              <w:rPr>
                <w:rFonts w:eastAsia="Times New Roman"/>
                <w:color w:val="000000"/>
              </w:rPr>
            </w:pPr>
          </w:p>
        </w:tc>
      </w:tr>
    </w:tbl>
    <w:p w14:paraId="45143160" w14:textId="77777777" w:rsidR="00EA00BB" w:rsidRPr="007A7731" w:rsidRDefault="00EA00BB" w:rsidP="00EA00BB">
      <w:pPr>
        <w:jc w:val="both"/>
        <w:rPr>
          <w:rFonts w:eastAsia="Times New Roman"/>
        </w:rPr>
      </w:pPr>
      <w:r w:rsidRPr="007A7731">
        <w:rPr>
          <w:rFonts w:eastAsia="Times New Roman"/>
        </w:rPr>
        <w:t xml:space="preserve">       SI</w:t>
      </w:r>
      <w:r w:rsidRPr="007A7731">
        <w:rPr>
          <w:rFonts w:eastAsia="Times New Roman"/>
        </w:rPr>
        <w:tab/>
      </w:r>
      <w:r w:rsidRPr="007A7731">
        <w:rPr>
          <w:rFonts w:eastAsia="Times New Roman"/>
        </w:rPr>
        <w:tab/>
      </w:r>
      <w:r w:rsidRPr="007A7731">
        <w:rPr>
          <w:rFonts w:eastAsia="Times New Roman"/>
        </w:rPr>
        <w:tab/>
      </w:r>
      <w:r w:rsidRPr="007A7731">
        <w:rPr>
          <w:rFonts w:eastAsia="Times New Roman"/>
        </w:rPr>
        <w:tab/>
        <w:t>NO</w:t>
      </w:r>
    </w:p>
    <w:p w14:paraId="32B7054B" w14:textId="77777777" w:rsidR="00EA00BB" w:rsidRDefault="00EA00BB" w:rsidP="00EA00BB">
      <w:pPr>
        <w:tabs>
          <w:tab w:val="left" w:pos="-720"/>
        </w:tabs>
        <w:ind w:right="-119"/>
        <w:jc w:val="both"/>
        <w:rPr>
          <w:rStyle w:val="markedcontent"/>
        </w:rPr>
      </w:pPr>
      <w:r w:rsidRPr="007A7731">
        <w:br/>
      </w:r>
    </w:p>
    <w:p w14:paraId="3252EAC9" w14:textId="77777777" w:rsidR="00EA00BB" w:rsidRDefault="00EA00BB" w:rsidP="00EA00BB">
      <w:pPr>
        <w:tabs>
          <w:tab w:val="left" w:pos="-720"/>
        </w:tabs>
        <w:ind w:right="-119"/>
        <w:jc w:val="both"/>
        <w:rPr>
          <w:rStyle w:val="markedcontent"/>
        </w:rPr>
      </w:pPr>
      <w:r w:rsidRPr="007A7731">
        <w:rPr>
          <w:rStyle w:val="markedcontent"/>
        </w:rPr>
        <w:t>(En caso de que la persona jurídica tenga registro en alguna bolsa de valores, deberá</w:t>
      </w:r>
      <w:r>
        <w:rPr>
          <w:rStyle w:val="markedcontent"/>
        </w:rPr>
        <w:t xml:space="preserve"> </w:t>
      </w:r>
      <w:r w:rsidRPr="007A7731">
        <w:rPr>
          <w:rStyle w:val="markedcontent"/>
        </w:rPr>
        <w:t>incluir un párrafo en el que conste la fecha de tal registro, y declarar que en tal virtud</w:t>
      </w:r>
      <w:r>
        <w:rPr>
          <w:rStyle w:val="markedcontent"/>
        </w:rPr>
        <w:t xml:space="preserve"> </w:t>
      </w:r>
      <w:r w:rsidRPr="007A7731">
        <w:rPr>
          <w:rStyle w:val="markedcontent"/>
        </w:rPr>
        <w:t>sus acciones se cotizan en la mencionada Bolsa de Valores).</w:t>
      </w:r>
    </w:p>
    <w:p w14:paraId="3205E102" w14:textId="77777777" w:rsidR="00EA00BB" w:rsidRDefault="00EA00BB" w:rsidP="00EA00BB">
      <w:pPr>
        <w:tabs>
          <w:tab w:val="left" w:pos="-720"/>
        </w:tabs>
        <w:ind w:right="-119"/>
        <w:jc w:val="both"/>
        <w:rPr>
          <w:rStyle w:val="markedcontent"/>
        </w:rPr>
      </w:pPr>
      <w:r w:rsidRPr="007A7731">
        <w:br/>
      </w:r>
      <w:r w:rsidRPr="007A7731">
        <w:rPr>
          <w:rStyle w:val="markedcontent"/>
        </w:rPr>
        <w:t>3. Acepto que la entidad contratante descalifique a mi representada, en caso de que los</w:t>
      </w:r>
      <w:r w:rsidRPr="007A7731">
        <w:br/>
      </w:r>
      <w:r w:rsidRPr="007A7731">
        <w:rPr>
          <w:rStyle w:val="markedcontent"/>
        </w:rPr>
        <w:t>socios, accionistas, o partícipes mayoritarios se encuentren inhabilitados por alguna de</w:t>
      </w:r>
      <w:r>
        <w:rPr>
          <w:rStyle w:val="markedcontent"/>
        </w:rPr>
        <w:t xml:space="preserve"> </w:t>
      </w:r>
      <w:r w:rsidRPr="007A7731">
        <w:rPr>
          <w:rStyle w:val="markedcontent"/>
        </w:rPr>
        <w:t>las causales previstas en el artículo 153 de la Constitución de la República del Ecuador,</w:t>
      </w:r>
      <w:r>
        <w:rPr>
          <w:rStyle w:val="markedcontent"/>
        </w:rPr>
        <w:t xml:space="preserve"> </w:t>
      </w:r>
      <w:r w:rsidRPr="007A7731">
        <w:rPr>
          <w:rStyle w:val="markedcontent"/>
        </w:rPr>
        <w:t>letra j) del artículo 24 de la Ley Orgánica del Servicio Pública, artículos 62 y 63 de la</w:t>
      </w:r>
      <w:r>
        <w:rPr>
          <w:rStyle w:val="markedcontent"/>
        </w:rPr>
        <w:t xml:space="preserve"> </w:t>
      </w:r>
      <w:r w:rsidRPr="007A7731">
        <w:rPr>
          <w:rStyle w:val="markedcontent"/>
        </w:rPr>
        <w:t>Ley Orgánica del Sistema Nacional de Contratación Pública; y, artículo 252 de su</w:t>
      </w:r>
      <w:r>
        <w:rPr>
          <w:rStyle w:val="markedcontent"/>
        </w:rPr>
        <w:t xml:space="preserve"> </w:t>
      </w:r>
      <w:r w:rsidRPr="007A7731">
        <w:rPr>
          <w:rStyle w:val="markedcontent"/>
        </w:rPr>
        <w:t>Reglamento General.</w:t>
      </w:r>
    </w:p>
    <w:p w14:paraId="2695E837" w14:textId="77777777" w:rsidR="00EA00BB" w:rsidRPr="007A7731" w:rsidRDefault="00EA00BB" w:rsidP="00EA00BB">
      <w:pPr>
        <w:tabs>
          <w:tab w:val="left" w:pos="-720"/>
        </w:tabs>
        <w:ind w:right="-119"/>
        <w:jc w:val="both"/>
        <w:rPr>
          <w:rStyle w:val="markedcontent"/>
        </w:rPr>
      </w:pPr>
    </w:p>
    <w:p w14:paraId="5FFA3B54" w14:textId="77777777" w:rsidR="00EA00BB" w:rsidRDefault="00EA00BB" w:rsidP="00EA00BB">
      <w:pPr>
        <w:jc w:val="both"/>
        <w:rPr>
          <w:rFonts w:eastAsia="Times New Roman"/>
        </w:rPr>
      </w:pPr>
      <w:r w:rsidRPr="007A7731">
        <w:rPr>
          <w:rFonts w:eastAsia="Times New Roman"/>
        </w:rPr>
        <w:t>4. Me comprometo a notificar a la entidad contratante en caso de transferencia, cesión,</w:t>
      </w:r>
      <w:r w:rsidRPr="00BB15DA">
        <w:rPr>
          <w:rFonts w:eastAsia="Times New Roman"/>
        </w:rPr>
        <w:br/>
      </w:r>
      <w:r w:rsidRPr="007A7731">
        <w:rPr>
          <w:rFonts w:eastAsia="Times New Roman"/>
        </w:rPr>
        <w:t>o enajenación, bajo cualquier modalidad de las acciones, participaciones o cualquier</w:t>
      </w:r>
      <w:r w:rsidRPr="00BB15DA">
        <w:rPr>
          <w:rFonts w:eastAsia="Times New Roman"/>
        </w:rPr>
        <w:br/>
      </w:r>
      <w:r w:rsidRPr="007A7731">
        <w:rPr>
          <w:rFonts w:eastAsia="Times New Roman"/>
        </w:rPr>
        <w:t>otra forma de participación, que realice la persona jurídica a la que represento. En caso</w:t>
      </w:r>
      <w:r w:rsidRPr="00BB15DA">
        <w:rPr>
          <w:rFonts w:eastAsia="Times New Roman"/>
        </w:rPr>
        <w:br/>
      </w:r>
      <w:r w:rsidRPr="007A7731">
        <w:rPr>
          <w:rFonts w:eastAsia="Times New Roman"/>
        </w:rPr>
        <w:t>de no hacerlo, acepto la facultad de la entidad contratante para declarar la terminación</w:t>
      </w:r>
      <w:r w:rsidRPr="00BB15DA">
        <w:rPr>
          <w:rFonts w:eastAsia="Times New Roman"/>
        </w:rPr>
        <w:br/>
      </w:r>
      <w:r w:rsidRPr="007A7731">
        <w:rPr>
          <w:rFonts w:eastAsia="Times New Roman"/>
        </w:rPr>
        <w:t>unilateral del contrato respectivo. (Esta declaración del representante legal sólo será</w:t>
      </w:r>
      <w:r w:rsidRPr="00BB15DA">
        <w:rPr>
          <w:rFonts w:eastAsia="Times New Roman"/>
        </w:rPr>
        <w:br/>
      </w:r>
      <w:r w:rsidRPr="007A7731">
        <w:rPr>
          <w:rFonts w:eastAsia="Times New Roman"/>
        </w:rPr>
        <w:t>obligatoria y generará efectos jurídicos si la compañía o persona jurídica NO cotiza en</w:t>
      </w:r>
      <w:r w:rsidRPr="00BB15DA">
        <w:rPr>
          <w:rFonts w:eastAsia="Times New Roman"/>
        </w:rPr>
        <w:br/>
      </w:r>
      <w:r w:rsidRPr="007A7731">
        <w:rPr>
          <w:rFonts w:eastAsia="Times New Roman"/>
        </w:rPr>
        <w:t>bolsa).</w:t>
      </w:r>
    </w:p>
    <w:p w14:paraId="1DC2EBF2" w14:textId="77777777" w:rsidR="00EA00BB" w:rsidRDefault="00EA00BB" w:rsidP="00EA00BB">
      <w:pPr>
        <w:jc w:val="both"/>
        <w:rPr>
          <w:rFonts w:eastAsia="Times New Roman"/>
        </w:rPr>
      </w:pPr>
      <w:r w:rsidRPr="00BB15DA">
        <w:rPr>
          <w:rFonts w:eastAsia="Times New Roman"/>
        </w:rPr>
        <w:br/>
      </w:r>
      <w:r w:rsidRPr="007A7731">
        <w:rPr>
          <w:rFonts w:eastAsia="Times New Roman"/>
        </w:rPr>
        <w:t>5. Garantizo la veracidad y exactitud de la información presentada; y, autorizo a la</w:t>
      </w:r>
      <w:r w:rsidRPr="00BB15DA">
        <w:rPr>
          <w:rFonts w:eastAsia="Times New Roman"/>
        </w:rPr>
        <w:br/>
      </w:r>
      <w:r w:rsidRPr="007A7731">
        <w:rPr>
          <w:rFonts w:eastAsia="Times New Roman"/>
        </w:rPr>
        <w:t>entidad contratante, al Servicio Nacional de Contratación Pública, o a los órganos de</w:t>
      </w:r>
      <w:r w:rsidRPr="00BB15DA">
        <w:rPr>
          <w:rFonts w:eastAsia="Times New Roman"/>
        </w:rPr>
        <w:br/>
      </w:r>
      <w:r w:rsidRPr="007A7731">
        <w:rPr>
          <w:rFonts w:eastAsia="Times New Roman"/>
        </w:rPr>
        <w:t>control, a efectuar las verificaciones del caso, a fin de constatar la información en</w:t>
      </w:r>
      <w:r w:rsidRPr="00BB15DA">
        <w:rPr>
          <w:rFonts w:eastAsia="Times New Roman"/>
        </w:rPr>
        <w:br/>
      </w:r>
      <w:r w:rsidRPr="007A7731">
        <w:rPr>
          <w:rFonts w:eastAsia="Times New Roman"/>
        </w:rPr>
        <w:t>mención.</w:t>
      </w:r>
      <w:r w:rsidRPr="00BB15DA">
        <w:rPr>
          <w:rFonts w:eastAsia="Times New Roman"/>
        </w:rPr>
        <w:br/>
      </w:r>
    </w:p>
    <w:p w14:paraId="59E26201" w14:textId="77777777" w:rsidR="00EA00BB" w:rsidRPr="00BE4F66" w:rsidRDefault="00EA00BB" w:rsidP="00EA00BB">
      <w:pPr>
        <w:jc w:val="both"/>
        <w:rPr>
          <w:rFonts w:eastAsia="Times New Roman"/>
        </w:rPr>
      </w:pPr>
      <w:r w:rsidRPr="007A7731">
        <w:rPr>
          <w:rFonts w:eastAsia="Times New Roman"/>
        </w:rPr>
        <w:t>6. En caso de que la persona jurídica tenga entre sus socios, accionistas, partícipes o sus</w:t>
      </w:r>
      <w:r w:rsidRPr="00BB15DA">
        <w:rPr>
          <w:rFonts w:eastAsia="Times New Roman"/>
        </w:rPr>
        <w:br/>
      </w:r>
      <w:r w:rsidRPr="007A7731">
        <w:rPr>
          <w:rFonts w:eastAsia="Times New Roman"/>
        </w:rPr>
        <w:t>representantes legales a alguien considerada como “Persona Expuesta Políticamente</w:t>
      </w:r>
      <w:r w:rsidRPr="00BB15DA">
        <w:rPr>
          <w:rFonts w:eastAsia="Times New Roman"/>
        </w:rPr>
        <w:br/>
      </w:r>
      <w:r w:rsidRPr="007A7731">
        <w:rPr>
          <w:rFonts w:eastAsia="Times New Roman"/>
        </w:rPr>
        <w:t>(PEP)”, de conformidad a lo previsto en los artículos 42 y 44 del Reglamento General a</w:t>
      </w:r>
      <w:r w:rsidRPr="00BB15DA">
        <w:rPr>
          <w:rFonts w:eastAsia="Times New Roman"/>
        </w:rPr>
        <w:br/>
      </w:r>
      <w:r w:rsidRPr="007A7731">
        <w:rPr>
          <w:rFonts w:eastAsia="Times New Roman"/>
        </w:rPr>
        <w:t>la Ley Orgánica de Prevención, Detección y Erradicación del Delito de Lavado de</w:t>
      </w:r>
      <w:r w:rsidRPr="00BB15DA">
        <w:rPr>
          <w:rFonts w:eastAsia="Times New Roman"/>
        </w:rPr>
        <w:br/>
      </w:r>
      <w:r w:rsidRPr="007A7731">
        <w:rPr>
          <w:rFonts w:eastAsia="Times New Roman"/>
        </w:rPr>
        <w:t>Activos y del Financiamiento de Delitos, deberá detallar la siguiente información:</w:t>
      </w:r>
      <w:r w:rsidRPr="00BB15DA">
        <w:rPr>
          <w:rFonts w:eastAsia="Times New Roman"/>
        </w:rPr>
        <w:br/>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1701"/>
        <w:gridCol w:w="2410"/>
        <w:gridCol w:w="2999"/>
      </w:tblGrid>
      <w:tr w:rsidR="00EA00BB" w:rsidRPr="007A7731" w14:paraId="3D39E215" w14:textId="77777777">
        <w:tc>
          <w:tcPr>
            <w:tcW w:w="1134" w:type="dxa"/>
            <w:shd w:val="clear" w:color="auto" w:fill="auto"/>
          </w:tcPr>
          <w:p w14:paraId="5CD697F4" w14:textId="77777777" w:rsidR="00EA00BB" w:rsidRPr="00B92CA4" w:rsidRDefault="00EA00BB">
            <w:pPr>
              <w:jc w:val="both"/>
              <w:rPr>
                <w:rFonts w:eastAsia="Times New Roman"/>
                <w:b/>
              </w:rPr>
            </w:pPr>
            <w:r w:rsidRPr="00B92CA4">
              <w:rPr>
                <w:rFonts w:eastAsia="Times New Roman"/>
                <w:b/>
              </w:rPr>
              <w:t>Nombres completos</w:t>
            </w:r>
            <w:r w:rsidRPr="00B92CA4">
              <w:rPr>
                <w:rFonts w:eastAsia="Times New Roman"/>
                <w:b/>
              </w:rPr>
              <w:br/>
            </w:r>
            <w:r w:rsidRPr="00B92CA4">
              <w:rPr>
                <w:rFonts w:eastAsia="Times New Roman"/>
                <w:b/>
              </w:rPr>
              <w:br/>
            </w:r>
          </w:p>
        </w:tc>
        <w:tc>
          <w:tcPr>
            <w:tcW w:w="1701" w:type="dxa"/>
            <w:shd w:val="clear" w:color="auto" w:fill="auto"/>
          </w:tcPr>
          <w:p w14:paraId="2F905272" w14:textId="77777777" w:rsidR="00EA00BB" w:rsidRPr="00B92CA4" w:rsidRDefault="00EA00BB">
            <w:pPr>
              <w:jc w:val="both"/>
              <w:rPr>
                <w:rFonts w:eastAsia="Times New Roman"/>
                <w:b/>
              </w:rPr>
            </w:pPr>
            <w:r w:rsidRPr="00B92CA4">
              <w:rPr>
                <w:rFonts w:eastAsia="Times New Roman"/>
                <w:b/>
              </w:rPr>
              <w:t>Cédula o RUC</w:t>
            </w:r>
          </w:p>
        </w:tc>
        <w:tc>
          <w:tcPr>
            <w:tcW w:w="2410" w:type="dxa"/>
            <w:shd w:val="clear" w:color="auto" w:fill="auto"/>
          </w:tcPr>
          <w:p w14:paraId="4EB79AFB" w14:textId="77777777" w:rsidR="00EA00BB" w:rsidRPr="00B92CA4" w:rsidRDefault="00EA00BB">
            <w:pPr>
              <w:jc w:val="both"/>
              <w:rPr>
                <w:rFonts w:eastAsia="Times New Roman"/>
                <w:b/>
              </w:rPr>
            </w:pPr>
            <w:r w:rsidRPr="00B92CA4">
              <w:rPr>
                <w:rFonts w:eastAsia="Times New Roman"/>
                <w:b/>
              </w:rPr>
              <w:t>Cargo o dignidad</w:t>
            </w:r>
            <w:r w:rsidRPr="00B92CA4">
              <w:rPr>
                <w:rFonts w:eastAsia="Times New Roman"/>
                <w:b/>
              </w:rPr>
              <w:br/>
              <w:t>que ejerce</w:t>
            </w:r>
            <w:r w:rsidRPr="00B92CA4">
              <w:rPr>
                <w:rFonts w:eastAsia="Times New Roman"/>
                <w:b/>
              </w:rPr>
              <w:br/>
            </w:r>
          </w:p>
        </w:tc>
        <w:tc>
          <w:tcPr>
            <w:tcW w:w="2999" w:type="dxa"/>
            <w:shd w:val="clear" w:color="auto" w:fill="auto"/>
          </w:tcPr>
          <w:p w14:paraId="74C17888" w14:textId="77777777" w:rsidR="00EA00BB" w:rsidRPr="00B92CA4" w:rsidRDefault="00EA00BB">
            <w:pPr>
              <w:jc w:val="both"/>
              <w:rPr>
                <w:rFonts w:eastAsia="Times New Roman"/>
                <w:b/>
              </w:rPr>
            </w:pPr>
            <w:r w:rsidRPr="00B92CA4">
              <w:rPr>
                <w:rFonts w:eastAsia="Times New Roman"/>
                <w:b/>
              </w:rPr>
              <w:t>Entidad o</w:t>
            </w:r>
            <w:r w:rsidRPr="00B92CA4">
              <w:rPr>
                <w:rFonts w:eastAsia="Times New Roman"/>
                <w:b/>
              </w:rPr>
              <w:br/>
              <w:t>Institución en la que</w:t>
            </w:r>
            <w:r w:rsidRPr="00B92CA4">
              <w:rPr>
                <w:rFonts w:eastAsia="Times New Roman"/>
                <w:b/>
              </w:rPr>
              <w:br/>
              <w:t>ejerce el cargo o</w:t>
            </w:r>
            <w:r w:rsidRPr="00B92CA4">
              <w:rPr>
                <w:rFonts w:eastAsia="Times New Roman"/>
                <w:b/>
              </w:rPr>
              <w:br/>
              <w:t>dignidad</w:t>
            </w:r>
            <w:r w:rsidRPr="00B92CA4">
              <w:rPr>
                <w:rFonts w:eastAsia="Times New Roman"/>
                <w:b/>
              </w:rPr>
              <w:br/>
            </w:r>
          </w:p>
        </w:tc>
      </w:tr>
      <w:tr w:rsidR="00EA00BB" w:rsidRPr="007A7731" w14:paraId="1C91612D" w14:textId="77777777">
        <w:tc>
          <w:tcPr>
            <w:tcW w:w="1134" w:type="dxa"/>
            <w:shd w:val="clear" w:color="auto" w:fill="auto"/>
          </w:tcPr>
          <w:p w14:paraId="70A31006" w14:textId="77777777" w:rsidR="00EA00BB" w:rsidRPr="007A7731" w:rsidRDefault="00EA00BB">
            <w:pPr>
              <w:jc w:val="both"/>
              <w:rPr>
                <w:rFonts w:eastAsia="Times New Roman"/>
                <w:i/>
              </w:rPr>
            </w:pPr>
          </w:p>
        </w:tc>
        <w:tc>
          <w:tcPr>
            <w:tcW w:w="1701" w:type="dxa"/>
            <w:shd w:val="clear" w:color="auto" w:fill="auto"/>
          </w:tcPr>
          <w:p w14:paraId="3AAAB290" w14:textId="77777777" w:rsidR="00EA00BB" w:rsidRPr="007A7731" w:rsidRDefault="00EA00BB">
            <w:pPr>
              <w:jc w:val="both"/>
              <w:rPr>
                <w:rFonts w:eastAsia="Times New Roman"/>
                <w:i/>
              </w:rPr>
            </w:pPr>
          </w:p>
        </w:tc>
        <w:tc>
          <w:tcPr>
            <w:tcW w:w="2410" w:type="dxa"/>
            <w:shd w:val="clear" w:color="auto" w:fill="auto"/>
          </w:tcPr>
          <w:p w14:paraId="419105DF" w14:textId="77777777" w:rsidR="00EA00BB" w:rsidRPr="007A7731" w:rsidRDefault="00EA00BB">
            <w:pPr>
              <w:jc w:val="both"/>
              <w:rPr>
                <w:rFonts w:eastAsia="Times New Roman"/>
                <w:i/>
              </w:rPr>
            </w:pPr>
          </w:p>
        </w:tc>
        <w:tc>
          <w:tcPr>
            <w:tcW w:w="2999" w:type="dxa"/>
            <w:shd w:val="clear" w:color="auto" w:fill="auto"/>
          </w:tcPr>
          <w:p w14:paraId="739B0164" w14:textId="77777777" w:rsidR="00EA00BB" w:rsidRPr="007A7731" w:rsidRDefault="00EA00BB">
            <w:pPr>
              <w:jc w:val="both"/>
              <w:rPr>
                <w:rFonts w:eastAsia="Times New Roman"/>
                <w:i/>
              </w:rPr>
            </w:pPr>
          </w:p>
        </w:tc>
      </w:tr>
      <w:tr w:rsidR="00EA00BB" w:rsidRPr="007A7731" w14:paraId="4F7E179B" w14:textId="77777777">
        <w:tc>
          <w:tcPr>
            <w:tcW w:w="1134" w:type="dxa"/>
            <w:shd w:val="clear" w:color="auto" w:fill="auto"/>
          </w:tcPr>
          <w:p w14:paraId="1049BAF7" w14:textId="77777777" w:rsidR="00EA00BB" w:rsidRPr="007A7731" w:rsidRDefault="00EA00BB">
            <w:pPr>
              <w:jc w:val="both"/>
              <w:rPr>
                <w:rFonts w:eastAsia="Times New Roman"/>
                <w:i/>
              </w:rPr>
            </w:pPr>
          </w:p>
        </w:tc>
        <w:tc>
          <w:tcPr>
            <w:tcW w:w="1701" w:type="dxa"/>
            <w:shd w:val="clear" w:color="auto" w:fill="auto"/>
          </w:tcPr>
          <w:p w14:paraId="7796515F" w14:textId="77777777" w:rsidR="00EA00BB" w:rsidRPr="007A7731" w:rsidRDefault="00EA00BB">
            <w:pPr>
              <w:jc w:val="both"/>
              <w:rPr>
                <w:rFonts w:eastAsia="Times New Roman"/>
                <w:i/>
              </w:rPr>
            </w:pPr>
          </w:p>
        </w:tc>
        <w:tc>
          <w:tcPr>
            <w:tcW w:w="2410" w:type="dxa"/>
            <w:shd w:val="clear" w:color="auto" w:fill="auto"/>
          </w:tcPr>
          <w:p w14:paraId="5CBC99D4" w14:textId="77777777" w:rsidR="00EA00BB" w:rsidRPr="007A7731" w:rsidRDefault="00EA00BB">
            <w:pPr>
              <w:jc w:val="both"/>
              <w:rPr>
                <w:rFonts w:eastAsia="Times New Roman"/>
                <w:i/>
              </w:rPr>
            </w:pPr>
          </w:p>
        </w:tc>
        <w:tc>
          <w:tcPr>
            <w:tcW w:w="2999" w:type="dxa"/>
            <w:shd w:val="clear" w:color="auto" w:fill="auto"/>
          </w:tcPr>
          <w:p w14:paraId="4A663EA5" w14:textId="77777777" w:rsidR="00EA00BB" w:rsidRPr="007A7731" w:rsidRDefault="00EA00BB">
            <w:pPr>
              <w:jc w:val="both"/>
              <w:rPr>
                <w:rFonts w:eastAsia="Times New Roman"/>
                <w:i/>
              </w:rPr>
            </w:pPr>
          </w:p>
        </w:tc>
      </w:tr>
      <w:tr w:rsidR="00EA00BB" w:rsidRPr="007A7731" w14:paraId="2A65FEBF" w14:textId="77777777">
        <w:tc>
          <w:tcPr>
            <w:tcW w:w="1134" w:type="dxa"/>
            <w:shd w:val="clear" w:color="auto" w:fill="auto"/>
          </w:tcPr>
          <w:p w14:paraId="335C8314" w14:textId="77777777" w:rsidR="00EA00BB" w:rsidRPr="007A7731" w:rsidRDefault="00EA00BB">
            <w:pPr>
              <w:jc w:val="both"/>
              <w:rPr>
                <w:rFonts w:eastAsia="Times New Roman"/>
                <w:i/>
              </w:rPr>
            </w:pPr>
          </w:p>
        </w:tc>
        <w:tc>
          <w:tcPr>
            <w:tcW w:w="1701" w:type="dxa"/>
            <w:shd w:val="clear" w:color="auto" w:fill="auto"/>
          </w:tcPr>
          <w:p w14:paraId="7F1D7413" w14:textId="77777777" w:rsidR="00EA00BB" w:rsidRPr="007A7731" w:rsidRDefault="00EA00BB">
            <w:pPr>
              <w:jc w:val="both"/>
              <w:rPr>
                <w:rFonts w:eastAsia="Times New Roman"/>
                <w:i/>
              </w:rPr>
            </w:pPr>
          </w:p>
        </w:tc>
        <w:tc>
          <w:tcPr>
            <w:tcW w:w="2410" w:type="dxa"/>
            <w:shd w:val="clear" w:color="auto" w:fill="auto"/>
          </w:tcPr>
          <w:p w14:paraId="27FAE6A1" w14:textId="77777777" w:rsidR="00EA00BB" w:rsidRPr="007A7731" w:rsidRDefault="00EA00BB">
            <w:pPr>
              <w:jc w:val="both"/>
              <w:rPr>
                <w:rFonts w:eastAsia="Times New Roman"/>
                <w:i/>
              </w:rPr>
            </w:pPr>
          </w:p>
        </w:tc>
        <w:tc>
          <w:tcPr>
            <w:tcW w:w="2999" w:type="dxa"/>
            <w:shd w:val="clear" w:color="auto" w:fill="auto"/>
          </w:tcPr>
          <w:p w14:paraId="5F6E6D5A" w14:textId="77777777" w:rsidR="00EA00BB" w:rsidRPr="007A7731" w:rsidRDefault="00EA00BB">
            <w:pPr>
              <w:jc w:val="both"/>
              <w:rPr>
                <w:rFonts w:eastAsia="Times New Roman"/>
                <w:i/>
              </w:rPr>
            </w:pPr>
          </w:p>
        </w:tc>
      </w:tr>
    </w:tbl>
    <w:p w14:paraId="25EAB231" w14:textId="77777777" w:rsidR="00EA00BB" w:rsidRDefault="00EA00BB" w:rsidP="00EA00BB">
      <w:pPr>
        <w:jc w:val="both"/>
        <w:rPr>
          <w:rFonts w:eastAsia="Times New Roman"/>
        </w:rPr>
      </w:pPr>
      <w:r w:rsidRPr="00BB15DA">
        <w:rPr>
          <w:rFonts w:eastAsia="Times New Roman"/>
        </w:rPr>
        <w:br/>
      </w:r>
      <w:r w:rsidRPr="007A7731">
        <w:rPr>
          <w:rFonts w:eastAsia="Times New Roman"/>
        </w:rPr>
        <w:t xml:space="preserve">7. </w:t>
      </w:r>
      <w:r w:rsidRPr="00BE4F66">
        <w:rPr>
          <w:rFonts w:eastAsia="Times New Roman"/>
        </w:rPr>
        <w:t>Si la oferta es presentada por una persona jurídica, o a través de un compromiso de</w:t>
      </w:r>
      <w:r w:rsidRPr="00BE4F66">
        <w:rPr>
          <w:rFonts w:eastAsia="Times New Roman"/>
        </w:rPr>
        <w:br/>
        <w:t>asociación o consorcio, o de una asociación o consorcio constituido; declaro que uno o</w:t>
      </w:r>
      <w:r w:rsidRPr="00BE4F66">
        <w:rPr>
          <w:rFonts w:eastAsia="Times New Roman"/>
        </w:rPr>
        <w:br/>
        <w:t>más accionistas, partícipes, o socios que conforman la misma, así como los</w:t>
      </w:r>
      <w:r w:rsidRPr="00BE4F66">
        <w:rPr>
          <w:rFonts w:eastAsia="Times New Roman"/>
        </w:rPr>
        <w:br/>
        <w:t>representantes legales o procuradores comunes, según corresponda; ejercen una</w:t>
      </w:r>
      <w:r w:rsidRPr="00BE4F66">
        <w:rPr>
          <w:rFonts w:eastAsia="Times New Roman"/>
        </w:rPr>
        <w:br/>
      </w:r>
      <w:r w:rsidRPr="00BE4F66">
        <w:rPr>
          <w:rFonts w:eastAsia="Times New Roman"/>
        </w:rPr>
        <w:lastRenderedPageBreak/>
        <w:t>dignidad de elección popular o un cargo en calidad de servidor público. (El oferente</w:t>
      </w:r>
      <w:r w:rsidRPr="00BE4F66">
        <w:rPr>
          <w:rFonts w:eastAsia="Times New Roman"/>
        </w:rPr>
        <w:br/>
        <w:t>deberá agregar la palabra SI, o la palabra, NO, según corresponda).</w:t>
      </w:r>
    </w:p>
    <w:p w14:paraId="37C2BC3F" w14:textId="77777777" w:rsidR="00EA00BB" w:rsidRPr="00BE4F66" w:rsidRDefault="00EA00BB" w:rsidP="00EA00BB">
      <w:pPr>
        <w:jc w:val="both"/>
        <w:rPr>
          <w:rFonts w:eastAsia="Times New Roman"/>
        </w:rPr>
      </w:pPr>
    </w:p>
    <w:p w14:paraId="44BC8A70" w14:textId="77777777" w:rsidR="00EA00BB" w:rsidRPr="007A7731" w:rsidRDefault="00EA00BB" w:rsidP="00EA00BB">
      <w:pPr>
        <w:jc w:val="both"/>
        <w:rPr>
          <w:vanish/>
        </w:rPr>
      </w:pPr>
    </w:p>
    <w:tbl>
      <w:tblPr>
        <w:tblpPr w:leftFromText="141" w:rightFromText="141" w:vertAnchor="text" w:horzAnchor="page" w:tblpX="2818"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EA00BB" w:rsidRPr="007A7731" w14:paraId="7AD860D7" w14:textId="77777777">
        <w:trPr>
          <w:trHeight w:val="269"/>
        </w:trPr>
        <w:tc>
          <w:tcPr>
            <w:tcW w:w="286" w:type="dxa"/>
            <w:shd w:val="clear" w:color="auto" w:fill="auto"/>
          </w:tcPr>
          <w:p w14:paraId="1017C474" w14:textId="77777777" w:rsidR="00EA00BB" w:rsidRPr="007A7731" w:rsidRDefault="00EA00BB">
            <w:pPr>
              <w:jc w:val="both"/>
              <w:rPr>
                <w:rFonts w:eastAsia="Times New Roman"/>
                <w:color w:val="000000"/>
              </w:rPr>
            </w:pPr>
          </w:p>
        </w:tc>
      </w:tr>
    </w:tbl>
    <w:p w14:paraId="5A081BFA" w14:textId="77777777" w:rsidR="00EA00BB" w:rsidRPr="005361F2" w:rsidRDefault="00EA00BB" w:rsidP="00EA00BB">
      <w:pPr>
        <w:rPr>
          <w:vanish/>
        </w:rPr>
      </w:pPr>
    </w:p>
    <w:tbl>
      <w:tblPr>
        <w:tblpPr w:leftFromText="141" w:rightFromText="141" w:vertAnchor="text" w:horzAnchor="margin" w:tblpXSpec="center" w:tblpYSpec="cen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EA00BB" w:rsidRPr="007A7731" w14:paraId="498D3A8B" w14:textId="77777777">
        <w:trPr>
          <w:trHeight w:val="269"/>
        </w:trPr>
        <w:tc>
          <w:tcPr>
            <w:tcW w:w="286" w:type="dxa"/>
            <w:shd w:val="clear" w:color="auto" w:fill="auto"/>
          </w:tcPr>
          <w:p w14:paraId="04263A0A" w14:textId="77777777" w:rsidR="00EA00BB" w:rsidRPr="007A7731" w:rsidRDefault="00EA00BB">
            <w:pPr>
              <w:jc w:val="both"/>
              <w:rPr>
                <w:rFonts w:eastAsia="Times New Roman"/>
                <w:color w:val="000000"/>
              </w:rPr>
            </w:pPr>
          </w:p>
        </w:tc>
      </w:tr>
    </w:tbl>
    <w:p w14:paraId="4A0BC714" w14:textId="77777777" w:rsidR="00EA00BB" w:rsidRPr="007A7731" w:rsidRDefault="00EA00BB" w:rsidP="00EA00BB">
      <w:pPr>
        <w:jc w:val="both"/>
        <w:rPr>
          <w:rFonts w:eastAsia="Times New Roman"/>
        </w:rPr>
      </w:pPr>
      <w:r w:rsidRPr="007A7731">
        <w:rPr>
          <w:rFonts w:eastAsia="Times New Roman"/>
        </w:rPr>
        <w:t xml:space="preserve">       SI</w:t>
      </w:r>
      <w:r w:rsidRPr="007A7731">
        <w:rPr>
          <w:rFonts w:eastAsia="Times New Roman"/>
        </w:rPr>
        <w:tab/>
      </w:r>
      <w:r w:rsidRPr="007A7731">
        <w:rPr>
          <w:rFonts w:eastAsia="Times New Roman"/>
        </w:rPr>
        <w:tab/>
      </w:r>
      <w:r w:rsidRPr="007A7731">
        <w:rPr>
          <w:rFonts w:eastAsia="Times New Roman"/>
        </w:rPr>
        <w:tab/>
      </w:r>
      <w:r w:rsidRPr="007A7731">
        <w:rPr>
          <w:rFonts w:eastAsia="Times New Roman"/>
        </w:rPr>
        <w:tab/>
        <w:t>NO</w:t>
      </w:r>
    </w:p>
    <w:p w14:paraId="40E12946" w14:textId="77777777" w:rsidR="00EA00BB" w:rsidRDefault="00EA00BB" w:rsidP="00EA00BB">
      <w:pPr>
        <w:jc w:val="both"/>
        <w:rPr>
          <w:rFonts w:eastAsia="Times New Roman"/>
        </w:rPr>
      </w:pPr>
    </w:p>
    <w:p w14:paraId="18F9488F" w14:textId="77777777" w:rsidR="00EA00BB" w:rsidRDefault="00EA00BB" w:rsidP="00EA00BB">
      <w:pPr>
        <w:jc w:val="both"/>
        <w:rPr>
          <w:rFonts w:eastAsia="Times New Roman"/>
        </w:rPr>
      </w:pPr>
      <w:r w:rsidRPr="007A7731">
        <w:rPr>
          <w:rFonts w:eastAsia="Times New Roman"/>
        </w:rPr>
        <w:t>En caso de que la declaración antes referida sea afirmativa, el oferente deberá</w:t>
      </w:r>
      <w:r w:rsidRPr="00BB15DA">
        <w:rPr>
          <w:rFonts w:eastAsia="Times New Roman"/>
        </w:rPr>
        <w:br/>
      </w:r>
      <w:r w:rsidRPr="007A7731">
        <w:rPr>
          <w:rFonts w:eastAsia="Times New Roman"/>
        </w:rPr>
        <w:t>completar la siguiente información:</w:t>
      </w:r>
    </w:p>
    <w:p w14:paraId="2E615F88" w14:textId="77777777" w:rsidR="00EA00BB" w:rsidRPr="00D771A7" w:rsidRDefault="00EA00BB" w:rsidP="00EA00BB">
      <w:pPr>
        <w:jc w:val="both"/>
        <w:rPr>
          <w:rStyle w:val="markedcontent"/>
          <w:rFonts w:eastAsia="Times New Roma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701"/>
        <w:gridCol w:w="2410"/>
        <w:gridCol w:w="2999"/>
      </w:tblGrid>
      <w:tr w:rsidR="00EA00BB" w:rsidRPr="007A7731" w14:paraId="42461451" w14:textId="77777777">
        <w:tc>
          <w:tcPr>
            <w:tcW w:w="1276" w:type="dxa"/>
            <w:shd w:val="clear" w:color="auto" w:fill="auto"/>
          </w:tcPr>
          <w:p w14:paraId="689AA61E" w14:textId="77777777" w:rsidR="00EA00BB" w:rsidRPr="009F3442" w:rsidRDefault="00EA00BB">
            <w:pPr>
              <w:jc w:val="both"/>
              <w:rPr>
                <w:rFonts w:eastAsia="Times New Roman"/>
                <w:b/>
              </w:rPr>
            </w:pPr>
            <w:r w:rsidRPr="009F3442">
              <w:rPr>
                <w:rFonts w:eastAsia="Times New Roman"/>
                <w:b/>
              </w:rPr>
              <w:t>Nombres completos</w:t>
            </w:r>
            <w:r w:rsidRPr="009F3442">
              <w:rPr>
                <w:rFonts w:eastAsia="Times New Roman"/>
                <w:b/>
              </w:rPr>
              <w:br/>
            </w:r>
            <w:r w:rsidRPr="009F3442">
              <w:rPr>
                <w:rFonts w:eastAsia="Times New Roman"/>
                <w:b/>
              </w:rPr>
              <w:br/>
            </w:r>
          </w:p>
        </w:tc>
        <w:tc>
          <w:tcPr>
            <w:tcW w:w="1701" w:type="dxa"/>
            <w:shd w:val="clear" w:color="auto" w:fill="auto"/>
          </w:tcPr>
          <w:p w14:paraId="0FE3B234" w14:textId="77777777" w:rsidR="00EA00BB" w:rsidRPr="009F3442" w:rsidRDefault="00EA00BB">
            <w:pPr>
              <w:jc w:val="both"/>
              <w:rPr>
                <w:rFonts w:eastAsia="Times New Roman"/>
                <w:b/>
              </w:rPr>
            </w:pPr>
            <w:r w:rsidRPr="009F3442">
              <w:rPr>
                <w:rFonts w:eastAsia="Times New Roman"/>
                <w:b/>
              </w:rPr>
              <w:t>Cédula o RUC</w:t>
            </w:r>
          </w:p>
        </w:tc>
        <w:tc>
          <w:tcPr>
            <w:tcW w:w="2410" w:type="dxa"/>
            <w:shd w:val="clear" w:color="auto" w:fill="auto"/>
          </w:tcPr>
          <w:p w14:paraId="2D383E8C" w14:textId="77777777" w:rsidR="00EA00BB" w:rsidRPr="009F3442" w:rsidRDefault="00EA00BB">
            <w:pPr>
              <w:jc w:val="both"/>
              <w:rPr>
                <w:rFonts w:eastAsia="Times New Roman"/>
                <w:b/>
              </w:rPr>
            </w:pPr>
            <w:r w:rsidRPr="009F3442">
              <w:rPr>
                <w:rFonts w:eastAsia="Times New Roman"/>
                <w:b/>
              </w:rPr>
              <w:t>Cargo o dignidad</w:t>
            </w:r>
            <w:r w:rsidRPr="009F3442">
              <w:rPr>
                <w:rFonts w:eastAsia="Times New Roman"/>
                <w:b/>
              </w:rPr>
              <w:br/>
              <w:t>que ejerce</w:t>
            </w:r>
            <w:r w:rsidRPr="009F3442">
              <w:rPr>
                <w:rFonts w:eastAsia="Times New Roman"/>
                <w:b/>
              </w:rPr>
              <w:br/>
            </w:r>
          </w:p>
        </w:tc>
        <w:tc>
          <w:tcPr>
            <w:tcW w:w="2999" w:type="dxa"/>
            <w:shd w:val="clear" w:color="auto" w:fill="auto"/>
          </w:tcPr>
          <w:p w14:paraId="61C4498A" w14:textId="77777777" w:rsidR="00EA00BB" w:rsidRPr="009F3442" w:rsidRDefault="00EA00BB">
            <w:pPr>
              <w:jc w:val="both"/>
              <w:rPr>
                <w:rFonts w:eastAsia="Times New Roman"/>
                <w:b/>
              </w:rPr>
            </w:pPr>
            <w:r w:rsidRPr="009F3442">
              <w:rPr>
                <w:rFonts w:eastAsia="Times New Roman"/>
                <w:b/>
              </w:rPr>
              <w:t>Entidad o</w:t>
            </w:r>
            <w:r w:rsidRPr="009F3442">
              <w:rPr>
                <w:rFonts w:eastAsia="Times New Roman"/>
                <w:b/>
              </w:rPr>
              <w:br/>
              <w:t>Institución en la que</w:t>
            </w:r>
            <w:r w:rsidRPr="009F3442">
              <w:rPr>
                <w:rFonts w:eastAsia="Times New Roman"/>
                <w:b/>
              </w:rPr>
              <w:br/>
              <w:t>ejerce el cargo o</w:t>
            </w:r>
            <w:r w:rsidRPr="009F3442">
              <w:rPr>
                <w:rFonts w:eastAsia="Times New Roman"/>
                <w:b/>
              </w:rPr>
              <w:br/>
              <w:t>dignidad</w:t>
            </w:r>
            <w:r w:rsidRPr="009F3442">
              <w:rPr>
                <w:rFonts w:eastAsia="Times New Roman"/>
                <w:b/>
              </w:rPr>
              <w:br/>
            </w:r>
          </w:p>
        </w:tc>
      </w:tr>
      <w:tr w:rsidR="00EA00BB" w:rsidRPr="007A7731" w14:paraId="6B20706E" w14:textId="77777777">
        <w:tc>
          <w:tcPr>
            <w:tcW w:w="1276" w:type="dxa"/>
            <w:shd w:val="clear" w:color="auto" w:fill="auto"/>
          </w:tcPr>
          <w:p w14:paraId="15863175" w14:textId="77777777" w:rsidR="00EA00BB" w:rsidRPr="007A7731" w:rsidRDefault="00EA00BB">
            <w:pPr>
              <w:jc w:val="both"/>
              <w:rPr>
                <w:rFonts w:eastAsia="Times New Roman"/>
                <w:i/>
              </w:rPr>
            </w:pPr>
          </w:p>
        </w:tc>
        <w:tc>
          <w:tcPr>
            <w:tcW w:w="1701" w:type="dxa"/>
            <w:shd w:val="clear" w:color="auto" w:fill="auto"/>
          </w:tcPr>
          <w:p w14:paraId="58241AA9" w14:textId="77777777" w:rsidR="00EA00BB" w:rsidRPr="007A7731" w:rsidRDefault="00EA00BB">
            <w:pPr>
              <w:jc w:val="both"/>
              <w:rPr>
                <w:rFonts w:eastAsia="Times New Roman"/>
                <w:i/>
              </w:rPr>
            </w:pPr>
          </w:p>
        </w:tc>
        <w:tc>
          <w:tcPr>
            <w:tcW w:w="2410" w:type="dxa"/>
            <w:shd w:val="clear" w:color="auto" w:fill="auto"/>
          </w:tcPr>
          <w:p w14:paraId="7C1FB855" w14:textId="77777777" w:rsidR="00EA00BB" w:rsidRPr="007A7731" w:rsidRDefault="00EA00BB">
            <w:pPr>
              <w:jc w:val="both"/>
              <w:rPr>
                <w:rFonts w:eastAsia="Times New Roman"/>
                <w:i/>
              </w:rPr>
            </w:pPr>
          </w:p>
        </w:tc>
        <w:tc>
          <w:tcPr>
            <w:tcW w:w="2999" w:type="dxa"/>
            <w:shd w:val="clear" w:color="auto" w:fill="auto"/>
          </w:tcPr>
          <w:p w14:paraId="67EF8724" w14:textId="77777777" w:rsidR="00EA00BB" w:rsidRPr="007A7731" w:rsidRDefault="00EA00BB">
            <w:pPr>
              <w:jc w:val="both"/>
              <w:rPr>
                <w:rFonts w:eastAsia="Times New Roman"/>
                <w:i/>
              </w:rPr>
            </w:pPr>
          </w:p>
        </w:tc>
      </w:tr>
      <w:tr w:rsidR="00EA00BB" w:rsidRPr="007A7731" w14:paraId="069B0D38" w14:textId="77777777">
        <w:tc>
          <w:tcPr>
            <w:tcW w:w="1276" w:type="dxa"/>
            <w:shd w:val="clear" w:color="auto" w:fill="auto"/>
          </w:tcPr>
          <w:p w14:paraId="56860B92" w14:textId="77777777" w:rsidR="00EA00BB" w:rsidRPr="007A7731" w:rsidRDefault="00EA00BB">
            <w:pPr>
              <w:jc w:val="both"/>
              <w:rPr>
                <w:rFonts w:eastAsia="Times New Roman"/>
                <w:i/>
              </w:rPr>
            </w:pPr>
          </w:p>
        </w:tc>
        <w:tc>
          <w:tcPr>
            <w:tcW w:w="1701" w:type="dxa"/>
            <w:shd w:val="clear" w:color="auto" w:fill="auto"/>
          </w:tcPr>
          <w:p w14:paraId="6F76B12F" w14:textId="77777777" w:rsidR="00EA00BB" w:rsidRPr="007A7731" w:rsidRDefault="00EA00BB">
            <w:pPr>
              <w:jc w:val="both"/>
              <w:rPr>
                <w:rFonts w:eastAsia="Times New Roman"/>
                <w:i/>
              </w:rPr>
            </w:pPr>
          </w:p>
        </w:tc>
        <w:tc>
          <w:tcPr>
            <w:tcW w:w="2410" w:type="dxa"/>
            <w:shd w:val="clear" w:color="auto" w:fill="auto"/>
          </w:tcPr>
          <w:p w14:paraId="37784D6A" w14:textId="77777777" w:rsidR="00EA00BB" w:rsidRPr="007A7731" w:rsidRDefault="00EA00BB">
            <w:pPr>
              <w:jc w:val="both"/>
              <w:rPr>
                <w:rFonts w:eastAsia="Times New Roman"/>
                <w:i/>
              </w:rPr>
            </w:pPr>
          </w:p>
        </w:tc>
        <w:tc>
          <w:tcPr>
            <w:tcW w:w="2999" w:type="dxa"/>
            <w:shd w:val="clear" w:color="auto" w:fill="auto"/>
          </w:tcPr>
          <w:p w14:paraId="1D3EA05F" w14:textId="77777777" w:rsidR="00EA00BB" w:rsidRPr="007A7731" w:rsidRDefault="00EA00BB">
            <w:pPr>
              <w:jc w:val="both"/>
              <w:rPr>
                <w:rFonts w:eastAsia="Times New Roman"/>
                <w:i/>
              </w:rPr>
            </w:pPr>
          </w:p>
        </w:tc>
      </w:tr>
      <w:tr w:rsidR="00EA00BB" w:rsidRPr="007A7731" w14:paraId="7ED8C28E" w14:textId="77777777">
        <w:tc>
          <w:tcPr>
            <w:tcW w:w="1276" w:type="dxa"/>
            <w:shd w:val="clear" w:color="auto" w:fill="auto"/>
          </w:tcPr>
          <w:p w14:paraId="0556D35F" w14:textId="77777777" w:rsidR="00EA00BB" w:rsidRPr="007A7731" w:rsidRDefault="00EA00BB">
            <w:pPr>
              <w:jc w:val="both"/>
              <w:rPr>
                <w:rFonts w:eastAsia="Times New Roman"/>
                <w:i/>
              </w:rPr>
            </w:pPr>
          </w:p>
        </w:tc>
        <w:tc>
          <w:tcPr>
            <w:tcW w:w="1701" w:type="dxa"/>
            <w:shd w:val="clear" w:color="auto" w:fill="auto"/>
          </w:tcPr>
          <w:p w14:paraId="6EF79590" w14:textId="77777777" w:rsidR="00EA00BB" w:rsidRPr="007A7731" w:rsidRDefault="00EA00BB">
            <w:pPr>
              <w:jc w:val="both"/>
              <w:rPr>
                <w:rFonts w:eastAsia="Times New Roman"/>
                <w:i/>
              </w:rPr>
            </w:pPr>
          </w:p>
        </w:tc>
        <w:tc>
          <w:tcPr>
            <w:tcW w:w="2410" w:type="dxa"/>
            <w:shd w:val="clear" w:color="auto" w:fill="auto"/>
          </w:tcPr>
          <w:p w14:paraId="2B319C0A" w14:textId="77777777" w:rsidR="00EA00BB" w:rsidRPr="007A7731" w:rsidRDefault="00EA00BB">
            <w:pPr>
              <w:jc w:val="both"/>
              <w:rPr>
                <w:rFonts w:eastAsia="Times New Roman"/>
                <w:i/>
              </w:rPr>
            </w:pPr>
          </w:p>
        </w:tc>
        <w:tc>
          <w:tcPr>
            <w:tcW w:w="2999" w:type="dxa"/>
            <w:shd w:val="clear" w:color="auto" w:fill="auto"/>
          </w:tcPr>
          <w:p w14:paraId="293C06AC" w14:textId="77777777" w:rsidR="00EA00BB" w:rsidRPr="007A7731" w:rsidRDefault="00EA00BB">
            <w:pPr>
              <w:jc w:val="both"/>
              <w:rPr>
                <w:rFonts w:eastAsia="Times New Roman"/>
                <w:i/>
              </w:rPr>
            </w:pPr>
          </w:p>
        </w:tc>
      </w:tr>
    </w:tbl>
    <w:p w14:paraId="5CACCC20" w14:textId="77777777" w:rsidR="00EA00BB" w:rsidRPr="007A7731" w:rsidRDefault="00EA00BB" w:rsidP="00EA00BB">
      <w:pPr>
        <w:tabs>
          <w:tab w:val="left" w:pos="-720"/>
        </w:tabs>
        <w:ind w:right="-119"/>
        <w:jc w:val="both"/>
        <w:rPr>
          <w:rStyle w:val="markedcontent"/>
        </w:rPr>
      </w:pPr>
    </w:p>
    <w:p w14:paraId="6C1FE248" w14:textId="77777777" w:rsidR="00EA00BB" w:rsidRDefault="00EA00BB" w:rsidP="00EA00BB">
      <w:pPr>
        <w:tabs>
          <w:tab w:val="left" w:pos="-720"/>
        </w:tabs>
        <w:ind w:right="-119"/>
        <w:jc w:val="both"/>
        <w:rPr>
          <w:rStyle w:val="markedcontent"/>
        </w:rPr>
      </w:pPr>
      <w:r w:rsidRPr="007A7731">
        <w:rPr>
          <w:rStyle w:val="markedcontent"/>
        </w:rPr>
        <w:t>8. Acepto que en caso de que el contenido de la presente declaración no corresponda a</w:t>
      </w:r>
      <w:r>
        <w:rPr>
          <w:rStyle w:val="markedcontent"/>
        </w:rPr>
        <w:t xml:space="preserve"> </w:t>
      </w:r>
      <w:r w:rsidRPr="007A7731">
        <w:rPr>
          <w:rStyle w:val="markedcontent"/>
        </w:rPr>
        <w:t>la verdad, la entidad contratante actuará de la siguiente manera:</w:t>
      </w:r>
    </w:p>
    <w:p w14:paraId="1E38CB43" w14:textId="77777777" w:rsidR="00EA00BB" w:rsidRDefault="00EA00BB" w:rsidP="00EA00BB">
      <w:pPr>
        <w:tabs>
          <w:tab w:val="left" w:pos="-720"/>
        </w:tabs>
        <w:ind w:right="-119"/>
        <w:jc w:val="both"/>
        <w:rPr>
          <w:rStyle w:val="markedcontent"/>
        </w:rPr>
      </w:pPr>
      <w:r w:rsidRPr="007A7731">
        <w:br/>
      </w:r>
      <w:r w:rsidRPr="007A7731">
        <w:rPr>
          <w:rStyle w:val="markedcontent"/>
        </w:rPr>
        <w:t>a) Notificará al Servicio Nacional de Contratación Pública y remitirá la información</w:t>
      </w:r>
      <w:r>
        <w:rPr>
          <w:rStyle w:val="markedcontent"/>
        </w:rPr>
        <w:t xml:space="preserve"> </w:t>
      </w:r>
      <w:r w:rsidRPr="007A7731">
        <w:rPr>
          <w:rStyle w:val="markedcontent"/>
        </w:rPr>
        <w:t>respectiva, a fin de que analice la aplicación de las sanciones que correspondan.</w:t>
      </w:r>
    </w:p>
    <w:p w14:paraId="03DA7A6C" w14:textId="77777777" w:rsidR="00EA00BB" w:rsidRDefault="00EA00BB" w:rsidP="00EA00BB">
      <w:pPr>
        <w:tabs>
          <w:tab w:val="left" w:pos="-720"/>
        </w:tabs>
        <w:ind w:right="-119"/>
        <w:jc w:val="both"/>
        <w:rPr>
          <w:rStyle w:val="markedcontent"/>
        </w:rPr>
      </w:pPr>
      <w:r w:rsidRPr="007A7731">
        <w:br/>
      </w:r>
      <w:r w:rsidRPr="007A7731">
        <w:rPr>
          <w:rStyle w:val="markedcontent"/>
        </w:rPr>
        <w:t>b) Descalifique a mi representada como oferente; o,</w:t>
      </w:r>
    </w:p>
    <w:p w14:paraId="6F9733BC" w14:textId="77777777" w:rsidR="00EA00BB" w:rsidRDefault="00EA00BB" w:rsidP="00EA00BB">
      <w:pPr>
        <w:tabs>
          <w:tab w:val="left" w:pos="-720"/>
        </w:tabs>
        <w:ind w:right="-119"/>
        <w:jc w:val="both"/>
      </w:pPr>
    </w:p>
    <w:p w14:paraId="16A89D79" w14:textId="77777777" w:rsidR="00EA00BB" w:rsidRDefault="00EA00BB" w:rsidP="00EA00BB">
      <w:pPr>
        <w:tabs>
          <w:tab w:val="left" w:pos="-720"/>
        </w:tabs>
        <w:ind w:right="-119"/>
        <w:jc w:val="both"/>
        <w:rPr>
          <w:rStyle w:val="markedcontent"/>
        </w:rPr>
      </w:pPr>
      <w:r w:rsidRPr="007A7731">
        <w:rPr>
          <w:rStyle w:val="markedcontent"/>
        </w:rPr>
        <w:t>c) Proceda a la terminación unilateral del contrato respectivo, en cumplimiento al</w:t>
      </w:r>
      <w:r>
        <w:rPr>
          <w:rStyle w:val="markedcontent"/>
        </w:rPr>
        <w:t xml:space="preserve"> </w:t>
      </w:r>
      <w:r w:rsidRPr="007A7731">
        <w:rPr>
          <w:rStyle w:val="markedcontent"/>
        </w:rPr>
        <w:t>artículo 64 de la Ley Orgánica del Sistema Nacional de Contratación Pública, si tal</w:t>
      </w:r>
      <w:r>
        <w:rPr>
          <w:rStyle w:val="markedcontent"/>
        </w:rPr>
        <w:t xml:space="preserve"> </w:t>
      </w:r>
      <w:r w:rsidRPr="007A7731">
        <w:rPr>
          <w:rStyle w:val="markedcontent"/>
        </w:rPr>
        <w:t>comprobación ocurriere durante la vigencia de la relación contractual.</w:t>
      </w:r>
    </w:p>
    <w:p w14:paraId="5DADED44" w14:textId="77777777" w:rsidR="00EA00BB" w:rsidRDefault="00EA00BB" w:rsidP="00EA00BB">
      <w:pPr>
        <w:tabs>
          <w:tab w:val="left" w:pos="-720"/>
        </w:tabs>
        <w:ind w:right="-119"/>
        <w:jc w:val="both"/>
        <w:rPr>
          <w:rStyle w:val="markedcontent"/>
        </w:rPr>
      </w:pPr>
      <w:r w:rsidRPr="007A7731">
        <w:br/>
      </w:r>
      <w:r w:rsidRPr="007A7731">
        <w:rPr>
          <w:rStyle w:val="markedcontent"/>
        </w:rPr>
        <w:t>Además, acepto responder por los daños y perjuicios que estos actos ocasionen.</w:t>
      </w:r>
    </w:p>
    <w:p w14:paraId="74744063" w14:textId="77777777" w:rsidR="00EA00BB" w:rsidRPr="00C171A8" w:rsidRDefault="00EA00BB" w:rsidP="00EA00BB">
      <w:pPr>
        <w:tabs>
          <w:tab w:val="left" w:pos="-720"/>
        </w:tabs>
        <w:ind w:right="-119"/>
        <w:jc w:val="both"/>
        <w:rPr>
          <w:rStyle w:val="markedcontent"/>
          <w:b/>
        </w:rPr>
      </w:pPr>
      <w:r w:rsidRPr="007A7731">
        <w:br/>
      </w:r>
      <w:r w:rsidRPr="00C171A8">
        <w:rPr>
          <w:rStyle w:val="markedcontent"/>
          <w:b/>
        </w:rPr>
        <w:t>B. NÓMINA DE SOCIOS, ACCIONISTAS O PARTÍCIPES MAYORITARIOS DE</w:t>
      </w:r>
      <w:r w:rsidRPr="00C171A8">
        <w:rPr>
          <w:b/>
        </w:rPr>
        <w:br/>
      </w:r>
      <w:r w:rsidRPr="00C171A8">
        <w:rPr>
          <w:rStyle w:val="markedcontent"/>
          <w:b/>
        </w:rPr>
        <w:t>LAS PERSONAS JURÍDICAS:</w:t>
      </w:r>
    </w:p>
    <w:p w14:paraId="2AD70B61" w14:textId="77777777" w:rsidR="00EA00BB" w:rsidRPr="00C171A8" w:rsidRDefault="00EA00BB" w:rsidP="00EA00BB">
      <w:pPr>
        <w:tabs>
          <w:tab w:val="left" w:pos="-720"/>
        </w:tabs>
        <w:ind w:right="-119"/>
        <w:jc w:val="both"/>
        <w:rPr>
          <w:rStyle w:val="markedcontent"/>
          <w:b/>
        </w:rPr>
      </w:pPr>
    </w:p>
    <w:p w14:paraId="16DC53FE" w14:textId="77777777" w:rsidR="00EA00BB" w:rsidRPr="00C171A8" w:rsidRDefault="00EA00BB" w:rsidP="00EA00BB">
      <w:pPr>
        <w:tabs>
          <w:tab w:val="left" w:pos="-720"/>
        </w:tabs>
        <w:ind w:right="-119"/>
        <w:jc w:val="both"/>
        <w:rPr>
          <w:rStyle w:val="markedcontent"/>
          <w:b/>
        </w:rPr>
      </w:pPr>
      <w:r w:rsidRPr="00C171A8">
        <w:rPr>
          <w:rStyle w:val="markedcontent"/>
          <w:b/>
        </w:rPr>
        <w:t>TIPO DE PERSONA JURÍDICA:</w:t>
      </w:r>
    </w:p>
    <w:p w14:paraId="1D8F0341" w14:textId="77777777" w:rsidR="00EA00BB" w:rsidRPr="007A7731" w:rsidRDefault="00EA00BB" w:rsidP="00EA00BB">
      <w:pPr>
        <w:jc w:val="both"/>
        <w:rPr>
          <w:rFonts w:eastAsia="Times New Roman"/>
          <w:i/>
        </w:rPr>
      </w:pPr>
    </w:p>
    <w:tbl>
      <w:tblPr>
        <w:tblW w:w="6663" w:type="dxa"/>
        <w:tblInd w:w="70" w:type="dxa"/>
        <w:tblCellMar>
          <w:left w:w="70" w:type="dxa"/>
          <w:right w:w="70" w:type="dxa"/>
        </w:tblCellMar>
        <w:tblLook w:val="04A0" w:firstRow="1" w:lastRow="0" w:firstColumn="1" w:lastColumn="0" w:noHBand="0" w:noVBand="1"/>
      </w:tblPr>
      <w:tblGrid>
        <w:gridCol w:w="6180"/>
        <w:gridCol w:w="483"/>
      </w:tblGrid>
      <w:tr w:rsidR="00EA00BB" w:rsidRPr="007A7731" w14:paraId="441843A8" w14:textId="77777777">
        <w:trPr>
          <w:trHeight w:val="315"/>
        </w:trPr>
        <w:tc>
          <w:tcPr>
            <w:tcW w:w="6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7C8F23" w14:textId="77777777" w:rsidR="00EA00BB" w:rsidRPr="009F3442" w:rsidRDefault="00EA00BB">
            <w:pPr>
              <w:jc w:val="both"/>
              <w:rPr>
                <w:rFonts w:eastAsia="Times New Roman"/>
                <w:iCs/>
                <w:color w:val="000000"/>
              </w:rPr>
            </w:pPr>
            <w:r w:rsidRPr="009F3442">
              <w:rPr>
                <w:rFonts w:eastAsia="Times New Roman"/>
                <w:iCs/>
                <w:color w:val="000000"/>
              </w:rPr>
              <w:t>Compañía Anónima.</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4F8BDFDF" w14:textId="77777777" w:rsidR="00EA00BB" w:rsidRPr="007A7731" w:rsidRDefault="00EA00BB">
            <w:pPr>
              <w:jc w:val="both"/>
              <w:rPr>
                <w:rFonts w:eastAsia="Times New Roman"/>
                <w:color w:val="000000"/>
              </w:rPr>
            </w:pPr>
            <w:r w:rsidRPr="007A7731">
              <w:rPr>
                <w:rFonts w:eastAsia="Times New Roman"/>
                <w:color w:val="000000"/>
              </w:rPr>
              <w:t> </w:t>
            </w:r>
          </w:p>
        </w:tc>
      </w:tr>
      <w:tr w:rsidR="00EA00BB" w:rsidRPr="007A7731" w14:paraId="5AC56794" w14:textId="77777777">
        <w:trPr>
          <w:trHeight w:val="315"/>
        </w:trPr>
        <w:tc>
          <w:tcPr>
            <w:tcW w:w="618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1E84F1B" w14:textId="77777777" w:rsidR="00EA00BB" w:rsidRPr="009F3442" w:rsidRDefault="00EA00BB">
            <w:pPr>
              <w:jc w:val="both"/>
              <w:rPr>
                <w:rFonts w:eastAsia="Times New Roman"/>
                <w:iCs/>
                <w:color w:val="000000"/>
              </w:rPr>
            </w:pPr>
            <w:r w:rsidRPr="009F3442">
              <w:rPr>
                <w:rFonts w:eastAsia="Times New Roman"/>
                <w:iCs/>
                <w:color w:val="000000"/>
              </w:rPr>
              <w:t>Compañía de Responsabilidad Limitada.</w:t>
            </w:r>
          </w:p>
        </w:tc>
        <w:tc>
          <w:tcPr>
            <w:tcW w:w="483" w:type="dxa"/>
            <w:tcBorders>
              <w:top w:val="single" w:sz="4" w:space="0" w:color="auto"/>
              <w:left w:val="nil"/>
              <w:bottom w:val="single" w:sz="4" w:space="0" w:color="auto"/>
              <w:right w:val="single" w:sz="4" w:space="0" w:color="auto"/>
            </w:tcBorders>
            <w:shd w:val="clear" w:color="auto" w:fill="auto"/>
            <w:noWrap/>
            <w:vAlign w:val="center"/>
            <w:hideMark/>
          </w:tcPr>
          <w:p w14:paraId="782FBF28" w14:textId="77777777" w:rsidR="00EA00BB" w:rsidRPr="007A7731" w:rsidRDefault="00EA00BB">
            <w:pPr>
              <w:jc w:val="both"/>
              <w:rPr>
                <w:rFonts w:eastAsia="Times New Roman"/>
                <w:i/>
                <w:iCs/>
                <w:color w:val="000000"/>
              </w:rPr>
            </w:pPr>
            <w:r w:rsidRPr="007A7731">
              <w:rPr>
                <w:rFonts w:eastAsia="Times New Roman"/>
                <w:i/>
                <w:iCs/>
                <w:color w:val="000000"/>
              </w:rPr>
              <w:t> </w:t>
            </w:r>
          </w:p>
        </w:tc>
      </w:tr>
      <w:tr w:rsidR="00EA00BB" w:rsidRPr="007A7731" w14:paraId="1DDDDDFB" w14:textId="77777777">
        <w:trPr>
          <w:trHeight w:val="300"/>
        </w:trPr>
        <w:tc>
          <w:tcPr>
            <w:tcW w:w="6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2370F4" w14:textId="77777777" w:rsidR="00EA00BB" w:rsidRPr="009F3442" w:rsidRDefault="00EA00BB">
            <w:pPr>
              <w:jc w:val="both"/>
              <w:rPr>
                <w:rFonts w:eastAsia="Times New Roman"/>
                <w:iCs/>
                <w:color w:val="000000"/>
              </w:rPr>
            </w:pPr>
            <w:r w:rsidRPr="009F3442">
              <w:rPr>
                <w:rFonts w:eastAsia="Times New Roman"/>
                <w:iCs/>
                <w:color w:val="000000"/>
              </w:rPr>
              <w:t>Compañía Mixta.</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04B138D4" w14:textId="77777777" w:rsidR="00EA00BB" w:rsidRPr="007A7731" w:rsidRDefault="00EA00BB">
            <w:pPr>
              <w:jc w:val="both"/>
              <w:rPr>
                <w:rFonts w:eastAsia="Times New Roman"/>
                <w:color w:val="000000"/>
              </w:rPr>
            </w:pPr>
            <w:r w:rsidRPr="007A7731">
              <w:rPr>
                <w:rFonts w:eastAsia="Times New Roman"/>
                <w:color w:val="000000"/>
              </w:rPr>
              <w:t> </w:t>
            </w:r>
          </w:p>
        </w:tc>
      </w:tr>
      <w:tr w:rsidR="00EA00BB" w:rsidRPr="007A7731" w14:paraId="47E7228F" w14:textId="77777777">
        <w:trPr>
          <w:trHeight w:val="315"/>
        </w:trPr>
        <w:tc>
          <w:tcPr>
            <w:tcW w:w="6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9AC2A" w14:textId="77777777" w:rsidR="00EA00BB" w:rsidRPr="009F3442" w:rsidRDefault="00EA00BB">
            <w:pPr>
              <w:jc w:val="both"/>
              <w:rPr>
                <w:rFonts w:eastAsia="Times New Roman"/>
                <w:iCs/>
                <w:color w:val="000000"/>
              </w:rPr>
            </w:pPr>
            <w:r w:rsidRPr="009F3442">
              <w:rPr>
                <w:rFonts w:eastAsia="Times New Roman"/>
                <w:iCs/>
                <w:color w:val="000000"/>
              </w:rPr>
              <w:t xml:space="preserve">Compañía en Nombre Colectivo.            </w:t>
            </w:r>
          </w:p>
        </w:tc>
        <w:tc>
          <w:tcPr>
            <w:tcW w:w="483" w:type="dxa"/>
            <w:tcBorders>
              <w:top w:val="single" w:sz="4" w:space="0" w:color="auto"/>
              <w:left w:val="nil"/>
              <w:bottom w:val="single" w:sz="4" w:space="0" w:color="auto"/>
              <w:right w:val="single" w:sz="4" w:space="0" w:color="auto"/>
            </w:tcBorders>
            <w:shd w:val="clear" w:color="auto" w:fill="auto"/>
            <w:noWrap/>
            <w:vAlign w:val="center"/>
            <w:hideMark/>
          </w:tcPr>
          <w:p w14:paraId="196EBA20" w14:textId="77777777" w:rsidR="00EA00BB" w:rsidRPr="007A7731" w:rsidRDefault="00EA00BB">
            <w:pPr>
              <w:jc w:val="both"/>
              <w:rPr>
                <w:rFonts w:eastAsia="Times New Roman"/>
                <w:i/>
                <w:iCs/>
                <w:color w:val="000000"/>
              </w:rPr>
            </w:pPr>
            <w:r w:rsidRPr="007A7731">
              <w:rPr>
                <w:rFonts w:eastAsia="Times New Roman"/>
                <w:i/>
                <w:iCs/>
                <w:color w:val="000000"/>
              </w:rPr>
              <w:t> </w:t>
            </w:r>
          </w:p>
        </w:tc>
      </w:tr>
      <w:tr w:rsidR="00EA00BB" w:rsidRPr="007A7731" w14:paraId="13EFE05B" w14:textId="77777777">
        <w:trPr>
          <w:trHeight w:val="289"/>
        </w:trPr>
        <w:tc>
          <w:tcPr>
            <w:tcW w:w="6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5A5FD" w14:textId="77777777" w:rsidR="00EA00BB" w:rsidRPr="009F3442" w:rsidRDefault="00EA00BB">
            <w:pPr>
              <w:jc w:val="both"/>
              <w:rPr>
                <w:rFonts w:eastAsia="Times New Roman"/>
                <w:iCs/>
                <w:color w:val="000000"/>
              </w:rPr>
            </w:pPr>
            <w:r w:rsidRPr="009F3442">
              <w:rPr>
                <w:rFonts w:eastAsia="Times New Roman"/>
                <w:iCs/>
                <w:color w:val="000000"/>
              </w:rPr>
              <w:t>Compañía en Comandita Simple y Dividida por Acciones.</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045D8CD1" w14:textId="77777777" w:rsidR="00EA00BB" w:rsidRPr="007A7731" w:rsidRDefault="00EA00BB">
            <w:pPr>
              <w:jc w:val="both"/>
              <w:rPr>
                <w:rFonts w:eastAsia="Times New Roman"/>
                <w:color w:val="000000"/>
              </w:rPr>
            </w:pPr>
            <w:r w:rsidRPr="007A7731">
              <w:rPr>
                <w:rFonts w:eastAsia="Times New Roman"/>
                <w:color w:val="000000"/>
              </w:rPr>
              <w:t> </w:t>
            </w:r>
          </w:p>
        </w:tc>
      </w:tr>
      <w:tr w:rsidR="00EA00BB" w:rsidRPr="007A7731" w14:paraId="0FADB7DA" w14:textId="77777777">
        <w:trPr>
          <w:trHeight w:val="315"/>
        </w:trPr>
        <w:tc>
          <w:tcPr>
            <w:tcW w:w="6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7EBFE6" w14:textId="77777777" w:rsidR="00EA00BB" w:rsidRPr="009F3442" w:rsidRDefault="00EA00BB">
            <w:pPr>
              <w:jc w:val="both"/>
              <w:rPr>
                <w:rFonts w:eastAsia="Times New Roman"/>
                <w:iCs/>
                <w:color w:val="000000"/>
              </w:rPr>
            </w:pPr>
            <w:r w:rsidRPr="009F3442">
              <w:rPr>
                <w:rFonts w:eastAsia="Times New Roman"/>
                <w:iCs/>
                <w:color w:val="000000"/>
              </w:rPr>
              <w:t>Sociedad Civil.</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3D94C747" w14:textId="77777777" w:rsidR="00EA00BB" w:rsidRPr="007A7731" w:rsidRDefault="00EA00BB">
            <w:pPr>
              <w:jc w:val="both"/>
              <w:rPr>
                <w:rFonts w:eastAsia="Times New Roman"/>
                <w:color w:val="000000"/>
              </w:rPr>
            </w:pPr>
            <w:r w:rsidRPr="007A7731">
              <w:rPr>
                <w:rFonts w:eastAsia="Times New Roman"/>
                <w:color w:val="000000"/>
              </w:rPr>
              <w:t> </w:t>
            </w:r>
          </w:p>
        </w:tc>
      </w:tr>
      <w:tr w:rsidR="00EA00BB" w:rsidRPr="007A7731" w14:paraId="7C108957" w14:textId="77777777">
        <w:trPr>
          <w:trHeight w:val="300"/>
        </w:trPr>
        <w:tc>
          <w:tcPr>
            <w:tcW w:w="6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72DD7F" w14:textId="77777777" w:rsidR="00EA00BB" w:rsidRPr="009F3442" w:rsidRDefault="00EA00BB">
            <w:pPr>
              <w:jc w:val="both"/>
              <w:rPr>
                <w:rFonts w:eastAsia="Times New Roman"/>
                <w:iCs/>
                <w:color w:val="000000"/>
              </w:rPr>
            </w:pPr>
            <w:r w:rsidRPr="009F3442">
              <w:rPr>
                <w:rFonts w:eastAsia="Times New Roman"/>
                <w:iCs/>
                <w:color w:val="000000"/>
              </w:rPr>
              <w:t>Corporación.</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4FA8068F" w14:textId="77777777" w:rsidR="00EA00BB" w:rsidRPr="007A7731" w:rsidRDefault="00EA00BB">
            <w:pPr>
              <w:jc w:val="both"/>
              <w:rPr>
                <w:rFonts w:eastAsia="Times New Roman"/>
                <w:color w:val="000000"/>
              </w:rPr>
            </w:pPr>
            <w:r w:rsidRPr="007A7731">
              <w:rPr>
                <w:rFonts w:eastAsia="Times New Roman"/>
                <w:color w:val="000000"/>
              </w:rPr>
              <w:t> </w:t>
            </w:r>
          </w:p>
        </w:tc>
      </w:tr>
      <w:tr w:rsidR="00EA00BB" w:rsidRPr="007A7731" w14:paraId="08D3FD58" w14:textId="77777777">
        <w:trPr>
          <w:trHeight w:val="315"/>
        </w:trPr>
        <w:tc>
          <w:tcPr>
            <w:tcW w:w="6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71D64E" w14:textId="77777777" w:rsidR="00EA00BB" w:rsidRPr="009F3442" w:rsidRDefault="00EA00BB">
            <w:pPr>
              <w:jc w:val="both"/>
              <w:rPr>
                <w:rFonts w:eastAsia="Times New Roman"/>
                <w:iCs/>
                <w:color w:val="000000"/>
              </w:rPr>
            </w:pPr>
            <w:r w:rsidRPr="009F3442">
              <w:rPr>
                <w:rFonts w:eastAsia="Times New Roman"/>
                <w:iCs/>
                <w:color w:val="000000"/>
              </w:rPr>
              <w:t>Fundación.</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27372004" w14:textId="77777777" w:rsidR="00EA00BB" w:rsidRPr="007A7731" w:rsidRDefault="00EA00BB">
            <w:pPr>
              <w:jc w:val="both"/>
              <w:rPr>
                <w:rFonts w:eastAsia="Times New Roman"/>
                <w:color w:val="000000"/>
              </w:rPr>
            </w:pPr>
            <w:r w:rsidRPr="007A7731">
              <w:rPr>
                <w:rFonts w:eastAsia="Times New Roman"/>
                <w:color w:val="000000"/>
              </w:rPr>
              <w:t> </w:t>
            </w:r>
          </w:p>
        </w:tc>
      </w:tr>
      <w:tr w:rsidR="00EA00BB" w:rsidRPr="007A7731" w14:paraId="55DD68A7" w14:textId="77777777">
        <w:trPr>
          <w:trHeight w:val="300"/>
        </w:trPr>
        <w:tc>
          <w:tcPr>
            <w:tcW w:w="6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AABBCF" w14:textId="77777777" w:rsidR="00EA00BB" w:rsidRPr="009F3442" w:rsidRDefault="00EA00BB">
            <w:pPr>
              <w:jc w:val="both"/>
              <w:rPr>
                <w:rFonts w:eastAsia="Times New Roman"/>
                <w:iCs/>
                <w:color w:val="000000"/>
              </w:rPr>
            </w:pPr>
            <w:r w:rsidRPr="009F3442">
              <w:rPr>
                <w:rFonts w:eastAsia="Times New Roman"/>
                <w:iCs/>
                <w:color w:val="000000"/>
              </w:rPr>
              <w:lastRenderedPageBreak/>
              <w:t>La Sociedad por Acciones Simplificada.</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7BF3DFCB" w14:textId="77777777" w:rsidR="00EA00BB" w:rsidRPr="007A7731" w:rsidRDefault="00EA00BB">
            <w:pPr>
              <w:jc w:val="both"/>
              <w:rPr>
                <w:rFonts w:eastAsia="Times New Roman"/>
                <w:color w:val="000000"/>
              </w:rPr>
            </w:pPr>
            <w:r w:rsidRPr="007A7731">
              <w:rPr>
                <w:rFonts w:eastAsia="Times New Roman"/>
                <w:color w:val="000000"/>
              </w:rPr>
              <w:t> </w:t>
            </w:r>
          </w:p>
        </w:tc>
      </w:tr>
      <w:tr w:rsidR="00EA00BB" w:rsidRPr="007A7731" w14:paraId="31B35735" w14:textId="77777777">
        <w:trPr>
          <w:trHeight w:val="315"/>
        </w:trPr>
        <w:tc>
          <w:tcPr>
            <w:tcW w:w="6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04BCE4" w14:textId="77777777" w:rsidR="00EA00BB" w:rsidRPr="009F3442" w:rsidRDefault="00EA00BB">
            <w:pPr>
              <w:jc w:val="both"/>
              <w:rPr>
                <w:rFonts w:eastAsia="Times New Roman"/>
                <w:iCs/>
                <w:color w:val="000000"/>
              </w:rPr>
            </w:pPr>
            <w:r w:rsidRPr="009F3442">
              <w:rPr>
                <w:rFonts w:eastAsia="Times New Roman"/>
                <w:iCs/>
                <w:color w:val="000000"/>
              </w:rPr>
              <w:t>Otra.</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12CF31BA" w14:textId="77777777" w:rsidR="00EA00BB" w:rsidRPr="007A7731" w:rsidRDefault="00EA00BB">
            <w:pPr>
              <w:jc w:val="both"/>
              <w:rPr>
                <w:rFonts w:eastAsia="Times New Roman"/>
                <w:color w:val="000000"/>
              </w:rPr>
            </w:pPr>
            <w:r w:rsidRPr="007A7731">
              <w:rPr>
                <w:rFonts w:eastAsia="Times New Roman"/>
                <w:color w:val="000000"/>
              </w:rPr>
              <w:t> </w:t>
            </w:r>
          </w:p>
        </w:tc>
      </w:tr>
    </w:tbl>
    <w:p w14:paraId="48254D4B" w14:textId="77777777" w:rsidR="00EA00BB" w:rsidRPr="007A7731" w:rsidRDefault="00EA00BB" w:rsidP="00EA00BB">
      <w:pPr>
        <w:tabs>
          <w:tab w:val="left" w:pos="-720"/>
        </w:tabs>
        <w:ind w:right="-119"/>
        <w:jc w:val="both"/>
        <w:rPr>
          <w:b/>
          <w:color w:val="000000"/>
          <w:lang w:val="es-ES"/>
        </w:rPr>
      </w:pPr>
    </w:p>
    <w:p w14:paraId="5A130332" w14:textId="77777777" w:rsidR="00EA00BB" w:rsidRPr="00D771A7" w:rsidRDefault="00EA00BB" w:rsidP="00EA00BB">
      <w:pPr>
        <w:tabs>
          <w:tab w:val="left" w:pos="-720"/>
        </w:tabs>
        <w:ind w:right="-119"/>
        <w:jc w:val="both"/>
      </w:pPr>
      <w:r w:rsidRPr="007A7731">
        <w:rPr>
          <w:rStyle w:val="markedcontent"/>
        </w:rPr>
        <w:t>1. Declaro la identificación, nombres completos y demás información de todos los</w:t>
      </w:r>
      <w:r w:rsidRPr="007A7731">
        <w:t xml:space="preserve"> </w:t>
      </w:r>
      <w:r w:rsidRPr="007A7731">
        <w:rPr>
          <w:rStyle w:val="markedcontent"/>
        </w:rPr>
        <w:t>socios, accionistas o socios mayoritarios, hasta llegar al nivel de personas naturales,</w:t>
      </w:r>
      <w:r w:rsidRPr="007A7731">
        <w:t xml:space="preserve"> </w:t>
      </w:r>
      <w:r>
        <w:rPr>
          <w:rStyle w:val="markedcontent"/>
        </w:rPr>
        <w:t>conforme el siguiente detalle:</w:t>
      </w:r>
    </w:p>
    <w:tbl>
      <w:tblPr>
        <w:tblpPr w:leftFromText="141" w:rightFromText="141" w:vertAnchor="text" w:horzAnchor="margin" w:tblpY="76"/>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77"/>
        <w:gridCol w:w="1956"/>
        <w:gridCol w:w="2268"/>
      </w:tblGrid>
      <w:tr w:rsidR="00EA00BB" w:rsidRPr="007A7731" w14:paraId="21110D77" w14:textId="77777777">
        <w:tc>
          <w:tcPr>
            <w:tcW w:w="2254" w:type="dxa"/>
            <w:shd w:val="clear" w:color="auto" w:fill="auto"/>
          </w:tcPr>
          <w:p w14:paraId="266E83E9" w14:textId="77777777" w:rsidR="00EA00BB" w:rsidRPr="009F3442" w:rsidRDefault="00EA00BB">
            <w:pPr>
              <w:jc w:val="both"/>
              <w:rPr>
                <w:rFonts w:eastAsia="Times New Roman"/>
                <w:b/>
              </w:rPr>
            </w:pPr>
            <w:r w:rsidRPr="009F3442">
              <w:rPr>
                <w:rFonts w:eastAsia="Times New Roman"/>
                <w:b/>
              </w:rPr>
              <w:t>Nombres completos del socio,</w:t>
            </w:r>
            <w:r w:rsidRPr="009F3442">
              <w:rPr>
                <w:rFonts w:eastAsia="Times New Roman"/>
                <w:b/>
              </w:rPr>
              <w:br/>
              <w:t>accionista o partícipe</w:t>
            </w:r>
            <w:r w:rsidRPr="009F3442">
              <w:rPr>
                <w:rFonts w:eastAsia="Times New Roman"/>
                <w:b/>
              </w:rPr>
              <w:br/>
              <w:t>mayoritario de la persona</w:t>
            </w:r>
            <w:r w:rsidRPr="009F3442">
              <w:rPr>
                <w:rFonts w:eastAsia="Times New Roman"/>
                <w:b/>
              </w:rPr>
              <w:br/>
              <w:t>jurídica</w:t>
            </w:r>
            <w:r w:rsidRPr="009F3442">
              <w:rPr>
                <w:rFonts w:eastAsia="Times New Roman"/>
                <w:b/>
              </w:rPr>
              <w:br/>
            </w:r>
          </w:p>
        </w:tc>
        <w:tc>
          <w:tcPr>
            <w:tcW w:w="2277" w:type="dxa"/>
            <w:shd w:val="clear" w:color="auto" w:fill="auto"/>
          </w:tcPr>
          <w:p w14:paraId="78C746F3" w14:textId="77777777" w:rsidR="00EA00BB" w:rsidRPr="009F3442" w:rsidRDefault="00EA00BB">
            <w:pPr>
              <w:jc w:val="both"/>
              <w:rPr>
                <w:rFonts w:eastAsia="Times New Roman"/>
                <w:b/>
              </w:rPr>
            </w:pPr>
            <w:r w:rsidRPr="009F3442">
              <w:rPr>
                <w:rFonts w:eastAsia="Times New Roman"/>
                <w:b/>
              </w:rPr>
              <w:t>Número de cédula de</w:t>
            </w:r>
            <w:r w:rsidRPr="009F3442">
              <w:rPr>
                <w:rFonts w:eastAsia="Times New Roman"/>
                <w:b/>
              </w:rPr>
              <w:br/>
              <w:t>identidad, ruc o</w:t>
            </w:r>
            <w:r w:rsidRPr="009F3442">
              <w:rPr>
                <w:rFonts w:eastAsia="Times New Roman"/>
                <w:b/>
              </w:rPr>
              <w:br/>
              <w:t>identificación similar</w:t>
            </w:r>
            <w:r w:rsidRPr="009F3442">
              <w:rPr>
                <w:rFonts w:eastAsia="Times New Roman"/>
                <w:b/>
              </w:rPr>
              <w:br/>
              <w:t>emitida por país extranjero,</w:t>
            </w:r>
            <w:r w:rsidRPr="009F3442">
              <w:rPr>
                <w:rFonts w:eastAsia="Times New Roman"/>
                <w:b/>
              </w:rPr>
              <w:br/>
              <w:t>de ser el caso</w:t>
            </w:r>
            <w:r w:rsidRPr="009F3442">
              <w:rPr>
                <w:rFonts w:eastAsia="Times New Roman"/>
                <w:b/>
              </w:rPr>
              <w:br/>
            </w:r>
          </w:p>
        </w:tc>
        <w:tc>
          <w:tcPr>
            <w:tcW w:w="1956" w:type="dxa"/>
            <w:shd w:val="clear" w:color="auto" w:fill="auto"/>
          </w:tcPr>
          <w:p w14:paraId="0FF9D928" w14:textId="77777777" w:rsidR="00EA00BB" w:rsidRPr="009F3442" w:rsidRDefault="00EA00BB">
            <w:pPr>
              <w:jc w:val="both"/>
              <w:rPr>
                <w:rFonts w:eastAsia="Times New Roman"/>
                <w:b/>
              </w:rPr>
            </w:pPr>
            <w:r w:rsidRPr="009F3442">
              <w:rPr>
                <w:rFonts w:eastAsia="Times New Roman"/>
                <w:b/>
              </w:rPr>
              <w:t>Porcentaje de</w:t>
            </w:r>
            <w:r w:rsidRPr="009F3442">
              <w:rPr>
                <w:rFonts w:eastAsia="Times New Roman"/>
                <w:b/>
              </w:rPr>
              <w:br/>
              <w:t>participación en la</w:t>
            </w:r>
            <w:r w:rsidRPr="009F3442">
              <w:rPr>
                <w:rFonts w:eastAsia="Times New Roman"/>
                <w:b/>
              </w:rPr>
              <w:br/>
              <w:t>estructura de propiedad</w:t>
            </w:r>
            <w:r w:rsidRPr="009F3442">
              <w:rPr>
                <w:rFonts w:eastAsia="Times New Roman"/>
                <w:b/>
              </w:rPr>
              <w:br/>
              <w:t>de la persona jurídica</w:t>
            </w:r>
            <w:r w:rsidRPr="009F3442">
              <w:rPr>
                <w:rFonts w:eastAsia="Times New Roman"/>
                <w:b/>
              </w:rPr>
              <w:br/>
            </w:r>
          </w:p>
        </w:tc>
        <w:tc>
          <w:tcPr>
            <w:tcW w:w="2268" w:type="dxa"/>
            <w:shd w:val="clear" w:color="auto" w:fill="auto"/>
          </w:tcPr>
          <w:p w14:paraId="7F0C9730" w14:textId="77777777" w:rsidR="00EA00BB" w:rsidRPr="009F3442" w:rsidRDefault="00EA00BB">
            <w:pPr>
              <w:jc w:val="both"/>
              <w:rPr>
                <w:rFonts w:eastAsia="Times New Roman"/>
                <w:b/>
              </w:rPr>
            </w:pPr>
            <w:r w:rsidRPr="009F3442">
              <w:rPr>
                <w:rFonts w:eastAsia="Times New Roman"/>
                <w:b/>
              </w:rPr>
              <w:t>Domicilio</w:t>
            </w:r>
            <w:r w:rsidRPr="009F3442">
              <w:rPr>
                <w:rFonts w:eastAsia="Times New Roman"/>
                <w:b/>
              </w:rPr>
              <w:br/>
              <w:t>Fiscal</w:t>
            </w:r>
            <w:r w:rsidRPr="009F3442">
              <w:rPr>
                <w:rFonts w:eastAsia="Times New Roman"/>
                <w:b/>
              </w:rPr>
              <w:br/>
            </w:r>
          </w:p>
        </w:tc>
      </w:tr>
      <w:tr w:rsidR="00EA00BB" w:rsidRPr="007A7731" w14:paraId="648BA78A" w14:textId="77777777">
        <w:tc>
          <w:tcPr>
            <w:tcW w:w="2254" w:type="dxa"/>
            <w:shd w:val="clear" w:color="auto" w:fill="auto"/>
          </w:tcPr>
          <w:p w14:paraId="263E5FFB" w14:textId="77777777" w:rsidR="00EA00BB" w:rsidRPr="007A7731" w:rsidRDefault="00EA00BB">
            <w:pPr>
              <w:jc w:val="both"/>
              <w:rPr>
                <w:rFonts w:eastAsia="Times New Roman"/>
                <w:i/>
              </w:rPr>
            </w:pPr>
          </w:p>
        </w:tc>
        <w:tc>
          <w:tcPr>
            <w:tcW w:w="2277" w:type="dxa"/>
            <w:shd w:val="clear" w:color="auto" w:fill="auto"/>
          </w:tcPr>
          <w:p w14:paraId="41F4DA2E" w14:textId="77777777" w:rsidR="00EA00BB" w:rsidRPr="007A7731" w:rsidRDefault="00EA00BB">
            <w:pPr>
              <w:jc w:val="both"/>
              <w:rPr>
                <w:rFonts w:eastAsia="Times New Roman"/>
                <w:i/>
              </w:rPr>
            </w:pPr>
          </w:p>
        </w:tc>
        <w:tc>
          <w:tcPr>
            <w:tcW w:w="1956" w:type="dxa"/>
            <w:shd w:val="clear" w:color="auto" w:fill="auto"/>
          </w:tcPr>
          <w:p w14:paraId="6962E0D0" w14:textId="77777777" w:rsidR="00EA00BB" w:rsidRPr="007A7731" w:rsidRDefault="00EA00BB">
            <w:pPr>
              <w:jc w:val="both"/>
              <w:rPr>
                <w:rFonts w:eastAsia="Times New Roman"/>
                <w:i/>
              </w:rPr>
            </w:pPr>
          </w:p>
        </w:tc>
        <w:tc>
          <w:tcPr>
            <w:tcW w:w="2268" w:type="dxa"/>
            <w:shd w:val="clear" w:color="auto" w:fill="auto"/>
          </w:tcPr>
          <w:p w14:paraId="11577E0E" w14:textId="77777777" w:rsidR="00EA00BB" w:rsidRPr="007A7731" w:rsidRDefault="00EA00BB">
            <w:pPr>
              <w:jc w:val="both"/>
              <w:rPr>
                <w:rFonts w:eastAsia="Times New Roman"/>
                <w:i/>
              </w:rPr>
            </w:pPr>
          </w:p>
        </w:tc>
      </w:tr>
      <w:tr w:rsidR="00EA00BB" w:rsidRPr="007A7731" w14:paraId="4FED9232" w14:textId="77777777">
        <w:tc>
          <w:tcPr>
            <w:tcW w:w="2254" w:type="dxa"/>
            <w:shd w:val="clear" w:color="auto" w:fill="auto"/>
          </w:tcPr>
          <w:p w14:paraId="5CA74BC6" w14:textId="77777777" w:rsidR="00EA00BB" w:rsidRPr="007A7731" w:rsidRDefault="00EA00BB">
            <w:pPr>
              <w:jc w:val="both"/>
              <w:rPr>
                <w:rFonts w:eastAsia="Times New Roman"/>
                <w:i/>
              </w:rPr>
            </w:pPr>
          </w:p>
        </w:tc>
        <w:tc>
          <w:tcPr>
            <w:tcW w:w="2277" w:type="dxa"/>
            <w:shd w:val="clear" w:color="auto" w:fill="auto"/>
          </w:tcPr>
          <w:p w14:paraId="1912C153" w14:textId="77777777" w:rsidR="00EA00BB" w:rsidRPr="007A7731" w:rsidRDefault="00EA00BB">
            <w:pPr>
              <w:jc w:val="both"/>
              <w:rPr>
                <w:rFonts w:eastAsia="Times New Roman"/>
                <w:i/>
              </w:rPr>
            </w:pPr>
          </w:p>
        </w:tc>
        <w:tc>
          <w:tcPr>
            <w:tcW w:w="1956" w:type="dxa"/>
            <w:shd w:val="clear" w:color="auto" w:fill="auto"/>
          </w:tcPr>
          <w:p w14:paraId="7F8F512F" w14:textId="77777777" w:rsidR="00EA00BB" w:rsidRPr="007A7731" w:rsidRDefault="00EA00BB">
            <w:pPr>
              <w:jc w:val="both"/>
              <w:rPr>
                <w:rFonts w:eastAsia="Times New Roman"/>
                <w:i/>
              </w:rPr>
            </w:pPr>
          </w:p>
        </w:tc>
        <w:tc>
          <w:tcPr>
            <w:tcW w:w="2268" w:type="dxa"/>
            <w:shd w:val="clear" w:color="auto" w:fill="auto"/>
          </w:tcPr>
          <w:p w14:paraId="382A7594" w14:textId="77777777" w:rsidR="00EA00BB" w:rsidRPr="007A7731" w:rsidRDefault="00EA00BB">
            <w:pPr>
              <w:jc w:val="both"/>
              <w:rPr>
                <w:rFonts w:eastAsia="Times New Roman"/>
                <w:i/>
              </w:rPr>
            </w:pPr>
          </w:p>
        </w:tc>
      </w:tr>
      <w:tr w:rsidR="00EA00BB" w:rsidRPr="007A7731" w14:paraId="3410B49A" w14:textId="77777777">
        <w:tc>
          <w:tcPr>
            <w:tcW w:w="2254" w:type="dxa"/>
            <w:shd w:val="clear" w:color="auto" w:fill="auto"/>
          </w:tcPr>
          <w:p w14:paraId="680E636D" w14:textId="77777777" w:rsidR="00EA00BB" w:rsidRPr="007A7731" w:rsidRDefault="00EA00BB">
            <w:pPr>
              <w:jc w:val="both"/>
              <w:rPr>
                <w:rFonts w:eastAsia="Times New Roman"/>
                <w:i/>
              </w:rPr>
            </w:pPr>
          </w:p>
        </w:tc>
        <w:tc>
          <w:tcPr>
            <w:tcW w:w="2277" w:type="dxa"/>
            <w:shd w:val="clear" w:color="auto" w:fill="auto"/>
          </w:tcPr>
          <w:p w14:paraId="0B092F95" w14:textId="77777777" w:rsidR="00EA00BB" w:rsidRPr="007A7731" w:rsidRDefault="00EA00BB">
            <w:pPr>
              <w:jc w:val="both"/>
              <w:rPr>
                <w:rFonts w:eastAsia="Times New Roman"/>
                <w:i/>
              </w:rPr>
            </w:pPr>
          </w:p>
        </w:tc>
        <w:tc>
          <w:tcPr>
            <w:tcW w:w="1956" w:type="dxa"/>
            <w:shd w:val="clear" w:color="auto" w:fill="auto"/>
          </w:tcPr>
          <w:p w14:paraId="7A731894" w14:textId="77777777" w:rsidR="00EA00BB" w:rsidRPr="007A7731" w:rsidRDefault="00EA00BB">
            <w:pPr>
              <w:jc w:val="both"/>
              <w:rPr>
                <w:rFonts w:eastAsia="Times New Roman"/>
                <w:i/>
              </w:rPr>
            </w:pPr>
          </w:p>
        </w:tc>
        <w:tc>
          <w:tcPr>
            <w:tcW w:w="2268" w:type="dxa"/>
            <w:shd w:val="clear" w:color="auto" w:fill="auto"/>
          </w:tcPr>
          <w:p w14:paraId="2C82E179" w14:textId="77777777" w:rsidR="00EA00BB" w:rsidRPr="007A7731" w:rsidRDefault="00EA00BB">
            <w:pPr>
              <w:jc w:val="both"/>
              <w:rPr>
                <w:rFonts w:eastAsia="Times New Roman"/>
                <w:i/>
              </w:rPr>
            </w:pPr>
          </w:p>
        </w:tc>
      </w:tr>
      <w:tr w:rsidR="00EA00BB" w:rsidRPr="007A7731" w14:paraId="571CA0FE" w14:textId="77777777">
        <w:tc>
          <w:tcPr>
            <w:tcW w:w="2254" w:type="dxa"/>
            <w:shd w:val="clear" w:color="auto" w:fill="auto"/>
          </w:tcPr>
          <w:p w14:paraId="7FED4305" w14:textId="77777777" w:rsidR="00EA00BB" w:rsidRPr="007A7731" w:rsidRDefault="00EA00BB">
            <w:pPr>
              <w:jc w:val="both"/>
              <w:rPr>
                <w:rFonts w:eastAsia="Times New Roman"/>
                <w:i/>
              </w:rPr>
            </w:pPr>
          </w:p>
        </w:tc>
        <w:tc>
          <w:tcPr>
            <w:tcW w:w="2277" w:type="dxa"/>
            <w:shd w:val="clear" w:color="auto" w:fill="auto"/>
          </w:tcPr>
          <w:p w14:paraId="4C31172B" w14:textId="77777777" w:rsidR="00EA00BB" w:rsidRPr="007A7731" w:rsidRDefault="00EA00BB">
            <w:pPr>
              <w:jc w:val="both"/>
              <w:rPr>
                <w:rFonts w:eastAsia="Times New Roman"/>
                <w:i/>
              </w:rPr>
            </w:pPr>
          </w:p>
        </w:tc>
        <w:tc>
          <w:tcPr>
            <w:tcW w:w="1956" w:type="dxa"/>
            <w:shd w:val="clear" w:color="auto" w:fill="auto"/>
          </w:tcPr>
          <w:p w14:paraId="1252AC4F" w14:textId="77777777" w:rsidR="00EA00BB" w:rsidRPr="007A7731" w:rsidRDefault="00EA00BB">
            <w:pPr>
              <w:jc w:val="both"/>
              <w:rPr>
                <w:rFonts w:eastAsia="Times New Roman"/>
                <w:i/>
              </w:rPr>
            </w:pPr>
          </w:p>
        </w:tc>
        <w:tc>
          <w:tcPr>
            <w:tcW w:w="2268" w:type="dxa"/>
            <w:shd w:val="clear" w:color="auto" w:fill="auto"/>
          </w:tcPr>
          <w:p w14:paraId="08A90475" w14:textId="77777777" w:rsidR="00EA00BB" w:rsidRPr="007A7731" w:rsidRDefault="00EA00BB">
            <w:pPr>
              <w:jc w:val="both"/>
              <w:rPr>
                <w:rFonts w:eastAsia="Times New Roman"/>
                <w:i/>
              </w:rPr>
            </w:pPr>
          </w:p>
        </w:tc>
      </w:tr>
      <w:tr w:rsidR="00EA00BB" w:rsidRPr="007A7731" w14:paraId="5E04D641" w14:textId="77777777">
        <w:tc>
          <w:tcPr>
            <w:tcW w:w="2254" w:type="dxa"/>
            <w:shd w:val="clear" w:color="auto" w:fill="auto"/>
          </w:tcPr>
          <w:p w14:paraId="00591BBA" w14:textId="77777777" w:rsidR="00EA00BB" w:rsidRPr="007A7731" w:rsidRDefault="00EA00BB">
            <w:pPr>
              <w:jc w:val="both"/>
              <w:rPr>
                <w:rFonts w:eastAsia="Times New Roman"/>
                <w:i/>
              </w:rPr>
            </w:pPr>
          </w:p>
        </w:tc>
        <w:tc>
          <w:tcPr>
            <w:tcW w:w="2277" w:type="dxa"/>
            <w:shd w:val="clear" w:color="auto" w:fill="auto"/>
          </w:tcPr>
          <w:p w14:paraId="75894DD0" w14:textId="77777777" w:rsidR="00EA00BB" w:rsidRPr="007A7731" w:rsidRDefault="00EA00BB">
            <w:pPr>
              <w:jc w:val="both"/>
              <w:rPr>
                <w:rFonts w:eastAsia="Times New Roman"/>
                <w:i/>
              </w:rPr>
            </w:pPr>
          </w:p>
        </w:tc>
        <w:tc>
          <w:tcPr>
            <w:tcW w:w="1956" w:type="dxa"/>
            <w:shd w:val="clear" w:color="auto" w:fill="auto"/>
          </w:tcPr>
          <w:p w14:paraId="2F7B1AF4" w14:textId="77777777" w:rsidR="00EA00BB" w:rsidRPr="007A7731" w:rsidRDefault="00EA00BB">
            <w:pPr>
              <w:jc w:val="both"/>
              <w:rPr>
                <w:rFonts w:eastAsia="Times New Roman"/>
                <w:i/>
              </w:rPr>
            </w:pPr>
          </w:p>
        </w:tc>
        <w:tc>
          <w:tcPr>
            <w:tcW w:w="2268" w:type="dxa"/>
            <w:shd w:val="clear" w:color="auto" w:fill="auto"/>
          </w:tcPr>
          <w:p w14:paraId="20C5C435" w14:textId="77777777" w:rsidR="00EA00BB" w:rsidRPr="007A7731" w:rsidRDefault="00EA00BB">
            <w:pPr>
              <w:jc w:val="both"/>
              <w:rPr>
                <w:rFonts w:eastAsia="Times New Roman"/>
                <w:i/>
              </w:rPr>
            </w:pPr>
          </w:p>
        </w:tc>
      </w:tr>
    </w:tbl>
    <w:p w14:paraId="7A9C73DF" w14:textId="77777777" w:rsidR="00EA00BB" w:rsidRPr="007A7731" w:rsidRDefault="00EA00BB" w:rsidP="00EA00BB">
      <w:pPr>
        <w:tabs>
          <w:tab w:val="left" w:pos="-720"/>
        </w:tabs>
        <w:ind w:right="-119"/>
        <w:jc w:val="both"/>
        <w:rPr>
          <w:b/>
          <w:color w:val="000000"/>
          <w:lang w:val="es-ES"/>
        </w:rPr>
      </w:pPr>
    </w:p>
    <w:p w14:paraId="5F16204E" w14:textId="77777777" w:rsidR="001A4E3B" w:rsidRDefault="001A4E3B" w:rsidP="00EA00BB">
      <w:pPr>
        <w:tabs>
          <w:tab w:val="left" w:pos="-720"/>
        </w:tabs>
        <w:ind w:right="-119"/>
        <w:jc w:val="both"/>
        <w:rPr>
          <w:rStyle w:val="markedcontent"/>
          <w:b/>
        </w:rPr>
      </w:pPr>
    </w:p>
    <w:p w14:paraId="6EE2388F" w14:textId="77777777" w:rsidR="001A4E3B" w:rsidRDefault="001A4E3B" w:rsidP="00EA00BB">
      <w:pPr>
        <w:tabs>
          <w:tab w:val="left" w:pos="-720"/>
        </w:tabs>
        <w:ind w:right="-119"/>
        <w:jc w:val="both"/>
        <w:rPr>
          <w:rStyle w:val="markedcontent"/>
          <w:b/>
        </w:rPr>
      </w:pPr>
    </w:p>
    <w:p w14:paraId="77A0B930" w14:textId="77777777" w:rsidR="001A4E3B" w:rsidRDefault="001A4E3B" w:rsidP="00EA00BB">
      <w:pPr>
        <w:tabs>
          <w:tab w:val="left" w:pos="-720"/>
        </w:tabs>
        <w:ind w:right="-119"/>
        <w:jc w:val="both"/>
        <w:rPr>
          <w:rStyle w:val="markedcontent"/>
          <w:b/>
        </w:rPr>
      </w:pPr>
    </w:p>
    <w:p w14:paraId="6BED4E5C" w14:textId="77777777" w:rsidR="001A4E3B" w:rsidRDefault="001A4E3B" w:rsidP="00EA00BB">
      <w:pPr>
        <w:tabs>
          <w:tab w:val="left" w:pos="-720"/>
        </w:tabs>
        <w:ind w:right="-119"/>
        <w:jc w:val="both"/>
        <w:rPr>
          <w:rStyle w:val="markedcontent"/>
          <w:b/>
        </w:rPr>
      </w:pPr>
    </w:p>
    <w:p w14:paraId="09E41D3B" w14:textId="77777777" w:rsidR="001A4E3B" w:rsidRDefault="001A4E3B" w:rsidP="00EA00BB">
      <w:pPr>
        <w:tabs>
          <w:tab w:val="left" w:pos="-720"/>
        </w:tabs>
        <w:ind w:right="-119"/>
        <w:jc w:val="both"/>
        <w:rPr>
          <w:rStyle w:val="markedcontent"/>
          <w:b/>
        </w:rPr>
      </w:pPr>
    </w:p>
    <w:p w14:paraId="0F421303" w14:textId="77777777" w:rsidR="001A4E3B" w:rsidRDefault="001A4E3B" w:rsidP="00EA00BB">
      <w:pPr>
        <w:tabs>
          <w:tab w:val="left" w:pos="-720"/>
        </w:tabs>
        <w:ind w:right="-119"/>
        <w:jc w:val="both"/>
        <w:rPr>
          <w:rStyle w:val="markedcontent"/>
          <w:b/>
        </w:rPr>
      </w:pPr>
    </w:p>
    <w:p w14:paraId="74E024DE" w14:textId="77777777" w:rsidR="001A4E3B" w:rsidRDefault="001A4E3B" w:rsidP="00EA00BB">
      <w:pPr>
        <w:tabs>
          <w:tab w:val="left" w:pos="-720"/>
        </w:tabs>
        <w:ind w:right="-119"/>
        <w:jc w:val="both"/>
        <w:rPr>
          <w:rStyle w:val="markedcontent"/>
          <w:b/>
        </w:rPr>
      </w:pPr>
    </w:p>
    <w:p w14:paraId="55F33D20" w14:textId="77777777" w:rsidR="001A4E3B" w:rsidRDefault="001A4E3B" w:rsidP="00EA00BB">
      <w:pPr>
        <w:tabs>
          <w:tab w:val="left" w:pos="-720"/>
        </w:tabs>
        <w:ind w:right="-119"/>
        <w:jc w:val="both"/>
        <w:rPr>
          <w:rStyle w:val="markedcontent"/>
          <w:b/>
        </w:rPr>
      </w:pPr>
    </w:p>
    <w:p w14:paraId="6F7CE4CA" w14:textId="77777777" w:rsidR="001A4E3B" w:rsidRDefault="001A4E3B" w:rsidP="00EA00BB">
      <w:pPr>
        <w:tabs>
          <w:tab w:val="left" w:pos="-720"/>
        </w:tabs>
        <w:ind w:right="-119"/>
        <w:jc w:val="both"/>
        <w:rPr>
          <w:rStyle w:val="markedcontent"/>
          <w:b/>
        </w:rPr>
      </w:pPr>
    </w:p>
    <w:p w14:paraId="2562165D" w14:textId="77777777" w:rsidR="001A4E3B" w:rsidRDefault="001A4E3B" w:rsidP="00EA00BB">
      <w:pPr>
        <w:tabs>
          <w:tab w:val="left" w:pos="-720"/>
        </w:tabs>
        <w:ind w:right="-119"/>
        <w:jc w:val="both"/>
        <w:rPr>
          <w:rStyle w:val="markedcontent"/>
          <w:b/>
        </w:rPr>
      </w:pPr>
    </w:p>
    <w:p w14:paraId="3F00C6BA" w14:textId="77777777" w:rsidR="001A4E3B" w:rsidRDefault="001A4E3B" w:rsidP="00EA00BB">
      <w:pPr>
        <w:tabs>
          <w:tab w:val="left" w:pos="-720"/>
        </w:tabs>
        <w:ind w:right="-119"/>
        <w:jc w:val="both"/>
        <w:rPr>
          <w:rStyle w:val="markedcontent"/>
          <w:b/>
        </w:rPr>
      </w:pPr>
    </w:p>
    <w:p w14:paraId="1BD4985A" w14:textId="77777777" w:rsidR="001A4E3B" w:rsidRDefault="001A4E3B" w:rsidP="00EA00BB">
      <w:pPr>
        <w:tabs>
          <w:tab w:val="left" w:pos="-720"/>
        </w:tabs>
        <w:ind w:right="-119"/>
        <w:jc w:val="both"/>
        <w:rPr>
          <w:rStyle w:val="markedcontent"/>
          <w:b/>
        </w:rPr>
      </w:pPr>
    </w:p>
    <w:p w14:paraId="45E572D0" w14:textId="77777777" w:rsidR="001A4E3B" w:rsidRDefault="001A4E3B" w:rsidP="00EA00BB">
      <w:pPr>
        <w:tabs>
          <w:tab w:val="left" w:pos="-720"/>
        </w:tabs>
        <w:ind w:right="-119"/>
        <w:jc w:val="both"/>
        <w:rPr>
          <w:rStyle w:val="markedcontent"/>
          <w:b/>
        </w:rPr>
      </w:pPr>
    </w:p>
    <w:p w14:paraId="0E725F4C" w14:textId="77777777" w:rsidR="001A4E3B" w:rsidRDefault="001A4E3B" w:rsidP="00EA00BB">
      <w:pPr>
        <w:tabs>
          <w:tab w:val="left" w:pos="-720"/>
        </w:tabs>
        <w:ind w:right="-119"/>
        <w:jc w:val="both"/>
        <w:rPr>
          <w:rStyle w:val="markedcontent"/>
          <w:b/>
        </w:rPr>
      </w:pPr>
    </w:p>
    <w:p w14:paraId="54BE8FE5" w14:textId="77777777" w:rsidR="001A4E3B" w:rsidRDefault="001A4E3B" w:rsidP="00EA00BB">
      <w:pPr>
        <w:tabs>
          <w:tab w:val="left" w:pos="-720"/>
        </w:tabs>
        <w:ind w:right="-119"/>
        <w:jc w:val="both"/>
        <w:rPr>
          <w:rStyle w:val="markedcontent"/>
          <w:b/>
        </w:rPr>
      </w:pPr>
    </w:p>
    <w:p w14:paraId="2DA32141" w14:textId="77777777" w:rsidR="001A4E3B" w:rsidRDefault="001A4E3B" w:rsidP="00EA00BB">
      <w:pPr>
        <w:tabs>
          <w:tab w:val="left" w:pos="-720"/>
        </w:tabs>
        <w:ind w:right="-119"/>
        <w:jc w:val="both"/>
        <w:rPr>
          <w:rStyle w:val="markedcontent"/>
          <w:b/>
        </w:rPr>
      </w:pPr>
    </w:p>
    <w:p w14:paraId="663F8504" w14:textId="77777777" w:rsidR="00EA00BB" w:rsidRPr="001A4E3B" w:rsidRDefault="00EA00BB" w:rsidP="00EA00BB">
      <w:pPr>
        <w:tabs>
          <w:tab w:val="left" w:pos="-720"/>
        </w:tabs>
        <w:ind w:right="-119"/>
        <w:jc w:val="both"/>
        <w:rPr>
          <w:rStyle w:val="markedcontent"/>
          <w:b/>
        </w:rPr>
      </w:pPr>
      <w:r w:rsidRPr="001A4E3B">
        <w:rPr>
          <w:rStyle w:val="markedcontent"/>
          <w:b/>
        </w:rPr>
        <w:t>Notas correspondientes a las letras A y B:</w:t>
      </w:r>
    </w:p>
    <w:p w14:paraId="2DDED274" w14:textId="77777777" w:rsidR="00EA00BB" w:rsidRPr="001A4E3B" w:rsidRDefault="00EA00BB" w:rsidP="00EA00BB">
      <w:pPr>
        <w:tabs>
          <w:tab w:val="left" w:pos="-720"/>
        </w:tabs>
        <w:ind w:left="708" w:right="-119"/>
        <w:jc w:val="both"/>
        <w:rPr>
          <w:rStyle w:val="markedcontent"/>
        </w:rPr>
      </w:pPr>
      <w:r w:rsidRPr="001A4E3B">
        <w:br/>
      </w:r>
      <w:r w:rsidRPr="001A4E3B">
        <w:rPr>
          <w:rStyle w:val="markedcontent"/>
        </w:rPr>
        <w:t>1. La información contenida en las letras A y B, del apartado 1.3, de la Sección I,</w:t>
      </w:r>
      <w:r w:rsidRPr="001A4E3B">
        <w:br/>
      </w:r>
      <w:r w:rsidRPr="001A4E3B">
        <w:rPr>
          <w:rStyle w:val="markedcontent"/>
        </w:rPr>
        <w:t>del Formulario Único de la Oferta, será completada exclusivamente por personas jurídicas.</w:t>
      </w:r>
    </w:p>
    <w:p w14:paraId="583C8A79" w14:textId="77777777" w:rsidR="00EA00BB" w:rsidRPr="001A4E3B" w:rsidRDefault="00EA00BB" w:rsidP="00EA00BB">
      <w:pPr>
        <w:tabs>
          <w:tab w:val="left" w:pos="-720"/>
        </w:tabs>
        <w:ind w:left="708" w:right="-119"/>
        <w:jc w:val="both"/>
        <w:rPr>
          <w:rStyle w:val="markedcontent"/>
        </w:rPr>
      </w:pPr>
      <w:r w:rsidRPr="001A4E3B">
        <w:br/>
      </w:r>
      <w:r w:rsidRPr="001A4E3B">
        <w:rPr>
          <w:rStyle w:val="markedcontent"/>
        </w:rPr>
        <w:t>2. Esta sección deberá completarse por las personas jurídicas de los compromisos de asociación o consorcio, y el procurador común de las asociaciones o consorcios constituidos, de acuerdo con lo establecido en el artículo 26 de la Ley Orgánica del Sistema Nacional de Contratación Pública. La información deberá ser declarada y suscrita de manera individualizada.</w:t>
      </w:r>
    </w:p>
    <w:p w14:paraId="25993819" w14:textId="77777777" w:rsidR="00EA00BB" w:rsidRPr="001A4E3B" w:rsidRDefault="00EA00BB" w:rsidP="00EA00BB">
      <w:pPr>
        <w:tabs>
          <w:tab w:val="left" w:pos="-720"/>
        </w:tabs>
        <w:ind w:left="708" w:right="-119"/>
        <w:jc w:val="both"/>
        <w:rPr>
          <w:rStyle w:val="markedcontent"/>
        </w:rPr>
      </w:pPr>
      <w:r w:rsidRPr="001A4E3B">
        <w:br/>
      </w:r>
      <w:r w:rsidRPr="001A4E3B">
        <w:rPr>
          <w:rStyle w:val="markedcontent"/>
        </w:rPr>
        <w:t xml:space="preserve">3. Si los socios, accionistas o partícipes de la persona jurídica, o de la persona jurídica a consorciarse o asociarse, o de </w:t>
      </w:r>
      <w:proofErr w:type="gramStart"/>
      <w:r w:rsidRPr="001A4E3B">
        <w:rPr>
          <w:rStyle w:val="markedcontent"/>
        </w:rPr>
        <w:t>éste</w:t>
      </w:r>
      <w:proofErr w:type="gramEnd"/>
      <w:r w:rsidRPr="001A4E3B">
        <w:rPr>
          <w:rStyle w:val="markedcontent"/>
        </w:rPr>
        <w:t xml:space="preserve"> último legalmente constituido; poseen un porcentaje de acciones o participaciones inferiores al 51%, no deberán completar los cuadros contenidos en la letra B, del apartado 1.3, de la Sección I, del Formulario Único de la Oferta.</w:t>
      </w:r>
    </w:p>
    <w:p w14:paraId="0209DF64" w14:textId="77777777" w:rsidR="00EA00BB" w:rsidRPr="001A4E3B" w:rsidRDefault="00EA00BB" w:rsidP="00EA00BB">
      <w:pPr>
        <w:tabs>
          <w:tab w:val="left" w:pos="-720"/>
        </w:tabs>
        <w:ind w:left="708" w:right="-119"/>
        <w:jc w:val="both"/>
      </w:pPr>
      <w:r w:rsidRPr="001A4E3B">
        <w:br/>
      </w:r>
      <w:r w:rsidRPr="001A4E3B">
        <w:rPr>
          <w:rStyle w:val="markedcontent"/>
        </w:rPr>
        <w:t>4. La falta de presentación de la información contenida en las letras A y B será</w:t>
      </w:r>
      <w:r w:rsidRPr="001A4E3B">
        <w:br/>
      </w:r>
      <w:r w:rsidRPr="001A4E3B">
        <w:rPr>
          <w:rStyle w:val="markedcontent"/>
        </w:rPr>
        <w:t>causal de descalificación de la oferta.</w:t>
      </w:r>
    </w:p>
    <w:p w14:paraId="4FCBBDAB" w14:textId="77777777" w:rsidR="00EA00BB" w:rsidRPr="001A4E3B" w:rsidRDefault="00EA00BB" w:rsidP="00EA00BB">
      <w:pPr>
        <w:pStyle w:val="Standard"/>
        <w:spacing w:line="276" w:lineRule="auto"/>
        <w:jc w:val="both"/>
        <w:rPr>
          <w:b/>
          <w:color w:val="000000"/>
          <w:sz w:val="24"/>
          <w:szCs w:val="24"/>
        </w:rPr>
      </w:pPr>
    </w:p>
    <w:p w14:paraId="563827C2" w14:textId="77777777" w:rsidR="00EA00BB" w:rsidRPr="001A4E3B" w:rsidRDefault="00EA00BB" w:rsidP="00EA00BB">
      <w:pPr>
        <w:pStyle w:val="Standard"/>
        <w:spacing w:line="276" w:lineRule="auto"/>
        <w:jc w:val="both"/>
        <w:rPr>
          <w:rStyle w:val="markedcontent"/>
          <w:b/>
          <w:sz w:val="24"/>
          <w:szCs w:val="24"/>
        </w:rPr>
      </w:pPr>
      <w:r w:rsidRPr="001A4E3B">
        <w:rPr>
          <w:rStyle w:val="markedcontent"/>
          <w:b/>
          <w:sz w:val="24"/>
          <w:szCs w:val="24"/>
        </w:rPr>
        <w:t>C. DECLARACIÓN PARA PERSONAS NATURALES:</w:t>
      </w:r>
    </w:p>
    <w:p w14:paraId="435A17C4" w14:textId="77777777" w:rsidR="00EA00BB" w:rsidRPr="001A4E3B" w:rsidRDefault="00EA00BB" w:rsidP="00EA00BB">
      <w:pPr>
        <w:pStyle w:val="Standard"/>
        <w:spacing w:line="276" w:lineRule="auto"/>
        <w:jc w:val="both"/>
        <w:rPr>
          <w:rStyle w:val="markedcontent"/>
          <w:sz w:val="24"/>
          <w:szCs w:val="24"/>
        </w:rPr>
      </w:pPr>
      <w:r w:rsidRPr="001A4E3B">
        <w:rPr>
          <w:sz w:val="24"/>
          <w:szCs w:val="24"/>
        </w:rPr>
        <w:br/>
      </w:r>
      <w:r w:rsidRPr="001A4E3B">
        <w:rPr>
          <w:rStyle w:val="markedcontent"/>
          <w:sz w:val="24"/>
          <w:szCs w:val="24"/>
        </w:rPr>
        <w:t>1. Libre y voluntariamente, declaro no estar inhabilitado en el RUP para participar en</w:t>
      </w:r>
      <w:r w:rsidRPr="001A4E3B">
        <w:rPr>
          <w:sz w:val="24"/>
          <w:szCs w:val="24"/>
        </w:rPr>
        <w:br/>
      </w:r>
      <w:r w:rsidRPr="001A4E3B">
        <w:rPr>
          <w:rStyle w:val="markedcontent"/>
          <w:sz w:val="24"/>
          <w:szCs w:val="24"/>
        </w:rPr>
        <w:t xml:space="preserve">los procedimientos de contratación pública. Por tanto, acepto que la entidad contratante me </w:t>
      </w:r>
      <w:r w:rsidRPr="001A4E3B">
        <w:rPr>
          <w:rStyle w:val="markedcontent"/>
          <w:sz w:val="24"/>
          <w:szCs w:val="24"/>
        </w:rPr>
        <w:lastRenderedPageBreak/>
        <w:t>descalifique, en caso de encontrarme inhabilitado por alguna de las causales previstas en el artículo 153 de la Constitución de la República del Ecuador, letra j) del</w:t>
      </w:r>
      <w:r w:rsidRPr="001A4E3B">
        <w:rPr>
          <w:sz w:val="24"/>
          <w:szCs w:val="24"/>
        </w:rPr>
        <w:br/>
      </w:r>
      <w:r w:rsidRPr="001A4E3B">
        <w:rPr>
          <w:rStyle w:val="markedcontent"/>
          <w:sz w:val="24"/>
          <w:szCs w:val="24"/>
        </w:rPr>
        <w:t>artículo 24 de la Ley Orgánica del Servicio Público, artículos 62 y 63 de la Ley Orgánica del Sistema Nacional de Contratación Pública; y, artículo 252 de su Reglamento General.</w:t>
      </w:r>
    </w:p>
    <w:p w14:paraId="724E8F52" w14:textId="77777777" w:rsidR="00EA00BB" w:rsidRPr="001A4E3B" w:rsidRDefault="00EA00BB" w:rsidP="00EA00BB">
      <w:pPr>
        <w:pStyle w:val="Standard"/>
        <w:spacing w:line="276" w:lineRule="auto"/>
        <w:jc w:val="both"/>
        <w:rPr>
          <w:rStyle w:val="markedcontent"/>
          <w:sz w:val="24"/>
          <w:szCs w:val="24"/>
        </w:rPr>
      </w:pPr>
      <w:r w:rsidRPr="001A4E3B">
        <w:rPr>
          <w:sz w:val="24"/>
          <w:szCs w:val="24"/>
        </w:rPr>
        <w:br/>
      </w:r>
      <w:r w:rsidRPr="001A4E3B">
        <w:rPr>
          <w:rStyle w:val="markedcontent"/>
          <w:sz w:val="24"/>
          <w:szCs w:val="24"/>
        </w:rPr>
        <w:t xml:space="preserve">2. Garantizo la veracidad y exactitud de la información presentada; y, autorizo a la entidad contratante, al Servicio Nacional de Contratación Pública, o a los órganos de control, </w:t>
      </w:r>
      <w:proofErr w:type="gramStart"/>
      <w:r w:rsidRPr="001A4E3B">
        <w:rPr>
          <w:rStyle w:val="markedcontent"/>
          <w:sz w:val="24"/>
          <w:szCs w:val="24"/>
        </w:rPr>
        <w:t>a  efectuar</w:t>
      </w:r>
      <w:proofErr w:type="gramEnd"/>
      <w:r w:rsidRPr="001A4E3B">
        <w:rPr>
          <w:rStyle w:val="markedcontent"/>
          <w:sz w:val="24"/>
          <w:szCs w:val="24"/>
        </w:rPr>
        <w:t xml:space="preserve"> las verificaciones del caso, a fin de constatar la información en mención.</w:t>
      </w:r>
    </w:p>
    <w:p w14:paraId="4ADD23D1" w14:textId="77777777" w:rsidR="00EA00BB" w:rsidRPr="001A4E3B" w:rsidRDefault="00EA00BB" w:rsidP="00EA00BB">
      <w:pPr>
        <w:pStyle w:val="Standard"/>
        <w:spacing w:line="276" w:lineRule="auto"/>
        <w:jc w:val="both"/>
        <w:rPr>
          <w:rStyle w:val="markedcontent"/>
          <w:sz w:val="24"/>
          <w:szCs w:val="24"/>
        </w:rPr>
      </w:pPr>
      <w:r w:rsidRPr="001A4E3B">
        <w:rPr>
          <w:sz w:val="24"/>
          <w:szCs w:val="24"/>
        </w:rPr>
        <w:br/>
      </w:r>
      <w:r w:rsidRPr="001A4E3B">
        <w:rPr>
          <w:rStyle w:val="markedcontent"/>
          <w:sz w:val="24"/>
          <w:szCs w:val="24"/>
        </w:rPr>
        <w:t>3. Declaro que SI/ NO soy una “Persona Expuesta Políticamente (PEP)”, de conformidad a lo previsto en los artículos 42 y 44 del Reglamento General a la Ley Orgánica de Prevención, Detección y Erradicación del Delito de Lavado de Activos y del Financiamiento de Delitos.</w:t>
      </w:r>
    </w:p>
    <w:p w14:paraId="20B3D97A" w14:textId="77777777" w:rsidR="00EA00BB" w:rsidRPr="001A4E3B" w:rsidRDefault="00EA00BB" w:rsidP="00EA00BB">
      <w:pPr>
        <w:pStyle w:val="Standard"/>
        <w:spacing w:line="276" w:lineRule="auto"/>
        <w:jc w:val="both"/>
        <w:rPr>
          <w:sz w:val="24"/>
          <w:szCs w:val="24"/>
        </w:rPr>
      </w:pPr>
    </w:p>
    <w:p w14:paraId="2EAADAEA" w14:textId="77777777" w:rsidR="00EA00BB" w:rsidRPr="001A4E3B" w:rsidRDefault="00EA00BB" w:rsidP="00EA00BB">
      <w:pPr>
        <w:jc w:val="both"/>
        <w:rPr>
          <w:vanish/>
        </w:rPr>
      </w:pPr>
    </w:p>
    <w:tbl>
      <w:tblPr>
        <w:tblpPr w:leftFromText="141" w:rightFromText="141" w:vertAnchor="text" w:horzAnchor="page" w:tblpX="2818"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EA00BB" w:rsidRPr="001A4E3B" w14:paraId="016EF04A" w14:textId="77777777">
        <w:trPr>
          <w:trHeight w:val="269"/>
        </w:trPr>
        <w:tc>
          <w:tcPr>
            <w:tcW w:w="286" w:type="dxa"/>
            <w:shd w:val="clear" w:color="auto" w:fill="auto"/>
          </w:tcPr>
          <w:p w14:paraId="6B9D0252" w14:textId="77777777" w:rsidR="00EA00BB" w:rsidRPr="001A4E3B" w:rsidRDefault="00EA00BB">
            <w:pPr>
              <w:jc w:val="both"/>
              <w:rPr>
                <w:rFonts w:eastAsia="Times New Roman"/>
                <w:color w:val="000000"/>
              </w:rPr>
            </w:pPr>
          </w:p>
        </w:tc>
      </w:tr>
    </w:tbl>
    <w:p w14:paraId="1804FAF6" w14:textId="77777777" w:rsidR="00EA00BB" w:rsidRPr="001A4E3B" w:rsidRDefault="00EA00BB" w:rsidP="00EA00BB">
      <w:pPr>
        <w:rPr>
          <w:vanish/>
        </w:rPr>
      </w:pPr>
    </w:p>
    <w:tbl>
      <w:tblPr>
        <w:tblpPr w:leftFromText="141" w:rightFromText="141" w:vertAnchor="text" w:horzAnchor="margin" w:tblpXSpec="center" w:tblpY="-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EA00BB" w:rsidRPr="001A4E3B" w14:paraId="676A65BC" w14:textId="77777777">
        <w:trPr>
          <w:trHeight w:val="269"/>
        </w:trPr>
        <w:tc>
          <w:tcPr>
            <w:tcW w:w="286" w:type="dxa"/>
            <w:shd w:val="clear" w:color="auto" w:fill="auto"/>
          </w:tcPr>
          <w:p w14:paraId="121C6C10" w14:textId="77777777" w:rsidR="00EA00BB" w:rsidRPr="001A4E3B" w:rsidRDefault="00EA00BB">
            <w:pPr>
              <w:jc w:val="both"/>
              <w:rPr>
                <w:rFonts w:eastAsia="Times New Roman"/>
                <w:color w:val="000000"/>
              </w:rPr>
            </w:pPr>
          </w:p>
        </w:tc>
      </w:tr>
    </w:tbl>
    <w:p w14:paraId="77CDBD2A" w14:textId="77777777" w:rsidR="00EA00BB" w:rsidRPr="001A4E3B" w:rsidRDefault="00EA00BB" w:rsidP="00EA00BB">
      <w:pPr>
        <w:jc w:val="both"/>
        <w:rPr>
          <w:rFonts w:eastAsia="Times New Roman"/>
        </w:rPr>
      </w:pPr>
      <w:r w:rsidRPr="001A4E3B">
        <w:rPr>
          <w:rFonts w:eastAsia="Times New Roman"/>
        </w:rPr>
        <w:t xml:space="preserve">       SI</w:t>
      </w:r>
      <w:r w:rsidRPr="001A4E3B">
        <w:rPr>
          <w:rFonts w:eastAsia="Times New Roman"/>
        </w:rPr>
        <w:tab/>
      </w:r>
      <w:r w:rsidRPr="001A4E3B">
        <w:rPr>
          <w:rFonts w:eastAsia="Times New Roman"/>
        </w:rPr>
        <w:tab/>
      </w:r>
      <w:r w:rsidRPr="001A4E3B">
        <w:rPr>
          <w:rFonts w:eastAsia="Times New Roman"/>
        </w:rPr>
        <w:tab/>
      </w:r>
      <w:r w:rsidRPr="001A4E3B">
        <w:rPr>
          <w:rFonts w:eastAsia="Times New Roman"/>
        </w:rPr>
        <w:tab/>
        <w:t>NO</w:t>
      </w:r>
    </w:p>
    <w:p w14:paraId="2ADEF0F1" w14:textId="77777777" w:rsidR="00EA00BB" w:rsidRPr="001A4E3B" w:rsidRDefault="00EA00BB" w:rsidP="00EA00BB">
      <w:pPr>
        <w:jc w:val="both"/>
        <w:rPr>
          <w:rFonts w:eastAsia="Times New Roman"/>
          <w:i/>
        </w:rPr>
      </w:pPr>
    </w:p>
    <w:p w14:paraId="45CE0A9E" w14:textId="77777777" w:rsidR="00EA00BB" w:rsidRPr="001A4E3B" w:rsidRDefault="00EA00BB" w:rsidP="00EA00BB">
      <w:pPr>
        <w:pStyle w:val="Standard"/>
        <w:spacing w:line="276" w:lineRule="auto"/>
        <w:jc w:val="both"/>
        <w:rPr>
          <w:b/>
          <w:color w:val="000000"/>
          <w:sz w:val="24"/>
          <w:szCs w:val="24"/>
        </w:rPr>
      </w:pPr>
      <w:r w:rsidRPr="001A4E3B">
        <w:rPr>
          <w:rStyle w:val="markedcontent"/>
          <w:sz w:val="24"/>
          <w:szCs w:val="24"/>
        </w:rPr>
        <w:t>En caso de que la declaración sea afirmativa, el oferente deberá completar la siguiente</w:t>
      </w:r>
      <w:r w:rsidRPr="001A4E3B">
        <w:rPr>
          <w:sz w:val="24"/>
          <w:szCs w:val="24"/>
        </w:rPr>
        <w:br/>
      </w:r>
      <w:r w:rsidRPr="001A4E3B">
        <w:rPr>
          <w:rStyle w:val="markedcontent"/>
          <w:sz w:val="24"/>
          <w:szCs w:val="24"/>
        </w:rPr>
        <w:t>información:</w:t>
      </w:r>
    </w:p>
    <w:p w14:paraId="0C7A2AAA" w14:textId="77777777" w:rsidR="00EA00BB" w:rsidRPr="001A4E3B" w:rsidRDefault="00EA00BB" w:rsidP="00EA00BB">
      <w:pPr>
        <w:jc w:val="both"/>
        <w:rPr>
          <w:rFonts w:eastAsia="Times New Roman"/>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701"/>
        <w:gridCol w:w="2410"/>
        <w:gridCol w:w="2999"/>
      </w:tblGrid>
      <w:tr w:rsidR="00EA00BB" w:rsidRPr="001A4E3B" w14:paraId="04CCC593" w14:textId="77777777">
        <w:tc>
          <w:tcPr>
            <w:tcW w:w="1384" w:type="dxa"/>
            <w:shd w:val="clear" w:color="auto" w:fill="auto"/>
          </w:tcPr>
          <w:p w14:paraId="45C37860" w14:textId="77777777" w:rsidR="00EA00BB" w:rsidRPr="001A4E3B" w:rsidRDefault="00EA00BB">
            <w:pPr>
              <w:jc w:val="both"/>
              <w:rPr>
                <w:rFonts w:eastAsia="Times New Roman"/>
                <w:b/>
              </w:rPr>
            </w:pPr>
            <w:r w:rsidRPr="001A4E3B">
              <w:rPr>
                <w:rFonts w:eastAsia="Times New Roman"/>
                <w:b/>
              </w:rPr>
              <w:t>Nombres completos</w:t>
            </w:r>
            <w:r w:rsidRPr="001A4E3B">
              <w:rPr>
                <w:rFonts w:eastAsia="Times New Roman"/>
                <w:b/>
              </w:rPr>
              <w:br/>
            </w:r>
            <w:r w:rsidRPr="001A4E3B">
              <w:rPr>
                <w:rFonts w:eastAsia="Times New Roman"/>
                <w:b/>
              </w:rPr>
              <w:br/>
            </w:r>
          </w:p>
        </w:tc>
        <w:tc>
          <w:tcPr>
            <w:tcW w:w="1701" w:type="dxa"/>
            <w:shd w:val="clear" w:color="auto" w:fill="auto"/>
          </w:tcPr>
          <w:p w14:paraId="76EDD2B0" w14:textId="77777777" w:rsidR="00EA00BB" w:rsidRPr="001A4E3B" w:rsidRDefault="00EA00BB">
            <w:pPr>
              <w:jc w:val="both"/>
              <w:rPr>
                <w:rFonts w:eastAsia="Times New Roman"/>
                <w:b/>
              </w:rPr>
            </w:pPr>
            <w:r w:rsidRPr="001A4E3B">
              <w:rPr>
                <w:rFonts w:eastAsia="Times New Roman"/>
                <w:b/>
              </w:rPr>
              <w:t>Cédula o RUC</w:t>
            </w:r>
          </w:p>
        </w:tc>
        <w:tc>
          <w:tcPr>
            <w:tcW w:w="2410" w:type="dxa"/>
            <w:shd w:val="clear" w:color="auto" w:fill="auto"/>
          </w:tcPr>
          <w:p w14:paraId="1CB8A5A6" w14:textId="77777777" w:rsidR="00EA00BB" w:rsidRPr="001A4E3B" w:rsidRDefault="00EA00BB">
            <w:pPr>
              <w:jc w:val="both"/>
              <w:rPr>
                <w:rFonts w:eastAsia="Times New Roman"/>
                <w:b/>
              </w:rPr>
            </w:pPr>
            <w:r w:rsidRPr="001A4E3B">
              <w:rPr>
                <w:rFonts w:eastAsia="Times New Roman"/>
                <w:b/>
              </w:rPr>
              <w:t>Cargo o dignidad</w:t>
            </w:r>
            <w:r w:rsidRPr="001A4E3B">
              <w:rPr>
                <w:rFonts w:eastAsia="Times New Roman"/>
                <w:b/>
              </w:rPr>
              <w:br/>
              <w:t>que ejerce</w:t>
            </w:r>
            <w:r w:rsidRPr="001A4E3B">
              <w:rPr>
                <w:rFonts w:eastAsia="Times New Roman"/>
                <w:b/>
              </w:rPr>
              <w:br/>
            </w:r>
          </w:p>
        </w:tc>
        <w:tc>
          <w:tcPr>
            <w:tcW w:w="2999" w:type="dxa"/>
            <w:shd w:val="clear" w:color="auto" w:fill="auto"/>
          </w:tcPr>
          <w:p w14:paraId="72B78095" w14:textId="77777777" w:rsidR="00EA00BB" w:rsidRPr="001A4E3B" w:rsidRDefault="00EA00BB">
            <w:pPr>
              <w:jc w:val="both"/>
              <w:rPr>
                <w:rFonts w:eastAsia="Times New Roman"/>
                <w:b/>
              </w:rPr>
            </w:pPr>
            <w:r w:rsidRPr="001A4E3B">
              <w:rPr>
                <w:rFonts w:eastAsia="Times New Roman"/>
                <w:b/>
              </w:rPr>
              <w:t>Entidad o</w:t>
            </w:r>
            <w:r w:rsidRPr="001A4E3B">
              <w:rPr>
                <w:rFonts w:eastAsia="Times New Roman"/>
                <w:b/>
              </w:rPr>
              <w:br/>
              <w:t>Institución en la que</w:t>
            </w:r>
            <w:r w:rsidRPr="001A4E3B">
              <w:rPr>
                <w:rFonts w:eastAsia="Times New Roman"/>
                <w:b/>
              </w:rPr>
              <w:br/>
              <w:t>ejerce el cargo o</w:t>
            </w:r>
            <w:r w:rsidRPr="001A4E3B">
              <w:rPr>
                <w:rFonts w:eastAsia="Times New Roman"/>
                <w:b/>
              </w:rPr>
              <w:br/>
              <w:t>dignidad</w:t>
            </w:r>
            <w:r w:rsidRPr="001A4E3B">
              <w:rPr>
                <w:rFonts w:eastAsia="Times New Roman"/>
                <w:b/>
              </w:rPr>
              <w:br/>
            </w:r>
          </w:p>
        </w:tc>
      </w:tr>
      <w:tr w:rsidR="00EA00BB" w:rsidRPr="001A4E3B" w14:paraId="784125DD" w14:textId="77777777">
        <w:tc>
          <w:tcPr>
            <w:tcW w:w="1384" w:type="dxa"/>
            <w:shd w:val="clear" w:color="auto" w:fill="auto"/>
          </w:tcPr>
          <w:p w14:paraId="3EC44C2E" w14:textId="77777777" w:rsidR="00EA00BB" w:rsidRPr="001A4E3B" w:rsidRDefault="00EA00BB">
            <w:pPr>
              <w:jc w:val="both"/>
              <w:rPr>
                <w:rFonts w:eastAsia="Times New Roman"/>
                <w:i/>
              </w:rPr>
            </w:pPr>
          </w:p>
        </w:tc>
        <w:tc>
          <w:tcPr>
            <w:tcW w:w="1701" w:type="dxa"/>
            <w:shd w:val="clear" w:color="auto" w:fill="auto"/>
          </w:tcPr>
          <w:p w14:paraId="0BAB47E5" w14:textId="77777777" w:rsidR="00EA00BB" w:rsidRPr="001A4E3B" w:rsidRDefault="00EA00BB">
            <w:pPr>
              <w:jc w:val="both"/>
              <w:rPr>
                <w:rFonts w:eastAsia="Times New Roman"/>
                <w:i/>
              </w:rPr>
            </w:pPr>
          </w:p>
        </w:tc>
        <w:tc>
          <w:tcPr>
            <w:tcW w:w="2410" w:type="dxa"/>
            <w:shd w:val="clear" w:color="auto" w:fill="auto"/>
          </w:tcPr>
          <w:p w14:paraId="44F1E519" w14:textId="77777777" w:rsidR="00EA00BB" w:rsidRPr="001A4E3B" w:rsidRDefault="00EA00BB">
            <w:pPr>
              <w:jc w:val="both"/>
              <w:rPr>
                <w:rFonts w:eastAsia="Times New Roman"/>
                <w:i/>
              </w:rPr>
            </w:pPr>
          </w:p>
        </w:tc>
        <w:tc>
          <w:tcPr>
            <w:tcW w:w="2999" w:type="dxa"/>
            <w:shd w:val="clear" w:color="auto" w:fill="auto"/>
          </w:tcPr>
          <w:p w14:paraId="0EEEBFCF" w14:textId="77777777" w:rsidR="00EA00BB" w:rsidRPr="001A4E3B" w:rsidRDefault="00EA00BB">
            <w:pPr>
              <w:jc w:val="both"/>
              <w:rPr>
                <w:rFonts w:eastAsia="Times New Roman"/>
                <w:i/>
              </w:rPr>
            </w:pPr>
          </w:p>
        </w:tc>
      </w:tr>
      <w:tr w:rsidR="00EA00BB" w:rsidRPr="001A4E3B" w14:paraId="29C1159C" w14:textId="77777777">
        <w:tc>
          <w:tcPr>
            <w:tcW w:w="1384" w:type="dxa"/>
            <w:shd w:val="clear" w:color="auto" w:fill="auto"/>
          </w:tcPr>
          <w:p w14:paraId="76567BEE" w14:textId="77777777" w:rsidR="00EA00BB" w:rsidRPr="001A4E3B" w:rsidRDefault="00EA00BB">
            <w:pPr>
              <w:jc w:val="both"/>
              <w:rPr>
                <w:rFonts w:eastAsia="Times New Roman"/>
                <w:i/>
              </w:rPr>
            </w:pPr>
          </w:p>
        </w:tc>
        <w:tc>
          <w:tcPr>
            <w:tcW w:w="1701" w:type="dxa"/>
            <w:shd w:val="clear" w:color="auto" w:fill="auto"/>
          </w:tcPr>
          <w:p w14:paraId="6EDD41FC" w14:textId="77777777" w:rsidR="00EA00BB" w:rsidRPr="001A4E3B" w:rsidRDefault="00EA00BB">
            <w:pPr>
              <w:jc w:val="both"/>
              <w:rPr>
                <w:rFonts w:eastAsia="Times New Roman"/>
                <w:i/>
              </w:rPr>
            </w:pPr>
          </w:p>
        </w:tc>
        <w:tc>
          <w:tcPr>
            <w:tcW w:w="2410" w:type="dxa"/>
            <w:shd w:val="clear" w:color="auto" w:fill="auto"/>
          </w:tcPr>
          <w:p w14:paraId="3939495F" w14:textId="77777777" w:rsidR="00EA00BB" w:rsidRPr="001A4E3B" w:rsidRDefault="00EA00BB">
            <w:pPr>
              <w:jc w:val="both"/>
              <w:rPr>
                <w:rFonts w:eastAsia="Times New Roman"/>
                <w:i/>
              </w:rPr>
            </w:pPr>
          </w:p>
        </w:tc>
        <w:tc>
          <w:tcPr>
            <w:tcW w:w="2999" w:type="dxa"/>
            <w:shd w:val="clear" w:color="auto" w:fill="auto"/>
          </w:tcPr>
          <w:p w14:paraId="65C09FD8" w14:textId="77777777" w:rsidR="00EA00BB" w:rsidRPr="001A4E3B" w:rsidRDefault="00EA00BB">
            <w:pPr>
              <w:jc w:val="both"/>
              <w:rPr>
                <w:rFonts w:eastAsia="Times New Roman"/>
                <w:i/>
              </w:rPr>
            </w:pPr>
          </w:p>
        </w:tc>
      </w:tr>
      <w:tr w:rsidR="00EA00BB" w:rsidRPr="001A4E3B" w14:paraId="607A5D4D" w14:textId="77777777">
        <w:tc>
          <w:tcPr>
            <w:tcW w:w="1384" w:type="dxa"/>
            <w:shd w:val="clear" w:color="auto" w:fill="auto"/>
          </w:tcPr>
          <w:p w14:paraId="6F66C9FA" w14:textId="77777777" w:rsidR="00EA00BB" w:rsidRPr="001A4E3B" w:rsidRDefault="00EA00BB">
            <w:pPr>
              <w:jc w:val="both"/>
              <w:rPr>
                <w:rFonts w:eastAsia="Times New Roman"/>
                <w:i/>
              </w:rPr>
            </w:pPr>
          </w:p>
        </w:tc>
        <w:tc>
          <w:tcPr>
            <w:tcW w:w="1701" w:type="dxa"/>
            <w:shd w:val="clear" w:color="auto" w:fill="auto"/>
          </w:tcPr>
          <w:p w14:paraId="555F6086" w14:textId="77777777" w:rsidR="00EA00BB" w:rsidRPr="001A4E3B" w:rsidRDefault="00EA00BB">
            <w:pPr>
              <w:jc w:val="both"/>
              <w:rPr>
                <w:rFonts w:eastAsia="Times New Roman"/>
                <w:i/>
              </w:rPr>
            </w:pPr>
          </w:p>
        </w:tc>
        <w:tc>
          <w:tcPr>
            <w:tcW w:w="2410" w:type="dxa"/>
            <w:shd w:val="clear" w:color="auto" w:fill="auto"/>
          </w:tcPr>
          <w:p w14:paraId="4706D350" w14:textId="77777777" w:rsidR="00EA00BB" w:rsidRPr="001A4E3B" w:rsidRDefault="00EA00BB">
            <w:pPr>
              <w:jc w:val="both"/>
              <w:rPr>
                <w:rFonts w:eastAsia="Times New Roman"/>
                <w:i/>
              </w:rPr>
            </w:pPr>
          </w:p>
        </w:tc>
        <w:tc>
          <w:tcPr>
            <w:tcW w:w="2999" w:type="dxa"/>
            <w:shd w:val="clear" w:color="auto" w:fill="auto"/>
          </w:tcPr>
          <w:p w14:paraId="6BE58DB6" w14:textId="77777777" w:rsidR="00EA00BB" w:rsidRPr="001A4E3B" w:rsidRDefault="00EA00BB">
            <w:pPr>
              <w:jc w:val="both"/>
              <w:rPr>
                <w:rFonts w:eastAsia="Times New Roman"/>
                <w:i/>
              </w:rPr>
            </w:pPr>
          </w:p>
        </w:tc>
      </w:tr>
    </w:tbl>
    <w:p w14:paraId="515A3940" w14:textId="77777777" w:rsidR="00EA00BB" w:rsidRPr="001A4E3B" w:rsidRDefault="00EA00BB" w:rsidP="00EA00BB">
      <w:pPr>
        <w:tabs>
          <w:tab w:val="left" w:pos="-540"/>
        </w:tabs>
        <w:ind w:left="15" w:right="45"/>
        <w:jc w:val="both"/>
        <w:rPr>
          <w:rFonts w:eastAsia="Times New Roman"/>
          <w:i/>
        </w:rPr>
      </w:pPr>
    </w:p>
    <w:p w14:paraId="0D5323C5" w14:textId="77777777" w:rsidR="00EA00BB" w:rsidRPr="001A4E3B" w:rsidRDefault="00EA00BB" w:rsidP="00EA00BB">
      <w:pPr>
        <w:pStyle w:val="Standard"/>
        <w:spacing w:line="276" w:lineRule="auto"/>
        <w:jc w:val="both"/>
        <w:rPr>
          <w:rStyle w:val="markedcontent"/>
          <w:sz w:val="24"/>
          <w:szCs w:val="24"/>
        </w:rPr>
      </w:pPr>
      <w:r w:rsidRPr="001A4E3B">
        <w:rPr>
          <w:rStyle w:val="markedcontent"/>
          <w:sz w:val="24"/>
          <w:szCs w:val="24"/>
        </w:rPr>
        <w:t>4. Declaro que ejerzo una dignidad de elección popular o un cargo en calidad de</w:t>
      </w:r>
      <w:r w:rsidRPr="001A4E3B">
        <w:rPr>
          <w:sz w:val="24"/>
          <w:szCs w:val="24"/>
        </w:rPr>
        <w:br/>
      </w:r>
      <w:r w:rsidRPr="001A4E3B">
        <w:rPr>
          <w:rStyle w:val="markedcontent"/>
          <w:sz w:val="24"/>
          <w:szCs w:val="24"/>
        </w:rPr>
        <w:t>servidor público. (El oferente deberá agregar la palabra SI o la palabra NO, según</w:t>
      </w:r>
      <w:r w:rsidRPr="001A4E3B">
        <w:rPr>
          <w:sz w:val="24"/>
          <w:szCs w:val="24"/>
        </w:rPr>
        <w:br/>
      </w:r>
      <w:r w:rsidRPr="001A4E3B">
        <w:rPr>
          <w:rStyle w:val="markedcontent"/>
          <w:sz w:val="24"/>
          <w:szCs w:val="24"/>
        </w:rPr>
        <w:t>corresponda).</w:t>
      </w:r>
    </w:p>
    <w:p w14:paraId="498FF609" w14:textId="77777777" w:rsidR="00EA00BB" w:rsidRPr="001A4E3B" w:rsidRDefault="00EA00BB" w:rsidP="00EA00BB">
      <w:pPr>
        <w:pStyle w:val="Standard"/>
        <w:spacing w:line="276" w:lineRule="auto"/>
        <w:jc w:val="both"/>
        <w:rPr>
          <w:rStyle w:val="markedcontent"/>
          <w:sz w:val="24"/>
          <w:szCs w:val="24"/>
        </w:rPr>
      </w:pPr>
    </w:p>
    <w:p w14:paraId="32DE9D53" w14:textId="77777777" w:rsidR="00EA00BB" w:rsidRPr="001A4E3B" w:rsidRDefault="00EA00BB" w:rsidP="00EA00BB">
      <w:pPr>
        <w:jc w:val="both"/>
        <w:rPr>
          <w:vanish/>
        </w:rPr>
      </w:pPr>
    </w:p>
    <w:tbl>
      <w:tblPr>
        <w:tblpPr w:leftFromText="141" w:rightFromText="141" w:vertAnchor="text" w:horzAnchor="page" w:tblpX="2608"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EA00BB" w:rsidRPr="001A4E3B" w14:paraId="1E6F940A" w14:textId="77777777">
        <w:trPr>
          <w:trHeight w:val="269"/>
        </w:trPr>
        <w:tc>
          <w:tcPr>
            <w:tcW w:w="286" w:type="dxa"/>
            <w:shd w:val="clear" w:color="auto" w:fill="auto"/>
          </w:tcPr>
          <w:p w14:paraId="21463BC4" w14:textId="77777777" w:rsidR="00EA00BB" w:rsidRPr="001A4E3B" w:rsidRDefault="00EA00BB">
            <w:pPr>
              <w:jc w:val="both"/>
              <w:rPr>
                <w:rFonts w:eastAsia="Times New Roman"/>
                <w:color w:val="000000"/>
              </w:rPr>
            </w:pPr>
          </w:p>
        </w:tc>
      </w:tr>
    </w:tbl>
    <w:p w14:paraId="398F0233" w14:textId="77777777" w:rsidR="00EA00BB" w:rsidRPr="001A4E3B" w:rsidRDefault="00EA00BB" w:rsidP="00EA00BB">
      <w:pPr>
        <w:rPr>
          <w:vanish/>
        </w:rPr>
      </w:pPr>
    </w:p>
    <w:tbl>
      <w:tblPr>
        <w:tblpPr w:leftFromText="141" w:rightFromText="141" w:vertAnchor="text" w:horzAnchor="page" w:tblpX="6433" w:tblpY="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EA00BB" w:rsidRPr="001A4E3B" w14:paraId="3E1D75AD" w14:textId="77777777">
        <w:trPr>
          <w:trHeight w:val="269"/>
        </w:trPr>
        <w:tc>
          <w:tcPr>
            <w:tcW w:w="286" w:type="dxa"/>
            <w:shd w:val="clear" w:color="auto" w:fill="auto"/>
          </w:tcPr>
          <w:p w14:paraId="3E542BB4" w14:textId="77777777" w:rsidR="00EA00BB" w:rsidRPr="001A4E3B" w:rsidRDefault="00EA00BB">
            <w:pPr>
              <w:jc w:val="both"/>
              <w:rPr>
                <w:rFonts w:eastAsia="Times New Roman"/>
                <w:color w:val="000000"/>
              </w:rPr>
            </w:pPr>
          </w:p>
        </w:tc>
      </w:tr>
    </w:tbl>
    <w:p w14:paraId="0B384D29" w14:textId="77777777" w:rsidR="00EA00BB" w:rsidRPr="001A4E3B" w:rsidRDefault="00EA00BB" w:rsidP="00EA00BB">
      <w:pPr>
        <w:jc w:val="both"/>
        <w:rPr>
          <w:rFonts w:eastAsia="Times New Roman"/>
        </w:rPr>
      </w:pPr>
      <w:r w:rsidRPr="001A4E3B">
        <w:rPr>
          <w:rFonts w:eastAsia="Times New Roman"/>
        </w:rPr>
        <w:t xml:space="preserve">       SI</w:t>
      </w:r>
      <w:r w:rsidRPr="001A4E3B">
        <w:rPr>
          <w:rFonts w:eastAsia="Times New Roman"/>
        </w:rPr>
        <w:tab/>
      </w:r>
      <w:r w:rsidRPr="001A4E3B">
        <w:rPr>
          <w:rFonts w:eastAsia="Times New Roman"/>
        </w:rPr>
        <w:tab/>
      </w:r>
      <w:r w:rsidRPr="001A4E3B">
        <w:rPr>
          <w:rFonts w:eastAsia="Times New Roman"/>
        </w:rPr>
        <w:tab/>
      </w:r>
      <w:r w:rsidRPr="001A4E3B">
        <w:rPr>
          <w:rFonts w:eastAsia="Times New Roman"/>
        </w:rPr>
        <w:tab/>
        <w:t>NO</w:t>
      </w:r>
    </w:p>
    <w:p w14:paraId="09F4D32C" w14:textId="77777777" w:rsidR="00EA00BB" w:rsidRPr="001A4E3B" w:rsidRDefault="00EA00BB" w:rsidP="00EA00BB">
      <w:pPr>
        <w:pStyle w:val="Standard"/>
        <w:spacing w:line="276" w:lineRule="auto"/>
        <w:jc w:val="both"/>
        <w:rPr>
          <w:i/>
          <w:sz w:val="24"/>
          <w:szCs w:val="24"/>
        </w:rPr>
      </w:pPr>
    </w:p>
    <w:p w14:paraId="1055F815" w14:textId="77777777" w:rsidR="00EA00BB" w:rsidRPr="001A4E3B" w:rsidRDefault="00EA00BB" w:rsidP="00EA00BB">
      <w:pPr>
        <w:pStyle w:val="Standard"/>
        <w:spacing w:line="276" w:lineRule="auto"/>
        <w:jc w:val="both"/>
        <w:rPr>
          <w:rStyle w:val="markedcontent"/>
          <w:sz w:val="24"/>
          <w:szCs w:val="24"/>
        </w:rPr>
      </w:pPr>
      <w:r w:rsidRPr="001A4E3B">
        <w:rPr>
          <w:rStyle w:val="markedcontent"/>
          <w:sz w:val="24"/>
          <w:szCs w:val="24"/>
        </w:rPr>
        <w:t>En caso de que la declaración antes referida sea afirmativa, el oferente deberá</w:t>
      </w:r>
      <w:r w:rsidRPr="001A4E3B">
        <w:rPr>
          <w:sz w:val="24"/>
          <w:szCs w:val="24"/>
        </w:rPr>
        <w:t xml:space="preserve"> </w:t>
      </w:r>
      <w:r w:rsidRPr="001A4E3B">
        <w:rPr>
          <w:rStyle w:val="markedcontent"/>
          <w:sz w:val="24"/>
          <w:szCs w:val="24"/>
        </w:rPr>
        <w:t>completar la siguiente información:</w:t>
      </w:r>
    </w:p>
    <w:p w14:paraId="4D1B00D7" w14:textId="77777777" w:rsidR="00EA00BB" w:rsidRPr="001A4E3B" w:rsidRDefault="00EA00BB" w:rsidP="00EA00BB">
      <w:pPr>
        <w:pStyle w:val="Standard"/>
        <w:spacing w:line="276" w:lineRule="auto"/>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701"/>
        <w:gridCol w:w="2410"/>
        <w:gridCol w:w="2999"/>
      </w:tblGrid>
      <w:tr w:rsidR="00EA00BB" w:rsidRPr="001A4E3B" w14:paraId="2799E15B" w14:textId="77777777">
        <w:tc>
          <w:tcPr>
            <w:tcW w:w="1384" w:type="dxa"/>
            <w:shd w:val="clear" w:color="auto" w:fill="auto"/>
          </w:tcPr>
          <w:p w14:paraId="1FFC0F53" w14:textId="77777777" w:rsidR="00EA00BB" w:rsidRPr="001A4E3B" w:rsidRDefault="00EA00BB">
            <w:pPr>
              <w:jc w:val="both"/>
              <w:rPr>
                <w:rFonts w:eastAsia="Times New Roman"/>
                <w:b/>
              </w:rPr>
            </w:pPr>
            <w:r w:rsidRPr="001A4E3B">
              <w:rPr>
                <w:rFonts w:eastAsia="Times New Roman"/>
                <w:b/>
              </w:rPr>
              <w:t>Nombres completos</w:t>
            </w:r>
            <w:r w:rsidRPr="001A4E3B">
              <w:rPr>
                <w:rFonts w:eastAsia="Times New Roman"/>
                <w:b/>
              </w:rPr>
              <w:br/>
            </w:r>
            <w:r w:rsidRPr="001A4E3B">
              <w:rPr>
                <w:rFonts w:eastAsia="Times New Roman"/>
                <w:b/>
              </w:rPr>
              <w:br/>
            </w:r>
          </w:p>
        </w:tc>
        <w:tc>
          <w:tcPr>
            <w:tcW w:w="1701" w:type="dxa"/>
            <w:shd w:val="clear" w:color="auto" w:fill="auto"/>
          </w:tcPr>
          <w:p w14:paraId="23E4A71D" w14:textId="77777777" w:rsidR="00EA00BB" w:rsidRPr="001A4E3B" w:rsidRDefault="00EA00BB">
            <w:pPr>
              <w:jc w:val="both"/>
              <w:rPr>
                <w:rFonts w:eastAsia="Times New Roman"/>
                <w:b/>
              </w:rPr>
            </w:pPr>
            <w:r w:rsidRPr="001A4E3B">
              <w:rPr>
                <w:rFonts w:eastAsia="Times New Roman"/>
                <w:b/>
              </w:rPr>
              <w:t>Cédula o RUC</w:t>
            </w:r>
          </w:p>
        </w:tc>
        <w:tc>
          <w:tcPr>
            <w:tcW w:w="2410" w:type="dxa"/>
            <w:shd w:val="clear" w:color="auto" w:fill="auto"/>
          </w:tcPr>
          <w:p w14:paraId="15EBD3B6" w14:textId="77777777" w:rsidR="00EA00BB" w:rsidRPr="001A4E3B" w:rsidRDefault="00EA00BB">
            <w:pPr>
              <w:jc w:val="both"/>
              <w:rPr>
                <w:rFonts w:eastAsia="Times New Roman"/>
                <w:b/>
              </w:rPr>
            </w:pPr>
            <w:r w:rsidRPr="001A4E3B">
              <w:rPr>
                <w:rFonts w:eastAsia="Times New Roman"/>
                <w:b/>
              </w:rPr>
              <w:t>Cargo o dignidad</w:t>
            </w:r>
            <w:r w:rsidRPr="001A4E3B">
              <w:rPr>
                <w:rFonts w:eastAsia="Times New Roman"/>
                <w:b/>
              </w:rPr>
              <w:br/>
              <w:t>que ejerce</w:t>
            </w:r>
            <w:r w:rsidRPr="001A4E3B">
              <w:rPr>
                <w:rFonts w:eastAsia="Times New Roman"/>
                <w:b/>
              </w:rPr>
              <w:br/>
            </w:r>
          </w:p>
        </w:tc>
        <w:tc>
          <w:tcPr>
            <w:tcW w:w="2999" w:type="dxa"/>
            <w:shd w:val="clear" w:color="auto" w:fill="auto"/>
          </w:tcPr>
          <w:p w14:paraId="1325AE3C" w14:textId="77777777" w:rsidR="00EA00BB" w:rsidRPr="001A4E3B" w:rsidRDefault="00EA00BB">
            <w:pPr>
              <w:jc w:val="both"/>
              <w:rPr>
                <w:rFonts w:eastAsia="Times New Roman"/>
                <w:b/>
              </w:rPr>
            </w:pPr>
            <w:r w:rsidRPr="001A4E3B">
              <w:rPr>
                <w:rFonts w:eastAsia="Times New Roman"/>
                <w:b/>
              </w:rPr>
              <w:t>Entidad o</w:t>
            </w:r>
            <w:r w:rsidRPr="001A4E3B">
              <w:rPr>
                <w:rFonts w:eastAsia="Times New Roman"/>
                <w:b/>
              </w:rPr>
              <w:br/>
              <w:t>Institución en la que</w:t>
            </w:r>
            <w:r w:rsidRPr="001A4E3B">
              <w:rPr>
                <w:rFonts w:eastAsia="Times New Roman"/>
                <w:b/>
              </w:rPr>
              <w:br/>
              <w:t>ejerce el cargo o</w:t>
            </w:r>
            <w:r w:rsidRPr="001A4E3B">
              <w:rPr>
                <w:rFonts w:eastAsia="Times New Roman"/>
                <w:b/>
              </w:rPr>
              <w:br/>
              <w:t>dignidad</w:t>
            </w:r>
            <w:r w:rsidRPr="001A4E3B">
              <w:rPr>
                <w:rFonts w:eastAsia="Times New Roman"/>
                <w:b/>
              </w:rPr>
              <w:br/>
            </w:r>
          </w:p>
        </w:tc>
      </w:tr>
      <w:tr w:rsidR="00EA00BB" w:rsidRPr="001A4E3B" w14:paraId="2CB6B313" w14:textId="77777777">
        <w:tc>
          <w:tcPr>
            <w:tcW w:w="1384" w:type="dxa"/>
            <w:shd w:val="clear" w:color="auto" w:fill="auto"/>
          </w:tcPr>
          <w:p w14:paraId="55672451" w14:textId="77777777" w:rsidR="00EA00BB" w:rsidRPr="001A4E3B" w:rsidRDefault="00EA00BB">
            <w:pPr>
              <w:jc w:val="both"/>
              <w:rPr>
                <w:rFonts w:eastAsia="Times New Roman"/>
                <w:i/>
              </w:rPr>
            </w:pPr>
          </w:p>
        </w:tc>
        <w:tc>
          <w:tcPr>
            <w:tcW w:w="1701" w:type="dxa"/>
            <w:shd w:val="clear" w:color="auto" w:fill="auto"/>
          </w:tcPr>
          <w:p w14:paraId="70E92378" w14:textId="77777777" w:rsidR="00EA00BB" w:rsidRPr="001A4E3B" w:rsidRDefault="00EA00BB">
            <w:pPr>
              <w:jc w:val="both"/>
              <w:rPr>
                <w:rFonts w:eastAsia="Times New Roman"/>
                <w:i/>
              </w:rPr>
            </w:pPr>
          </w:p>
        </w:tc>
        <w:tc>
          <w:tcPr>
            <w:tcW w:w="2410" w:type="dxa"/>
            <w:shd w:val="clear" w:color="auto" w:fill="auto"/>
          </w:tcPr>
          <w:p w14:paraId="3B02AFF3" w14:textId="77777777" w:rsidR="00EA00BB" w:rsidRPr="001A4E3B" w:rsidRDefault="00EA00BB">
            <w:pPr>
              <w:jc w:val="both"/>
              <w:rPr>
                <w:rFonts w:eastAsia="Times New Roman"/>
                <w:i/>
              </w:rPr>
            </w:pPr>
          </w:p>
        </w:tc>
        <w:tc>
          <w:tcPr>
            <w:tcW w:w="2999" w:type="dxa"/>
            <w:shd w:val="clear" w:color="auto" w:fill="auto"/>
          </w:tcPr>
          <w:p w14:paraId="7124D2C5" w14:textId="77777777" w:rsidR="00EA00BB" w:rsidRPr="001A4E3B" w:rsidRDefault="00EA00BB">
            <w:pPr>
              <w:jc w:val="both"/>
              <w:rPr>
                <w:rFonts w:eastAsia="Times New Roman"/>
                <w:i/>
              </w:rPr>
            </w:pPr>
          </w:p>
        </w:tc>
      </w:tr>
      <w:tr w:rsidR="00EA00BB" w:rsidRPr="001A4E3B" w14:paraId="4BA3B4FF" w14:textId="77777777">
        <w:tc>
          <w:tcPr>
            <w:tcW w:w="1384" w:type="dxa"/>
            <w:shd w:val="clear" w:color="auto" w:fill="auto"/>
          </w:tcPr>
          <w:p w14:paraId="78009BC4" w14:textId="77777777" w:rsidR="00EA00BB" w:rsidRPr="001A4E3B" w:rsidRDefault="00EA00BB">
            <w:pPr>
              <w:jc w:val="both"/>
              <w:rPr>
                <w:rFonts w:eastAsia="Times New Roman"/>
                <w:i/>
              </w:rPr>
            </w:pPr>
          </w:p>
        </w:tc>
        <w:tc>
          <w:tcPr>
            <w:tcW w:w="1701" w:type="dxa"/>
            <w:shd w:val="clear" w:color="auto" w:fill="auto"/>
          </w:tcPr>
          <w:p w14:paraId="4A64B36D" w14:textId="77777777" w:rsidR="00EA00BB" w:rsidRPr="001A4E3B" w:rsidRDefault="00EA00BB">
            <w:pPr>
              <w:jc w:val="both"/>
              <w:rPr>
                <w:rFonts w:eastAsia="Times New Roman"/>
                <w:i/>
              </w:rPr>
            </w:pPr>
          </w:p>
        </w:tc>
        <w:tc>
          <w:tcPr>
            <w:tcW w:w="2410" w:type="dxa"/>
            <w:shd w:val="clear" w:color="auto" w:fill="auto"/>
          </w:tcPr>
          <w:p w14:paraId="144434F1" w14:textId="77777777" w:rsidR="00EA00BB" w:rsidRPr="001A4E3B" w:rsidRDefault="00EA00BB">
            <w:pPr>
              <w:jc w:val="both"/>
              <w:rPr>
                <w:rFonts w:eastAsia="Times New Roman"/>
                <w:i/>
              </w:rPr>
            </w:pPr>
          </w:p>
        </w:tc>
        <w:tc>
          <w:tcPr>
            <w:tcW w:w="2999" w:type="dxa"/>
            <w:shd w:val="clear" w:color="auto" w:fill="auto"/>
          </w:tcPr>
          <w:p w14:paraId="17AFBAF3" w14:textId="77777777" w:rsidR="00EA00BB" w:rsidRPr="001A4E3B" w:rsidRDefault="00EA00BB">
            <w:pPr>
              <w:jc w:val="both"/>
              <w:rPr>
                <w:rFonts w:eastAsia="Times New Roman"/>
                <w:i/>
              </w:rPr>
            </w:pPr>
          </w:p>
        </w:tc>
      </w:tr>
      <w:tr w:rsidR="00EA00BB" w:rsidRPr="001A4E3B" w14:paraId="5B1BB222" w14:textId="77777777">
        <w:tc>
          <w:tcPr>
            <w:tcW w:w="1384" w:type="dxa"/>
            <w:shd w:val="clear" w:color="auto" w:fill="auto"/>
          </w:tcPr>
          <w:p w14:paraId="626387BB" w14:textId="77777777" w:rsidR="00EA00BB" w:rsidRPr="001A4E3B" w:rsidRDefault="00EA00BB">
            <w:pPr>
              <w:jc w:val="both"/>
              <w:rPr>
                <w:rFonts w:eastAsia="Times New Roman"/>
                <w:i/>
              </w:rPr>
            </w:pPr>
          </w:p>
        </w:tc>
        <w:tc>
          <w:tcPr>
            <w:tcW w:w="1701" w:type="dxa"/>
            <w:shd w:val="clear" w:color="auto" w:fill="auto"/>
          </w:tcPr>
          <w:p w14:paraId="1F5AFCC2" w14:textId="77777777" w:rsidR="00EA00BB" w:rsidRPr="001A4E3B" w:rsidRDefault="00EA00BB">
            <w:pPr>
              <w:jc w:val="both"/>
              <w:rPr>
                <w:rFonts w:eastAsia="Times New Roman"/>
                <w:i/>
              </w:rPr>
            </w:pPr>
          </w:p>
        </w:tc>
        <w:tc>
          <w:tcPr>
            <w:tcW w:w="2410" w:type="dxa"/>
            <w:shd w:val="clear" w:color="auto" w:fill="auto"/>
          </w:tcPr>
          <w:p w14:paraId="009F6091" w14:textId="77777777" w:rsidR="00EA00BB" w:rsidRPr="001A4E3B" w:rsidRDefault="00EA00BB">
            <w:pPr>
              <w:jc w:val="both"/>
              <w:rPr>
                <w:rFonts w:eastAsia="Times New Roman"/>
                <w:i/>
              </w:rPr>
            </w:pPr>
          </w:p>
        </w:tc>
        <w:tc>
          <w:tcPr>
            <w:tcW w:w="2999" w:type="dxa"/>
            <w:shd w:val="clear" w:color="auto" w:fill="auto"/>
          </w:tcPr>
          <w:p w14:paraId="7D485617" w14:textId="77777777" w:rsidR="00EA00BB" w:rsidRPr="001A4E3B" w:rsidRDefault="00EA00BB">
            <w:pPr>
              <w:jc w:val="both"/>
              <w:rPr>
                <w:rFonts w:eastAsia="Times New Roman"/>
                <w:i/>
              </w:rPr>
            </w:pPr>
          </w:p>
        </w:tc>
      </w:tr>
    </w:tbl>
    <w:p w14:paraId="508D9872" w14:textId="77777777" w:rsidR="00EA00BB" w:rsidRPr="001A4E3B" w:rsidRDefault="00EA00BB" w:rsidP="00EA00BB">
      <w:pPr>
        <w:tabs>
          <w:tab w:val="left" w:pos="-540"/>
        </w:tabs>
        <w:ind w:left="15" w:right="45"/>
        <w:jc w:val="both"/>
        <w:rPr>
          <w:rFonts w:eastAsia="Times New Roman"/>
          <w:i/>
        </w:rPr>
      </w:pPr>
    </w:p>
    <w:p w14:paraId="631E1BF0" w14:textId="77777777" w:rsidR="00EA00BB" w:rsidRPr="001A4E3B" w:rsidRDefault="00EA00BB" w:rsidP="00EA00BB">
      <w:pPr>
        <w:pStyle w:val="Standard"/>
        <w:spacing w:line="276" w:lineRule="auto"/>
        <w:jc w:val="both"/>
        <w:rPr>
          <w:rStyle w:val="markedcontent"/>
          <w:sz w:val="24"/>
          <w:szCs w:val="24"/>
        </w:rPr>
      </w:pPr>
      <w:r w:rsidRPr="001A4E3B">
        <w:rPr>
          <w:rStyle w:val="markedcontent"/>
          <w:sz w:val="24"/>
          <w:szCs w:val="24"/>
        </w:rPr>
        <w:t>5. Acepto que en caso de que el contenido de la presente declaración no corresponda a</w:t>
      </w:r>
      <w:r w:rsidRPr="001A4E3B">
        <w:rPr>
          <w:sz w:val="24"/>
          <w:szCs w:val="24"/>
        </w:rPr>
        <w:br/>
      </w:r>
      <w:r w:rsidRPr="001A4E3B">
        <w:rPr>
          <w:rStyle w:val="markedcontent"/>
          <w:sz w:val="24"/>
          <w:szCs w:val="24"/>
        </w:rPr>
        <w:t>la verdad, la entidad contratante actuará de la siguiente manera:</w:t>
      </w:r>
    </w:p>
    <w:p w14:paraId="1522ADD1" w14:textId="77777777" w:rsidR="00EA00BB" w:rsidRPr="001A4E3B" w:rsidRDefault="00EA00BB" w:rsidP="00EA00BB">
      <w:pPr>
        <w:pStyle w:val="Standard"/>
        <w:spacing w:line="276" w:lineRule="auto"/>
        <w:jc w:val="both"/>
        <w:rPr>
          <w:rStyle w:val="markedcontent"/>
          <w:sz w:val="24"/>
          <w:szCs w:val="24"/>
        </w:rPr>
      </w:pPr>
    </w:p>
    <w:p w14:paraId="6E72E66B" w14:textId="77777777" w:rsidR="00EA00BB" w:rsidRPr="001A4E3B" w:rsidRDefault="00EA00BB" w:rsidP="00EA00BB">
      <w:pPr>
        <w:pStyle w:val="Standard"/>
        <w:spacing w:line="276" w:lineRule="auto"/>
        <w:jc w:val="both"/>
        <w:rPr>
          <w:rStyle w:val="markedcontent"/>
          <w:sz w:val="24"/>
          <w:szCs w:val="24"/>
        </w:rPr>
      </w:pPr>
      <w:r w:rsidRPr="001A4E3B">
        <w:rPr>
          <w:rStyle w:val="markedcontent"/>
          <w:sz w:val="24"/>
          <w:szCs w:val="24"/>
        </w:rPr>
        <w:t>a) Notificará al Servicio Nacional de Contratación Pública y remitirá la información</w:t>
      </w:r>
      <w:r w:rsidRPr="001A4E3B">
        <w:rPr>
          <w:sz w:val="24"/>
          <w:szCs w:val="24"/>
        </w:rPr>
        <w:br/>
      </w:r>
      <w:r w:rsidRPr="001A4E3B">
        <w:rPr>
          <w:rStyle w:val="markedcontent"/>
          <w:sz w:val="24"/>
          <w:szCs w:val="24"/>
        </w:rPr>
        <w:t>respectiva, a fin de que analice la aplicación de las sanciones que correspondan;</w:t>
      </w:r>
    </w:p>
    <w:p w14:paraId="48FE7940" w14:textId="77777777" w:rsidR="00EA00BB" w:rsidRPr="001A4E3B" w:rsidRDefault="00EA00BB" w:rsidP="00EA00BB">
      <w:pPr>
        <w:pStyle w:val="Standard"/>
        <w:spacing w:line="276" w:lineRule="auto"/>
        <w:jc w:val="both"/>
        <w:rPr>
          <w:sz w:val="24"/>
          <w:szCs w:val="24"/>
        </w:rPr>
      </w:pPr>
    </w:p>
    <w:p w14:paraId="657E791E" w14:textId="77777777" w:rsidR="00EA00BB" w:rsidRPr="001A4E3B" w:rsidRDefault="00EA00BB" w:rsidP="00EA00BB">
      <w:pPr>
        <w:pStyle w:val="Standard"/>
        <w:spacing w:line="276" w:lineRule="auto"/>
        <w:jc w:val="both"/>
        <w:rPr>
          <w:rStyle w:val="markedcontent"/>
          <w:sz w:val="24"/>
          <w:szCs w:val="24"/>
        </w:rPr>
      </w:pPr>
      <w:r w:rsidRPr="001A4E3B">
        <w:rPr>
          <w:rStyle w:val="markedcontent"/>
          <w:sz w:val="24"/>
          <w:szCs w:val="24"/>
        </w:rPr>
        <w:t>b) Descalifique mi participación como oferente; o,</w:t>
      </w:r>
    </w:p>
    <w:p w14:paraId="3FF9712E" w14:textId="77777777" w:rsidR="00EA00BB" w:rsidRPr="001A4E3B" w:rsidRDefault="00EA00BB" w:rsidP="00EA00BB">
      <w:pPr>
        <w:pStyle w:val="Standard"/>
        <w:spacing w:line="276" w:lineRule="auto"/>
        <w:jc w:val="both"/>
        <w:rPr>
          <w:rStyle w:val="markedcontent"/>
          <w:sz w:val="24"/>
          <w:szCs w:val="24"/>
        </w:rPr>
      </w:pPr>
      <w:r w:rsidRPr="001A4E3B">
        <w:rPr>
          <w:sz w:val="24"/>
          <w:szCs w:val="24"/>
        </w:rPr>
        <w:br/>
      </w:r>
      <w:r w:rsidRPr="001A4E3B">
        <w:rPr>
          <w:rStyle w:val="markedcontent"/>
          <w:sz w:val="24"/>
          <w:szCs w:val="24"/>
        </w:rPr>
        <w:t>c) Proceda a la terminación unilateral del contrato respectivo, en cumplimiento al artículo 64 de la Ley Orgánica del Sistema Nacional de Contratación Pública, si tal comprobación ocurriere durante la vigencia de la relación contractual.</w:t>
      </w:r>
    </w:p>
    <w:p w14:paraId="5F77C029" w14:textId="77777777" w:rsidR="00EA00BB" w:rsidRPr="001A4E3B" w:rsidRDefault="00EA00BB" w:rsidP="00EA00BB">
      <w:pPr>
        <w:pStyle w:val="Standard"/>
        <w:spacing w:line="276" w:lineRule="auto"/>
        <w:jc w:val="both"/>
        <w:rPr>
          <w:rStyle w:val="markedcontent"/>
          <w:sz w:val="24"/>
          <w:szCs w:val="24"/>
        </w:rPr>
      </w:pPr>
      <w:r w:rsidRPr="001A4E3B">
        <w:rPr>
          <w:sz w:val="24"/>
          <w:szCs w:val="24"/>
        </w:rPr>
        <w:br/>
      </w:r>
      <w:r w:rsidRPr="001A4E3B">
        <w:rPr>
          <w:rStyle w:val="markedcontent"/>
          <w:sz w:val="24"/>
          <w:szCs w:val="24"/>
        </w:rPr>
        <w:t>Además, acepto responder por los daños y perjuicios que estos actos ocasionen.</w:t>
      </w:r>
    </w:p>
    <w:p w14:paraId="1013C58E" w14:textId="77777777" w:rsidR="00EA00BB" w:rsidRPr="001A4E3B" w:rsidRDefault="00EA00BB" w:rsidP="00EA00BB">
      <w:pPr>
        <w:pStyle w:val="Standard"/>
        <w:spacing w:line="276" w:lineRule="auto"/>
        <w:jc w:val="both"/>
        <w:rPr>
          <w:rStyle w:val="markedcontent"/>
          <w:b/>
          <w:sz w:val="24"/>
          <w:szCs w:val="24"/>
        </w:rPr>
      </w:pPr>
      <w:r w:rsidRPr="001A4E3B">
        <w:rPr>
          <w:sz w:val="24"/>
          <w:szCs w:val="24"/>
        </w:rPr>
        <w:br/>
      </w:r>
      <w:r w:rsidRPr="001A4E3B">
        <w:rPr>
          <w:rStyle w:val="markedcontent"/>
          <w:b/>
          <w:sz w:val="24"/>
          <w:szCs w:val="24"/>
        </w:rPr>
        <w:t>Notas correspondientes a la letra C:</w:t>
      </w:r>
    </w:p>
    <w:p w14:paraId="618E9833" w14:textId="77777777" w:rsidR="00EA00BB" w:rsidRPr="001A4E3B" w:rsidRDefault="00EA00BB" w:rsidP="00EA00BB">
      <w:pPr>
        <w:pStyle w:val="Standard"/>
        <w:spacing w:line="276" w:lineRule="auto"/>
        <w:ind w:left="708"/>
        <w:jc w:val="both"/>
        <w:rPr>
          <w:rStyle w:val="markedcontent"/>
          <w:sz w:val="24"/>
          <w:szCs w:val="24"/>
        </w:rPr>
      </w:pPr>
      <w:r w:rsidRPr="001A4E3B">
        <w:rPr>
          <w:sz w:val="24"/>
          <w:szCs w:val="24"/>
        </w:rPr>
        <w:br/>
      </w:r>
      <w:r w:rsidRPr="001A4E3B">
        <w:rPr>
          <w:rStyle w:val="markedcontent"/>
          <w:sz w:val="24"/>
          <w:szCs w:val="24"/>
        </w:rPr>
        <w:t>1. La información contenida en la letra C, del apartado 1.3, de la Sección I, del</w:t>
      </w:r>
      <w:r w:rsidRPr="001A4E3B">
        <w:rPr>
          <w:sz w:val="24"/>
          <w:szCs w:val="24"/>
        </w:rPr>
        <w:br/>
      </w:r>
      <w:r w:rsidRPr="001A4E3B">
        <w:rPr>
          <w:rStyle w:val="markedcontent"/>
          <w:sz w:val="24"/>
          <w:szCs w:val="24"/>
        </w:rPr>
        <w:t>Formulario Único de la Oferta, será completado exclusivamente por personas naturales.</w:t>
      </w:r>
    </w:p>
    <w:p w14:paraId="3671BE89" w14:textId="77777777" w:rsidR="00EA00BB" w:rsidRPr="001A4E3B" w:rsidRDefault="00EA00BB" w:rsidP="00EA00BB">
      <w:pPr>
        <w:pStyle w:val="Standard"/>
        <w:spacing w:line="276" w:lineRule="auto"/>
        <w:ind w:left="708"/>
        <w:jc w:val="both"/>
        <w:rPr>
          <w:rStyle w:val="markedcontent"/>
          <w:sz w:val="24"/>
          <w:szCs w:val="24"/>
        </w:rPr>
      </w:pPr>
      <w:r w:rsidRPr="001A4E3B">
        <w:rPr>
          <w:sz w:val="24"/>
          <w:szCs w:val="24"/>
        </w:rPr>
        <w:br/>
      </w:r>
      <w:r w:rsidRPr="001A4E3B">
        <w:rPr>
          <w:rStyle w:val="markedcontent"/>
          <w:sz w:val="24"/>
          <w:szCs w:val="24"/>
        </w:rPr>
        <w:t>2. En caso de personas naturales a consorciarse o asociarse, de conformidad a lo previsto en el artículo 26 de la Ley Orgánica del Sistema Nacional de Contratación Pública, la información deberá ser declarada y suscrita de manera individualizada por cada una de las personas naturales, que conforman el mismo.</w:t>
      </w:r>
    </w:p>
    <w:p w14:paraId="44A757B9" w14:textId="77777777" w:rsidR="00EA00BB" w:rsidRPr="001A4E3B" w:rsidRDefault="00EA00BB" w:rsidP="00EA00BB">
      <w:pPr>
        <w:pStyle w:val="Standard"/>
        <w:spacing w:line="276" w:lineRule="auto"/>
        <w:ind w:left="708"/>
        <w:jc w:val="both"/>
        <w:rPr>
          <w:rStyle w:val="markedcontent"/>
          <w:sz w:val="24"/>
          <w:szCs w:val="24"/>
        </w:rPr>
      </w:pPr>
      <w:r w:rsidRPr="001A4E3B">
        <w:rPr>
          <w:sz w:val="24"/>
          <w:szCs w:val="24"/>
        </w:rPr>
        <w:br/>
      </w:r>
      <w:r w:rsidRPr="001A4E3B">
        <w:rPr>
          <w:rStyle w:val="markedcontent"/>
          <w:sz w:val="24"/>
          <w:szCs w:val="24"/>
        </w:rPr>
        <w:t>3. La falta de presentación de la información contenida en la letra C, será causal</w:t>
      </w:r>
      <w:r w:rsidRPr="001A4E3B">
        <w:rPr>
          <w:sz w:val="24"/>
          <w:szCs w:val="24"/>
        </w:rPr>
        <w:t xml:space="preserve"> </w:t>
      </w:r>
      <w:r w:rsidRPr="001A4E3B">
        <w:rPr>
          <w:rStyle w:val="markedcontent"/>
          <w:sz w:val="24"/>
          <w:szCs w:val="24"/>
        </w:rPr>
        <w:t>de descalificación de la oferta.</w:t>
      </w:r>
    </w:p>
    <w:p w14:paraId="62DD38C2" w14:textId="77777777" w:rsidR="00EA00BB" w:rsidRPr="001A4E3B" w:rsidRDefault="00EA00BB" w:rsidP="00EA00BB">
      <w:pPr>
        <w:pStyle w:val="Standard"/>
        <w:spacing w:line="276" w:lineRule="auto"/>
        <w:jc w:val="both"/>
        <w:rPr>
          <w:sz w:val="24"/>
          <w:szCs w:val="24"/>
        </w:rPr>
      </w:pPr>
    </w:p>
    <w:p w14:paraId="5BD76189" w14:textId="77777777" w:rsidR="00EA00BB" w:rsidRPr="001A4E3B" w:rsidRDefault="00EA00BB" w:rsidP="00EA00BB">
      <w:pPr>
        <w:pStyle w:val="Standard"/>
        <w:spacing w:line="276" w:lineRule="auto"/>
        <w:jc w:val="both"/>
        <w:rPr>
          <w:rStyle w:val="markedcontent"/>
          <w:b/>
          <w:sz w:val="24"/>
          <w:szCs w:val="24"/>
        </w:rPr>
      </w:pPr>
      <w:r w:rsidRPr="001A4E3B">
        <w:rPr>
          <w:rStyle w:val="markedcontent"/>
          <w:b/>
          <w:sz w:val="24"/>
          <w:szCs w:val="24"/>
        </w:rPr>
        <w:t>D. DECLARACIÓN DE BENEFICIARIO FINAL</w:t>
      </w:r>
    </w:p>
    <w:p w14:paraId="70C5B6A8" w14:textId="77777777" w:rsidR="00EA00BB" w:rsidRPr="001A4E3B" w:rsidRDefault="00EA00BB" w:rsidP="00EA00BB">
      <w:pPr>
        <w:pStyle w:val="Standard"/>
        <w:spacing w:line="276" w:lineRule="auto"/>
        <w:jc w:val="both"/>
        <w:rPr>
          <w:sz w:val="24"/>
          <w:szCs w:val="24"/>
        </w:rPr>
      </w:pPr>
    </w:p>
    <w:p w14:paraId="6BFD4ED4" w14:textId="77777777" w:rsidR="00EA00BB" w:rsidRPr="001A4E3B" w:rsidRDefault="00EA00BB" w:rsidP="00EA00BB">
      <w:pPr>
        <w:pStyle w:val="Standard"/>
        <w:spacing w:line="276" w:lineRule="auto"/>
        <w:jc w:val="both"/>
        <w:rPr>
          <w:rStyle w:val="markedcontent"/>
          <w:sz w:val="24"/>
          <w:szCs w:val="24"/>
        </w:rPr>
      </w:pPr>
      <w:r w:rsidRPr="001A4E3B">
        <w:rPr>
          <w:rStyle w:val="markedcontent"/>
          <w:sz w:val="24"/>
          <w:szCs w:val="24"/>
        </w:rPr>
        <w:t>1. Declaro que en los términos previstos en el artículo 56 del Reglamento General a Ley</w:t>
      </w:r>
      <w:r w:rsidRPr="001A4E3B">
        <w:rPr>
          <w:sz w:val="24"/>
          <w:szCs w:val="24"/>
        </w:rPr>
        <w:br/>
      </w:r>
      <w:r w:rsidRPr="001A4E3B">
        <w:rPr>
          <w:rStyle w:val="markedcontent"/>
          <w:sz w:val="24"/>
          <w:szCs w:val="24"/>
        </w:rPr>
        <w:t>Orgánica del Sistema Nacional de Contratación Pública, las siguientes personas naturales</w:t>
      </w:r>
      <w:r w:rsidRPr="001A4E3B">
        <w:rPr>
          <w:sz w:val="24"/>
          <w:szCs w:val="24"/>
        </w:rPr>
        <w:br/>
      </w:r>
      <w:r w:rsidRPr="001A4E3B">
        <w:rPr>
          <w:rStyle w:val="markedcontent"/>
          <w:sz w:val="24"/>
          <w:szCs w:val="24"/>
        </w:rPr>
        <w:t>serán los beneficiarios finales del flujo de los recursos públicos en el presente procedimiento de contratación pública; por lo tanto, libre y voluntariamente autorizo al</w:t>
      </w:r>
      <w:r w:rsidRPr="001A4E3B">
        <w:rPr>
          <w:sz w:val="24"/>
          <w:szCs w:val="24"/>
        </w:rPr>
        <w:t xml:space="preserve"> </w:t>
      </w:r>
      <w:r w:rsidRPr="001A4E3B">
        <w:rPr>
          <w:rStyle w:val="markedcontent"/>
          <w:sz w:val="24"/>
          <w:szCs w:val="24"/>
        </w:rPr>
        <w:t>SERCOP a publicar la siguiente información declarada en esta oferta:</w:t>
      </w:r>
    </w:p>
    <w:p w14:paraId="6FC60855" w14:textId="77777777" w:rsidR="00EA00BB" w:rsidRPr="001A4E3B" w:rsidRDefault="00EA00BB" w:rsidP="00EA00BB">
      <w:pPr>
        <w:pStyle w:val="Standard"/>
        <w:spacing w:line="276" w:lineRule="auto"/>
        <w:jc w:val="both"/>
        <w:rPr>
          <w:sz w:val="24"/>
          <w:szCs w:val="24"/>
        </w:rPr>
      </w:pPr>
    </w:p>
    <w:p w14:paraId="1B3AA5AF" w14:textId="77777777" w:rsidR="00EA00BB" w:rsidRPr="001A4E3B" w:rsidRDefault="00EA00BB" w:rsidP="00EA00BB">
      <w:pPr>
        <w:pStyle w:val="Standard"/>
        <w:spacing w:line="276" w:lineRule="auto"/>
        <w:jc w:val="both"/>
        <w:rPr>
          <w:sz w:val="24"/>
          <w:szCs w:val="24"/>
        </w:rPr>
      </w:pPr>
    </w:p>
    <w:p w14:paraId="33F2E758" w14:textId="77777777" w:rsidR="00EA00BB" w:rsidRPr="001A4E3B" w:rsidRDefault="00EA00BB" w:rsidP="00EA00BB">
      <w:pPr>
        <w:pStyle w:val="Standard"/>
        <w:spacing w:line="276" w:lineRule="auto"/>
        <w:jc w:val="both"/>
        <w:rPr>
          <w:sz w:val="24"/>
          <w:szCs w:val="24"/>
        </w:rPr>
      </w:pPr>
    </w:p>
    <w:p w14:paraId="08A1DA5D" w14:textId="77777777" w:rsidR="00EA00BB" w:rsidRPr="001A4E3B" w:rsidRDefault="00EA00BB" w:rsidP="00EA00BB">
      <w:pPr>
        <w:pStyle w:val="Standard"/>
        <w:spacing w:line="276" w:lineRule="auto"/>
        <w:jc w:val="both"/>
        <w:rPr>
          <w:sz w:val="24"/>
          <w:szCs w:val="2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3"/>
        <w:gridCol w:w="2093"/>
        <w:gridCol w:w="1701"/>
        <w:gridCol w:w="1417"/>
        <w:gridCol w:w="1843"/>
      </w:tblGrid>
      <w:tr w:rsidR="00EA00BB" w:rsidRPr="001A4E3B" w14:paraId="067FE9AF" w14:textId="77777777">
        <w:tc>
          <w:tcPr>
            <w:tcW w:w="1593" w:type="dxa"/>
            <w:shd w:val="clear" w:color="auto" w:fill="D9D9D9"/>
          </w:tcPr>
          <w:p w14:paraId="4442C886" w14:textId="77777777" w:rsidR="00EA00BB" w:rsidRPr="001A4E3B" w:rsidRDefault="00EA00BB">
            <w:pPr>
              <w:spacing w:before="102" w:after="119"/>
              <w:jc w:val="both"/>
              <w:rPr>
                <w:rFonts w:eastAsia="Times New Roman"/>
              </w:rPr>
            </w:pPr>
            <w:r w:rsidRPr="001A4E3B">
              <w:rPr>
                <w:rFonts w:eastAsia="Times New Roman"/>
                <w:b/>
                <w:bCs/>
                <w:iCs/>
              </w:rPr>
              <w:t>Nombre</w:t>
            </w:r>
          </w:p>
        </w:tc>
        <w:tc>
          <w:tcPr>
            <w:tcW w:w="2093" w:type="dxa"/>
            <w:shd w:val="clear" w:color="auto" w:fill="D9D9D9"/>
          </w:tcPr>
          <w:p w14:paraId="511392FF" w14:textId="77777777" w:rsidR="00EA00BB" w:rsidRPr="001A4E3B" w:rsidRDefault="00EA00BB">
            <w:pPr>
              <w:spacing w:before="102" w:after="119"/>
              <w:jc w:val="both"/>
              <w:rPr>
                <w:rFonts w:eastAsia="Times New Roman"/>
              </w:rPr>
            </w:pPr>
            <w:r w:rsidRPr="001A4E3B">
              <w:rPr>
                <w:rFonts w:eastAsia="Times New Roman"/>
                <w:b/>
                <w:bCs/>
                <w:iCs/>
              </w:rPr>
              <w:t>Cédula/Pasaporte</w:t>
            </w:r>
          </w:p>
        </w:tc>
        <w:tc>
          <w:tcPr>
            <w:tcW w:w="1701" w:type="dxa"/>
            <w:shd w:val="clear" w:color="auto" w:fill="D9D9D9"/>
          </w:tcPr>
          <w:p w14:paraId="76FB2410" w14:textId="77777777" w:rsidR="00EA00BB" w:rsidRPr="001A4E3B" w:rsidRDefault="00EA00BB">
            <w:pPr>
              <w:spacing w:before="102" w:after="119"/>
              <w:jc w:val="both"/>
              <w:rPr>
                <w:rFonts w:eastAsia="Times New Roman"/>
              </w:rPr>
            </w:pPr>
            <w:r w:rsidRPr="001A4E3B">
              <w:rPr>
                <w:rFonts w:eastAsia="Times New Roman"/>
                <w:b/>
                <w:bCs/>
                <w:iCs/>
              </w:rPr>
              <w:t>Nacionalidad</w:t>
            </w:r>
          </w:p>
        </w:tc>
        <w:tc>
          <w:tcPr>
            <w:tcW w:w="1417" w:type="dxa"/>
            <w:shd w:val="clear" w:color="auto" w:fill="D9D9D9"/>
          </w:tcPr>
          <w:p w14:paraId="1BA37B71" w14:textId="77777777" w:rsidR="00EA00BB" w:rsidRPr="001A4E3B" w:rsidRDefault="00EA00BB">
            <w:pPr>
              <w:spacing w:before="102" w:after="119"/>
              <w:jc w:val="both"/>
              <w:rPr>
                <w:rFonts w:eastAsia="Times New Roman"/>
              </w:rPr>
            </w:pPr>
            <w:r w:rsidRPr="001A4E3B">
              <w:rPr>
                <w:rFonts w:eastAsia="Times New Roman"/>
                <w:b/>
                <w:bCs/>
                <w:iCs/>
              </w:rPr>
              <w:t>No (s). de Cuenta (s)</w:t>
            </w:r>
          </w:p>
        </w:tc>
        <w:tc>
          <w:tcPr>
            <w:tcW w:w="1843" w:type="dxa"/>
            <w:shd w:val="clear" w:color="auto" w:fill="D9D9D9"/>
          </w:tcPr>
          <w:p w14:paraId="69C35AD1" w14:textId="77777777" w:rsidR="00EA00BB" w:rsidRPr="001A4E3B" w:rsidRDefault="00EA00BB">
            <w:pPr>
              <w:spacing w:before="102" w:after="119"/>
              <w:jc w:val="both"/>
              <w:rPr>
                <w:rFonts w:eastAsia="Times New Roman"/>
              </w:rPr>
            </w:pPr>
            <w:r w:rsidRPr="001A4E3B">
              <w:rPr>
                <w:rFonts w:eastAsia="Times New Roman"/>
                <w:b/>
                <w:bCs/>
                <w:iCs/>
              </w:rPr>
              <w:t>Institución Financiera</w:t>
            </w:r>
          </w:p>
        </w:tc>
      </w:tr>
      <w:tr w:rsidR="00EA00BB" w:rsidRPr="001A4E3B" w14:paraId="0B364906" w14:textId="77777777">
        <w:tc>
          <w:tcPr>
            <w:tcW w:w="1593" w:type="dxa"/>
            <w:shd w:val="clear" w:color="auto" w:fill="auto"/>
          </w:tcPr>
          <w:p w14:paraId="7434854F" w14:textId="77777777" w:rsidR="00EA00BB" w:rsidRPr="001A4E3B" w:rsidRDefault="00EA00BB">
            <w:pPr>
              <w:spacing w:before="102"/>
              <w:jc w:val="both"/>
              <w:rPr>
                <w:rFonts w:eastAsia="Times New Roman"/>
                <w:i/>
              </w:rPr>
            </w:pPr>
          </w:p>
        </w:tc>
        <w:tc>
          <w:tcPr>
            <w:tcW w:w="2093" w:type="dxa"/>
            <w:shd w:val="clear" w:color="auto" w:fill="auto"/>
          </w:tcPr>
          <w:p w14:paraId="1DEB2462" w14:textId="77777777" w:rsidR="00EA00BB" w:rsidRPr="001A4E3B" w:rsidRDefault="00EA00BB">
            <w:pPr>
              <w:spacing w:before="102"/>
              <w:jc w:val="both"/>
              <w:rPr>
                <w:rFonts w:eastAsia="Times New Roman"/>
                <w:i/>
              </w:rPr>
            </w:pPr>
          </w:p>
        </w:tc>
        <w:tc>
          <w:tcPr>
            <w:tcW w:w="1701" w:type="dxa"/>
            <w:shd w:val="clear" w:color="auto" w:fill="auto"/>
          </w:tcPr>
          <w:p w14:paraId="60DF80AB" w14:textId="77777777" w:rsidR="00EA00BB" w:rsidRPr="001A4E3B" w:rsidRDefault="00EA00BB">
            <w:pPr>
              <w:spacing w:before="102"/>
              <w:jc w:val="both"/>
              <w:rPr>
                <w:rFonts w:eastAsia="Times New Roman"/>
                <w:i/>
              </w:rPr>
            </w:pPr>
          </w:p>
        </w:tc>
        <w:tc>
          <w:tcPr>
            <w:tcW w:w="1417" w:type="dxa"/>
            <w:shd w:val="clear" w:color="auto" w:fill="auto"/>
          </w:tcPr>
          <w:p w14:paraId="7957FB61" w14:textId="77777777" w:rsidR="00EA00BB" w:rsidRPr="001A4E3B" w:rsidRDefault="00EA00BB">
            <w:pPr>
              <w:spacing w:before="102"/>
              <w:jc w:val="both"/>
              <w:rPr>
                <w:rFonts w:eastAsia="Times New Roman"/>
                <w:i/>
              </w:rPr>
            </w:pPr>
          </w:p>
        </w:tc>
        <w:tc>
          <w:tcPr>
            <w:tcW w:w="1843" w:type="dxa"/>
            <w:shd w:val="clear" w:color="auto" w:fill="auto"/>
          </w:tcPr>
          <w:p w14:paraId="3F53C195" w14:textId="77777777" w:rsidR="00EA00BB" w:rsidRPr="001A4E3B" w:rsidRDefault="00EA00BB">
            <w:pPr>
              <w:spacing w:before="102"/>
              <w:jc w:val="both"/>
              <w:rPr>
                <w:rFonts w:eastAsia="Times New Roman"/>
                <w:i/>
              </w:rPr>
            </w:pPr>
          </w:p>
        </w:tc>
      </w:tr>
      <w:tr w:rsidR="00EA00BB" w:rsidRPr="001A4E3B" w14:paraId="73C65672" w14:textId="77777777">
        <w:tc>
          <w:tcPr>
            <w:tcW w:w="1593" w:type="dxa"/>
            <w:shd w:val="clear" w:color="auto" w:fill="auto"/>
          </w:tcPr>
          <w:p w14:paraId="3C9C2121" w14:textId="77777777" w:rsidR="00EA00BB" w:rsidRPr="001A4E3B" w:rsidRDefault="00EA00BB">
            <w:pPr>
              <w:spacing w:before="102"/>
              <w:jc w:val="both"/>
              <w:rPr>
                <w:rFonts w:eastAsia="Times New Roman"/>
                <w:i/>
              </w:rPr>
            </w:pPr>
          </w:p>
        </w:tc>
        <w:tc>
          <w:tcPr>
            <w:tcW w:w="2093" w:type="dxa"/>
            <w:shd w:val="clear" w:color="auto" w:fill="auto"/>
          </w:tcPr>
          <w:p w14:paraId="4CAFC06F" w14:textId="77777777" w:rsidR="00EA00BB" w:rsidRPr="001A4E3B" w:rsidRDefault="00EA00BB">
            <w:pPr>
              <w:spacing w:before="102"/>
              <w:jc w:val="both"/>
              <w:rPr>
                <w:rFonts w:eastAsia="Times New Roman"/>
                <w:i/>
              </w:rPr>
            </w:pPr>
          </w:p>
        </w:tc>
        <w:tc>
          <w:tcPr>
            <w:tcW w:w="1701" w:type="dxa"/>
            <w:shd w:val="clear" w:color="auto" w:fill="auto"/>
          </w:tcPr>
          <w:p w14:paraId="0D764D2D" w14:textId="77777777" w:rsidR="00EA00BB" w:rsidRPr="001A4E3B" w:rsidRDefault="00EA00BB">
            <w:pPr>
              <w:spacing w:before="102"/>
              <w:jc w:val="both"/>
              <w:rPr>
                <w:rFonts w:eastAsia="Times New Roman"/>
                <w:i/>
              </w:rPr>
            </w:pPr>
          </w:p>
        </w:tc>
        <w:tc>
          <w:tcPr>
            <w:tcW w:w="1417" w:type="dxa"/>
            <w:shd w:val="clear" w:color="auto" w:fill="auto"/>
          </w:tcPr>
          <w:p w14:paraId="0E7B6B93" w14:textId="77777777" w:rsidR="00EA00BB" w:rsidRPr="001A4E3B" w:rsidRDefault="00EA00BB">
            <w:pPr>
              <w:spacing w:before="102"/>
              <w:jc w:val="both"/>
              <w:rPr>
                <w:rFonts w:eastAsia="Times New Roman"/>
                <w:i/>
              </w:rPr>
            </w:pPr>
          </w:p>
        </w:tc>
        <w:tc>
          <w:tcPr>
            <w:tcW w:w="1843" w:type="dxa"/>
            <w:shd w:val="clear" w:color="auto" w:fill="auto"/>
          </w:tcPr>
          <w:p w14:paraId="2FDAB108" w14:textId="77777777" w:rsidR="00EA00BB" w:rsidRPr="001A4E3B" w:rsidRDefault="00EA00BB">
            <w:pPr>
              <w:spacing w:before="102"/>
              <w:jc w:val="both"/>
              <w:rPr>
                <w:rFonts w:eastAsia="Times New Roman"/>
                <w:i/>
              </w:rPr>
            </w:pPr>
          </w:p>
        </w:tc>
      </w:tr>
      <w:tr w:rsidR="00EA00BB" w:rsidRPr="001A4E3B" w14:paraId="5D08A3D7" w14:textId="77777777">
        <w:tc>
          <w:tcPr>
            <w:tcW w:w="1593" w:type="dxa"/>
            <w:shd w:val="clear" w:color="auto" w:fill="auto"/>
          </w:tcPr>
          <w:p w14:paraId="1AEF4BC0" w14:textId="77777777" w:rsidR="00EA00BB" w:rsidRPr="001A4E3B" w:rsidRDefault="00EA00BB">
            <w:pPr>
              <w:spacing w:before="102"/>
              <w:jc w:val="both"/>
              <w:rPr>
                <w:rFonts w:eastAsia="Times New Roman"/>
                <w:i/>
              </w:rPr>
            </w:pPr>
          </w:p>
        </w:tc>
        <w:tc>
          <w:tcPr>
            <w:tcW w:w="2093" w:type="dxa"/>
            <w:shd w:val="clear" w:color="auto" w:fill="auto"/>
          </w:tcPr>
          <w:p w14:paraId="6939D3CC" w14:textId="77777777" w:rsidR="00EA00BB" w:rsidRPr="001A4E3B" w:rsidRDefault="00EA00BB">
            <w:pPr>
              <w:spacing w:before="102"/>
              <w:jc w:val="both"/>
              <w:rPr>
                <w:rFonts w:eastAsia="Times New Roman"/>
                <w:i/>
              </w:rPr>
            </w:pPr>
          </w:p>
        </w:tc>
        <w:tc>
          <w:tcPr>
            <w:tcW w:w="1701" w:type="dxa"/>
            <w:shd w:val="clear" w:color="auto" w:fill="auto"/>
          </w:tcPr>
          <w:p w14:paraId="6A7F2B26" w14:textId="77777777" w:rsidR="00EA00BB" w:rsidRPr="001A4E3B" w:rsidRDefault="00EA00BB">
            <w:pPr>
              <w:spacing w:before="102"/>
              <w:jc w:val="both"/>
              <w:rPr>
                <w:rFonts w:eastAsia="Times New Roman"/>
                <w:i/>
              </w:rPr>
            </w:pPr>
          </w:p>
        </w:tc>
        <w:tc>
          <w:tcPr>
            <w:tcW w:w="1417" w:type="dxa"/>
            <w:shd w:val="clear" w:color="auto" w:fill="auto"/>
          </w:tcPr>
          <w:p w14:paraId="2BA73C2E" w14:textId="77777777" w:rsidR="00EA00BB" w:rsidRPr="001A4E3B" w:rsidRDefault="00EA00BB">
            <w:pPr>
              <w:spacing w:before="102"/>
              <w:jc w:val="both"/>
              <w:rPr>
                <w:rFonts w:eastAsia="Times New Roman"/>
                <w:i/>
              </w:rPr>
            </w:pPr>
          </w:p>
        </w:tc>
        <w:tc>
          <w:tcPr>
            <w:tcW w:w="1843" w:type="dxa"/>
            <w:shd w:val="clear" w:color="auto" w:fill="auto"/>
          </w:tcPr>
          <w:p w14:paraId="49BC6F5A" w14:textId="77777777" w:rsidR="00EA00BB" w:rsidRPr="001A4E3B" w:rsidRDefault="00EA00BB">
            <w:pPr>
              <w:spacing w:before="102"/>
              <w:jc w:val="both"/>
              <w:rPr>
                <w:rFonts w:eastAsia="Times New Roman"/>
                <w:i/>
              </w:rPr>
            </w:pPr>
          </w:p>
        </w:tc>
      </w:tr>
    </w:tbl>
    <w:p w14:paraId="2F824845" w14:textId="77777777" w:rsidR="00EA00BB" w:rsidRPr="001A4E3B" w:rsidRDefault="00EA00BB" w:rsidP="00EA00BB">
      <w:pPr>
        <w:pStyle w:val="Standard"/>
        <w:spacing w:line="276" w:lineRule="auto"/>
        <w:jc w:val="both"/>
        <w:rPr>
          <w:b/>
          <w:color w:val="000000"/>
          <w:sz w:val="24"/>
          <w:szCs w:val="24"/>
        </w:rPr>
      </w:pPr>
    </w:p>
    <w:p w14:paraId="341B5EC0" w14:textId="77777777" w:rsidR="00EA00BB" w:rsidRPr="001A4E3B" w:rsidRDefault="00EA00BB" w:rsidP="00EA00BB">
      <w:pPr>
        <w:pStyle w:val="Standard"/>
        <w:spacing w:line="276" w:lineRule="auto"/>
        <w:jc w:val="both"/>
        <w:rPr>
          <w:rStyle w:val="markedcontent"/>
          <w:sz w:val="24"/>
          <w:szCs w:val="24"/>
        </w:rPr>
      </w:pPr>
      <w:r w:rsidRPr="001A4E3B">
        <w:rPr>
          <w:rStyle w:val="markedcontent"/>
          <w:sz w:val="24"/>
          <w:szCs w:val="24"/>
        </w:rPr>
        <w:t>2. Acepto que esta información les permitirá a los órganos de control, detectar con</w:t>
      </w:r>
      <w:r w:rsidRPr="001A4E3B">
        <w:rPr>
          <w:sz w:val="24"/>
          <w:szCs w:val="24"/>
        </w:rPr>
        <w:t xml:space="preserve"> </w:t>
      </w:r>
      <w:r w:rsidRPr="001A4E3B">
        <w:rPr>
          <w:rStyle w:val="markedcontent"/>
          <w:sz w:val="24"/>
          <w:szCs w:val="24"/>
        </w:rPr>
        <w:t>certeza, de acuerdo con sus atribuciones, el beneficiario final o real.</w:t>
      </w:r>
    </w:p>
    <w:p w14:paraId="190EC3DE" w14:textId="77777777" w:rsidR="00EA00BB" w:rsidRPr="001A4E3B" w:rsidRDefault="00EA00BB" w:rsidP="00EA00BB">
      <w:pPr>
        <w:pStyle w:val="Standard"/>
        <w:spacing w:line="276" w:lineRule="auto"/>
        <w:jc w:val="both"/>
        <w:rPr>
          <w:rStyle w:val="markedcontent"/>
          <w:sz w:val="24"/>
          <w:szCs w:val="24"/>
        </w:rPr>
      </w:pPr>
    </w:p>
    <w:p w14:paraId="667CE680" w14:textId="77777777" w:rsidR="00EA00BB" w:rsidRPr="001A4E3B" w:rsidRDefault="00EA00BB" w:rsidP="00EA00BB">
      <w:pPr>
        <w:pStyle w:val="Standard"/>
        <w:spacing w:line="276" w:lineRule="auto"/>
        <w:jc w:val="both"/>
        <w:rPr>
          <w:rStyle w:val="markedcontent"/>
          <w:b/>
          <w:sz w:val="24"/>
          <w:szCs w:val="24"/>
        </w:rPr>
      </w:pPr>
      <w:r w:rsidRPr="001A4E3B">
        <w:rPr>
          <w:rStyle w:val="markedcontent"/>
          <w:b/>
          <w:sz w:val="24"/>
          <w:szCs w:val="24"/>
        </w:rPr>
        <w:t>Notas correspondientes a la letra D:</w:t>
      </w:r>
    </w:p>
    <w:p w14:paraId="60A3A7F2" w14:textId="77777777" w:rsidR="00EA00BB" w:rsidRPr="001A4E3B" w:rsidRDefault="00EA00BB" w:rsidP="00EA00BB">
      <w:pPr>
        <w:pStyle w:val="Standard"/>
        <w:spacing w:line="276" w:lineRule="auto"/>
        <w:contextualSpacing/>
        <w:jc w:val="both"/>
        <w:rPr>
          <w:sz w:val="24"/>
          <w:szCs w:val="24"/>
        </w:rPr>
      </w:pPr>
    </w:p>
    <w:p w14:paraId="016EDAE4" w14:textId="77777777" w:rsidR="00EA00BB" w:rsidRPr="001A4E3B" w:rsidRDefault="00EA00BB" w:rsidP="00EA00BB">
      <w:pPr>
        <w:pStyle w:val="Standard"/>
        <w:spacing w:line="276" w:lineRule="auto"/>
        <w:ind w:left="709"/>
        <w:contextualSpacing/>
        <w:jc w:val="both"/>
        <w:rPr>
          <w:rStyle w:val="markedcontent"/>
          <w:sz w:val="24"/>
          <w:szCs w:val="24"/>
        </w:rPr>
      </w:pPr>
      <w:r w:rsidRPr="001A4E3B">
        <w:rPr>
          <w:rStyle w:val="markedcontent"/>
          <w:sz w:val="24"/>
          <w:szCs w:val="24"/>
        </w:rPr>
        <w:t>1. A efectos de completar esta declaración de control del flujo de los recursos públicos, se entenderá por beneficiario final, a la persona natural que efectiva y finalmente a través de una cadena de propiedad o cualquier otro medio de</w:t>
      </w:r>
      <w:r w:rsidRPr="001A4E3B">
        <w:rPr>
          <w:sz w:val="24"/>
          <w:szCs w:val="24"/>
        </w:rPr>
        <w:br/>
      </w:r>
      <w:r w:rsidRPr="001A4E3B">
        <w:rPr>
          <w:rStyle w:val="markedcontent"/>
          <w:sz w:val="24"/>
          <w:szCs w:val="24"/>
        </w:rPr>
        <w:t>control, posea o controle a una sociedad; y/o la persona natural en cuyo nombre</w:t>
      </w:r>
      <w:r w:rsidRPr="001A4E3B">
        <w:rPr>
          <w:sz w:val="24"/>
          <w:szCs w:val="24"/>
        </w:rPr>
        <w:br/>
      </w:r>
      <w:r w:rsidRPr="001A4E3B">
        <w:rPr>
          <w:rStyle w:val="markedcontent"/>
          <w:sz w:val="24"/>
          <w:szCs w:val="24"/>
        </w:rPr>
        <w:t>se realiza una transacción. También es beneficiario final toda persona natural</w:t>
      </w:r>
      <w:r w:rsidRPr="001A4E3B">
        <w:rPr>
          <w:sz w:val="24"/>
          <w:szCs w:val="24"/>
        </w:rPr>
        <w:br/>
      </w:r>
      <w:r w:rsidRPr="001A4E3B">
        <w:rPr>
          <w:rStyle w:val="markedcontent"/>
          <w:sz w:val="24"/>
          <w:szCs w:val="24"/>
        </w:rPr>
        <w:t>que ejerce un control efectivo final sobre una persona jurídica u otra estructura</w:t>
      </w:r>
      <w:r w:rsidRPr="001A4E3B">
        <w:rPr>
          <w:sz w:val="24"/>
          <w:szCs w:val="24"/>
        </w:rPr>
        <w:br/>
      </w:r>
      <w:r w:rsidRPr="001A4E3B">
        <w:rPr>
          <w:rStyle w:val="markedcontent"/>
          <w:sz w:val="24"/>
          <w:szCs w:val="24"/>
        </w:rPr>
        <w:t>jurídica.</w:t>
      </w:r>
    </w:p>
    <w:p w14:paraId="14D0067E" w14:textId="77777777" w:rsidR="00EA00BB" w:rsidRPr="001A4E3B" w:rsidRDefault="00EA00BB" w:rsidP="00EA00BB">
      <w:pPr>
        <w:pStyle w:val="Standard"/>
        <w:spacing w:line="276" w:lineRule="auto"/>
        <w:ind w:left="709"/>
        <w:contextualSpacing/>
        <w:jc w:val="both"/>
        <w:rPr>
          <w:rStyle w:val="markedcontent"/>
          <w:sz w:val="24"/>
          <w:szCs w:val="24"/>
        </w:rPr>
      </w:pPr>
      <w:r w:rsidRPr="001A4E3B">
        <w:rPr>
          <w:sz w:val="24"/>
          <w:szCs w:val="24"/>
        </w:rPr>
        <w:br/>
      </w:r>
      <w:r w:rsidRPr="001A4E3B">
        <w:rPr>
          <w:rStyle w:val="markedcontent"/>
          <w:sz w:val="24"/>
          <w:szCs w:val="24"/>
        </w:rPr>
        <w:t>2. Esta sección no será aplicable a las personas naturales que oferten a nombre</w:t>
      </w:r>
      <w:r w:rsidRPr="001A4E3B">
        <w:rPr>
          <w:sz w:val="24"/>
          <w:szCs w:val="24"/>
        </w:rPr>
        <w:br/>
      </w:r>
      <w:r w:rsidRPr="001A4E3B">
        <w:rPr>
          <w:rStyle w:val="markedcontent"/>
          <w:sz w:val="24"/>
          <w:szCs w:val="24"/>
        </w:rPr>
        <w:t>propio; en los casos aplicables deberá completarse con la información de las</w:t>
      </w:r>
      <w:r w:rsidRPr="001A4E3B">
        <w:rPr>
          <w:sz w:val="24"/>
          <w:szCs w:val="24"/>
        </w:rPr>
        <w:br/>
      </w:r>
      <w:r w:rsidRPr="001A4E3B">
        <w:rPr>
          <w:rStyle w:val="markedcontent"/>
          <w:sz w:val="24"/>
          <w:szCs w:val="24"/>
        </w:rPr>
        <w:t>personas naturales en cuyo nombre se actúa dentro del procedimiento</w:t>
      </w:r>
      <w:r w:rsidRPr="001A4E3B">
        <w:rPr>
          <w:sz w:val="24"/>
          <w:szCs w:val="24"/>
        </w:rPr>
        <w:br/>
      </w:r>
      <w:r w:rsidRPr="001A4E3B">
        <w:rPr>
          <w:rStyle w:val="markedcontent"/>
          <w:sz w:val="24"/>
          <w:szCs w:val="24"/>
        </w:rPr>
        <w:t>precontractual.</w:t>
      </w:r>
    </w:p>
    <w:p w14:paraId="0B95C2F4" w14:textId="77777777" w:rsidR="00EA00BB" w:rsidRPr="001A4E3B" w:rsidRDefault="00EA00BB" w:rsidP="00EA00BB">
      <w:pPr>
        <w:pStyle w:val="Standard"/>
        <w:spacing w:line="276" w:lineRule="auto"/>
        <w:ind w:left="709"/>
        <w:contextualSpacing/>
        <w:jc w:val="both"/>
        <w:rPr>
          <w:rStyle w:val="markedcontent"/>
          <w:sz w:val="24"/>
          <w:szCs w:val="24"/>
        </w:rPr>
      </w:pPr>
      <w:r w:rsidRPr="001A4E3B">
        <w:rPr>
          <w:sz w:val="24"/>
          <w:szCs w:val="24"/>
        </w:rPr>
        <w:br/>
      </w:r>
      <w:r w:rsidRPr="001A4E3B">
        <w:rPr>
          <w:rStyle w:val="markedcontent"/>
          <w:sz w:val="24"/>
          <w:szCs w:val="24"/>
        </w:rPr>
        <w:t>3. Esta sección deberá completarse por las personas jurídicas y/o naturales de los</w:t>
      </w:r>
      <w:r w:rsidRPr="001A4E3B">
        <w:rPr>
          <w:sz w:val="24"/>
          <w:szCs w:val="24"/>
        </w:rPr>
        <w:br/>
      </w:r>
      <w:r w:rsidRPr="001A4E3B">
        <w:rPr>
          <w:rStyle w:val="markedcontent"/>
          <w:sz w:val="24"/>
          <w:szCs w:val="24"/>
        </w:rPr>
        <w:t>compromisos de asociación o consorcio, y el procurador común de las asociaciones o consorcios constituidos. En estos casos, las personas naturales y/o partícipes, deberán suscribir la declaración de manera individualizada.</w:t>
      </w:r>
    </w:p>
    <w:p w14:paraId="0B64CBF2" w14:textId="77777777" w:rsidR="00EA00BB" w:rsidRPr="001A4E3B" w:rsidRDefault="00EA00BB" w:rsidP="00EA00BB">
      <w:pPr>
        <w:pStyle w:val="Standard"/>
        <w:spacing w:line="276" w:lineRule="auto"/>
        <w:ind w:left="709"/>
        <w:contextualSpacing/>
        <w:jc w:val="both"/>
        <w:rPr>
          <w:rStyle w:val="markedcontent"/>
          <w:sz w:val="24"/>
          <w:szCs w:val="24"/>
        </w:rPr>
      </w:pPr>
    </w:p>
    <w:p w14:paraId="34F0AEB6" w14:textId="77777777" w:rsidR="00EA00BB" w:rsidRPr="001A4E3B" w:rsidRDefault="00EA00BB" w:rsidP="001A4E3B">
      <w:pPr>
        <w:pStyle w:val="Standard"/>
        <w:spacing w:line="276" w:lineRule="auto"/>
        <w:ind w:left="709"/>
        <w:contextualSpacing/>
        <w:jc w:val="both"/>
        <w:rPr>
          <w:b/>
          <w:sz w:val="24"/>
          <w:szCs w:val="24"/>
          <w:lang w:eastAsia="hi-IN" w:bidi="hi-IN"/>
        </w:rPr>
      </w:pPr>
      <w:r w:rsidRPr="001A4E3B">
        <w:rPr>
          <w:rStyle w:val="markedcontent"/>
          <w:sz w:val="24"/>
          <w:szCs w:val="24"/>
        </w:rPr>
        <w:t>4. La falta de presentación de esta declaración será causa de rechazo y descalificación de la oferta.</w:t>
      </w:r>
    </w:p>
    <w:p w14:paraId="106B4942" w14:textId="77777777" w:rsidR="00EA00BB" w:rsidRDefault="00EA00BB" w:rsidP="00EA00BB">
      <w:pPr>
        <w:rPr>
          <w:rFonts w:eastAsia="Times New Roman"/>
          <w:b/>
          <w:lang w:eastAsia="hi-IN" w:bidi="hi-IN"/>
        </w:rPr>
      </w:pPr>
    </w:p>
    <w:p w14:paraId="7EE62F98" w14:textId="77777777" w:rsidR="00EA00BB" w:rsidRDefault="00EA00BB" w:rsidP="00EA00BB">
      <w:pPr>
        <w:rPr>
          <w:rFonts w:eastAsia="Times New Roman"/>
          <w:b/>
          <w:lang w:eastAsia="hi-IN" w:bidi="hi-IN"/>
        </w:rPr>
      </w:pPr>
    </w:p>
    <w:p w14:paraId="5FBCCEC5" w14:textId="77777777" w:rsidR="001A4E3B" w:rsidRDefault="001A4E3B" w:rsidP="00EA00BB">
      <w:pPr>
        <w:rPr>
          <w:rFonts w:eastAsia="Times New Roman"/>
          <w:b/>
          <w:lang w:eastAsia="hi-IN" w:bidi="hi-IN"/>
        </w:rPr>
      </w:pPr>
    </w:p>
    <w:p w14:paraId="6955370D" w14:textId="77777777" w:rsidR="001A4E3B" w:rsidRDefault="001A4E3B" w:rsidP="00EA00BB">
      <w:pPr>
        <w:rPr>
          <w:rFonts w:eastAsia="Times New Roman"/>
          <w:b/>
          <w:lang w:eastAsia="hi-IN" w:bidi="hi-IN"/>
        </w:rPr>
      </w:pPr>
    </w:p>
    <w:p w14:paraId="052DE59D" w14:textId="77777777" w:rsidR="001A4E3B" w:rsidRDefault="001A4E3B" w:rsidP="00EA00BB">
      <w:pPr>
        <w:rPr>
          <w:rFonts w:eastAsia="Times New Roman"/>
          <w:b/>
          <w:lang w:eastAsia="hi-IN" w:bidi="hi-IN"/>
        </w:rPr>
      </w:pPr>
    </w:p>
    <w:p w14:paraId="4CCE5D20" w14:textId="77777777" w:rsidR="001A4E3B" w:rsidRDefault="001A4E3B" w:rsidP="00EA00BB">
      <w:pPr>
        <w:rPr>
          <w:rFonts w:eastAsia="Times New Roman"/>
          <w:b/>
          <w:lang w:eastAsia="hi-IN" w:bidi="hi-IN"/>
        </w:rPr>
      </w:pPr>
    </w:p>
    <w:p w14:paraId="23D76B18" w14:textId="77777777" w:rsidR="001A4E3B" w:rsidRDefault="001A4E3B" w:rsidP="00EA00BB">
      <w:pPr>
        <w:rPr>
          <w:rFonts w:eastAsia="Times New Roman"/>
          <w:b/>
          <w:lang w:eastAsia="hi-IN" w:bidi="hi-IN"/>
        </w:rPr>
      </w:pPr>
    </w:p>
    <w:p w14:paraId="1A3442B9" w14:textId="77777777" w:rsidR="001A4E3B" w:rsidRDefault="001A4E3B" w:rsidP="00EA00BB">
      <w:pPr>
        <w:rPr>
          <w:rFonts w:eastAsia="Times New Roman"/>
          <w:b/>
          <w:lang w:eastAsia="hi-IN" w:bidi="hi-IN"/>
        </w:rPr>
      </w:pPr>
    </w:p>
    <w:p w14:paraId="61F0863A" w14:textId="77777777" w:rsidR="001A4E3B" w:rsidRDefault="001A4E3B" w:rsidP="00EA00BB">
      <w:pPr>
        <w:rPr>
          <w:rFonts w:eastAsia="Times New Roman"/>
          <w:b/>
          <w:lang w:eastAsia="hi-IN" w:bidi="hi-IN"/>
        </w:rPr>
      </w:pPr>
    </w:p>
    <w:p w14:paraId="635A42CC" w14:textId="77777777" w:rsidR="001A4E3B" w:rsidRDefault="001A4E3B" w:rsidP="00EA00BB">
      <w:pPr>
        <w:rPr>
          <w:rFonts w:eastAsia="Times New Roman"/>
          <w:b/>
          <w:lang w:eastAsia="hi-IN" w:bidi="hi-IN"/>
        </w:rPr>
      </w:pPr>
    </w:p>
    <w:p w14:paraId="18C18340" w14:textId="77777777" w:rsidR="001A4E3B" w:rsidRDefault="001A4E3B" w:rsidP="00EA00BB">
      <w:pPr>
        <w:rPr>
          <w:rFonts w:eastAsia="Times New Roman"/>
          <w:b/>
          <w:lang w:eastAsia="hi-IN" w:bidi="hi-IN"/>
        </w:rPr>
      </w:pPr>
    </w:p>
    <w:p w14:paraId="52D4DA62" w14:textId="77777777" w:rsidR="001A4E3B" w:rsidRDefault="001A4E3B" w:rsidP="00EA00BB">
      <w:pPr>
        <w:rPr>
          <w:rFonts w:eastAsia="Times New Roman"/>
          <w:b/>
          <w:lang w:eastAsia="hi-IN" w:bidi="hi-IN"/>
        </w:rPr>
      </w:pPr>
    </w:p>
    <w:p w14:paraId="4ACABAEA" w14:textId="77777777" w:rsidR="001A4E3B" w:rsidRDefault="001A4E3B" w:rsidP="00EA00BB">
      <w:pPr>
        <w:rPr>
          <w:rFonts w:eastAsia="Times New Roman"/>
          <w:b/>
          <w:lang w:eastAsia="hi-IN" w:bidi="hi-IN"/>
        </w:rPr>
      </w:pPr>
    </w:p>
    <w:p w14:paraId="5E7190A0" w14:textId="77777777" w:rsidR="001A4E3B" w:rsidRDefault="001A4E3B" w:rsidP="00EA00BB">
      <w:pPr>
        <w:rPr>
          <w:rFonts w:eastAsia="Times New Roman"/>
          <w:b/>
          <w:lang w:eastAsia="hi-IN" w:bidi="hi-IN"/>
        </w:rPr>
      </w:pPr>
    </w:p>
    <w:p w14:paraId="45C6405D" w14:textId="77777777" w:rsidR="001A4E3B" w:rsidRDefault="001A4E3B" w:rsidP="00EA00BB">
      <w:pPr>
        <w:rPr>
          <w:rFonts w:eastAsia="Times New Roman"/>
          <w:b/>
          <w:lang w:eastAsia="hi-IN" w:bidi="hi-IN"/>
        </w:rPr>
      </w:pPr>
    </w:p>
    <w:p w14:paraId="619FFB63" w14:textId="77777777" w:rsidR="001A4E3B" w:rsidRDefault="001A4E3B" w:rsidP="00EA00BB">
      <w:pPr>
        <w:rPr>
          <w:rFonts w:eastAsia="Times New Roman"/>
          <w:b/>
          <w:lang w:eastAsia="hi-IN" w:bidi="hi-IN"/>
        </w:rPr>
      </w:pPr>
    </w:p>
    <w:p w14:paraId="517BE95E" w14:textId="77777777" w:rsidR="001A4E3B" w:rsidRDefault="001A4E3B" w:rsidP="00EA00BB">
      <w:pPr>
        <w:rPr>
          <w:rFonts w:eastAsia="Times New Roman"/>
          <w:b/>
          <w:lang w:eastAsia="hi-IN" w:bidi="hi-IN"/>
        </w:rPr>
      </w:pPr>
    </w:p>
    <w:p w14:paraId="19B4A447" w14:textId="77777777" w:rsidR="001A4E3B" w:rsidRDefault="001A4E3B" w:rsidP="00EA00BB">
      <w:pPr>
        <w:rPr>
          <w:rFonts w:eastAsia="Times New Roman"/>
          <w:b/>
          <w:lang w:eastAsia="hi-IN" w:bidi="hi-IN"/>
        </w:rPr>
      </w:pPr>
    </w:p>
    <w:p w14:paraId="420EE533" w14:textId="77777777" w:rsidR="001A4E3B" w:rsidRDefault="001A4E3B" w:rsidP="00EA00BB">
      <w:pPr>
        <w:rPr>
          <w:rFonts w:eastAsia="Times New Roman"/>
          <w:b/>
          <w:lang w:eastAsia="hi-IN" w:bidi="hi-IN"/>
        </w:rPr>
      </w:pPr>
    </w:p>
    <w:p w14:paraId="507BB237" w14:textId="77777777" w:rsidR="001A4E3B" w:rsidRDefault="001A4E3B" w:rsidP="00EA00BB">
      <w:pPr>
        <w:rPr>
          <w:rFonts w:eastAsia="Times New Roman"/>
          <w:b/>
          <w:lang w:eastAsia="hi-IN" w:bidi="hi-IN"/>
        </w:rPr>
      </w:pPr>
    </w:p>
    <w:p w14:paraId="3470B5E8" w14:textId="77777777" w:rsidR="001A4E3B" w:rsidRDefault="001A4E3B" w:rsidP="00EA00BB">
      <w:pPr>
        <w:rPr>
          <w:rFonts w:eastAsia="Times New Roman"/>
          <w:b/>
          <w:lang w:eastAsia="hi-IN" w:bidi="hi-IN"/>
        </w:rPr>
      </w:pPr>
    </w:p>
    <w:p w14:paraId="62FF5B86" w14:textId="77777777" w:rsidR="001A4E3B" w:rsidRDefault="001A4E3B" w:rsidP="00EA00BB">
      <w:pPr>
        <w:rPr>
          <w:rFonts w:eastAsia="Times New Roman"/>
          <w:b/>
          <w:lang w:eastAsia="hi-IN" w:bidi="hi-IN"/>
        </w:rPr>
      </w:pPr>
    </w:p>
    <w:p w14:paraId="79670023" w14:textId="77777777" w:rsidR="001605FC" w:rsidRDefault="001605FC" w:rsidP="00EA00BB">
      <w:pPr>
        <w:rPr>
          <w:rFonts w:eastAsia="Times New Roman"/>
          <w:b/>
          <w:lang w:eastAsia="hi-IN" w:bidi="hi-IN"/>
        </w:rPr>
      </w:pPr>
    </w:p>
    <w:p w14:paraId="7F7D4475" w14:textId="77777777" w:rsidR="001605FC" w:rsidRDefault="001605FC" w:rsidP="00EA00BB">
      <w:pPr>
        <w:rPr>
          <w:rFonts w:eastAsia="Times New Roman"/>
          <w:b/>
          <w:lang w:eastAsia="hi-IN" w:bidi="hi-IN"/>
        </w:rPr>
      </w:pPr>
    </w:p>
    <w:p w14:paraId="03B8458D" w14:textId="77777777" w:rsidR="001605FC" w:rsidRDefault="001605FC" w:rsidP="00EA00BB">
      <w:pPr>
        <w:rPr>
          <w:rFonts w:eastAsia="Times New Roman"/>
          <w:b/>
          <w:lang w:eastAsia="hi-IN" w:bidi="hi-IN"/>
        </w:rPr>
      </w:pPr>
    </w:p>
    <w:p w14:paraId="4F50EE3D" w14:textId="77777777" w:rsidR="001A4E3B" w:rsidRDefault="001A4E3B" w:rsidP="00EA00BB">
      <w:pPr>
        <w:rPr>
          <w:rFonts w:eastAsia="Times New Roman"/>
          <w:b/>
          <w:lang w:eastAsia="hi-IN" w:bidi="hi-IN"/>
        </w:rPr>
      </w:pPr>
    </w:p>
    <w:p w14:paraId="6ED086F4" w14:textId="77777777" w:rsidR="001A4E3B" w:rsidRDefault="001A4E3B" w:rsidP="00EA00BB">
      <w:pPr>
        <w:rPr>
          <w:rFonts w:eastAsia="Times New Roman"/>
          <w:b/>
          <w:lang w:eastAsia="hi-IN" w:bidi="hi-IN"/>
        </w:rPr>
      </w:pPr>
    </w:p>
    <w:p w14:paraId="50D634F4" w14:textId="77777777" w:rsidR="001A4E3B" w:rsidRDefault="001A4E3B" w:rsidP="00EA00BB">
      <w:pPr>
        <w:rPr>
          <w:rFonts w:eastAsia="Times New Roman"/>
          <w:b/>
          <w:lang w:eastAsia="hi-IN" w:bidi="hi-IN"/>
        </w:rPr>
      </w:pPr>
    </w:p>
    <w:p w14:paraId="44BA4749" w14:textId="77777777" w:rsidR="00EA00BB" w:rsidRDefault="00EA00BB" w:rsidP="00EA00BB">
      <w:pPr>
        <w:rPr>
          <w:rFonts w:eastAsia="Times New Roman"/>
          <w:b/>
          <w:lang w:eastAsia="hi-IN" w:bidi="hi-IN"/>
        </w:rPr>
      </w:pPr>
    </w:p>
    <w:p w14:paraId="394DA2C5" w14:textId="77777777" w:rsidR="00EA00BB" w:rsidRDefault="00EA00BB" w:rsidP="00EA00BB">
      <w:pPr>
        <w:rPr>
          <w:rFonts w:eastAsia="Times New Roman"/>
          <w:b/>
          <w:lang w:eastAsia="hi-IN" w:bidi="hi-IN"/>
        </w:rPr>
      </w:pPr>
    </w:p>
    <w:p w14:paraId="726A44F1" w14:textId="77777777" w:rsidR="00EA00BB" w:rsidRPr="008165D6" w:rsidRDefault="00EA00BB" w:rsidP="00EA00BB">
      <w:pPr>
        <w:rPr>
          <w:rFonts w:eastAsia="Times New Roman"/>
          <w:b/>
          <w:lang w:eastAsia="hi-IN" w:bidi="hi-IN"/>
        </w:rPr>
      </w:pPr>
      <w:r>
        <w:rPr>
          <w:rFonts w:eastAsia="Times New Roman"/>
          <w:b/>
          <w:lang w:eastAsia="hi-IN" w:bidi="hi-IN"/>
        </w:rPr>
        <w:t>1</w:t>
      </w:r>
      <w:r w:rsidRPr="008165D6">
        <w:rPr>
          <w:rFonts w:eastAsia="Times New Roman"/>
          <w:b/>
          <w:lang w:eastAsia="hi-IN" w:bidi="hi-IN"/>
        </w:rPr>
        <w:t>.4</w:t>
      </w:r>
      <w:r w:rsidRPr="008165D6">
        <w:rPr>
          <w:rFonts w:eastAsia="Times New Roman"/>
          <w:b/>
          <w:lang w:eastAsia="hi-IN" w:bidi="hi-IN"/>
        </w:rPr>
        <w:tab/>
        <w:t>SITUACIÓN FINANCIERA</w:t>
      </w:r>
    </w:p>
    <w:p w14:paraId="71E3C889" w14:textId="77777777" w:rsidR="00EA00BB" w:rsidRPr="008165D6" w:rsidRDefault="00EA00BB" w:rsidP="00EA00BB">
      <w:pPr>
        <w:ind w:left="15" w:right="45"/>
        <w:rPr>
          <w:rFonts w:eastAsia="Times New Roman"/>
          <w:lang w:eastAsia="hi-IN" w:bidi="hi-I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53"/>
        <w:gridCol w:w="2856"/>
        <w:gridCol w:w="5119"/>
      </w:tblGrid>
      <w:tr w:rsidR="00EA00BB" w14:paraId="345623C5" w14:textId="77777777">
        <w:trPr>
          <w:trHeight w:val="206"/>
        </w:trPr>
        <w:tc>
          <w:tcPr>
            <w:tcW w:w="717" w:type="pct"/>
            <w:shd w:val="clear" w:color="auto" w:fill="F1F1F1"/>
          </w:tcPr>
          <w:p w14:paraId="4A911AB1" w14:textId="77777777" w:rsidR="00EA00BB" w:rsidRDefault="00EA00BB">
            <w:pPr>
              <w:pStyle w:val="TableParagraph"/>
              <w:spacing w:line="186" w:lineRule="exact"/>
              <w:ind w:left="107"/>
              <w:rPr>
                <w:rFonts w:ascii="Calibri" w:hAnsi="Calibri"/>
                <w:b/>
              </w:rPr>
            </w:pPr>
            <w:r>
              <w:rPr>
                <w:rFonts w:ascii="Calibri" w:hAnsi="Calibri"/>
                <w:b/>
              </w:rPr>
              <w:t>Índice</w:t>
            </w:r>
          </w:p>
        </w:tc>
        <w:tc>
          <w:tcPr>
            <w:tcW w:w="1554" w:type="pct"/>
            <w:shd w:val="clear" w:color="auto" w:fill="F1F1F1"/>
          </w:tcPr>
          <w:p w14:paraId="3BB9D9EF" w14:textId="77777777" w:rsidR="00EA00BB" w:rsidRDefault="00EA00BB">
            <w:pPr>
              <w:pStyle w:val="TableParagraph"/>
              <w:spacing w:line="186" w:lineRule="exact"/>
              <w:ind w:left="107"/>
              <w:rPr>
                <w:rFonts w:ascii="Calibri" w:hAnsi="Calibri"/>
                <w:b/>
              </w:rPr>
            </w:pPr>
            <w:r>
              <w:rPr>
                <w:rFonts w:ascii="Calibri" w:hAnsi="Calibri"/>
                <w:b/>
              </w:rPr>
              <w:t>Indicador</w:t>
            </w:r>
            <w:r>
              <w:rPr>
                <w:rFonts w:ascii="Calibri" w:hAnsi="Calibri"/>
                <w:b/>
                <w:spacing w:val="-3"/>
              </w:rPr>
              <w:t xml:space="preserve"> </w:t>
            </w:r>
            <w:r>
              <w:rPr>
                <w:rFonts w:ascii="Calibri" w:hAnsi="Calibri"/>
                <w:b/>
              </w:rPr>
              <w:t>solicitado</w:t>
            </w:r>
          </w:p>
        </w:tc>
        <w:tc>
          <w:tcPr>
            <w:tcW w:w="2729" w:type="pct"/>
            <w:shd w:val="clear" w:color="auto" w:fill="F1F1F1"/>
          </w:tcPr>
          <w:p w14:paraId="63EA734C" w14:textId="77777777" w:rsidR="00EA00BB" w:rsidRDefault="00EA00BB">
            <w:pPr>
              <w:pStyle w:val="TableParagraph"/>
              <w:spacing w:line="186" w:lineRule="exact"/>
              <w:ind w:left="107"/>
              <w:rPr>
                <w:rFonts w:ascii="Calibri" w:hAnsi="Calibri"/>
                <w:b/>
              </w:rPr>
            </w:pPr>
            <w:r>
              <w:rPr>
                <w:rFonts w:ascii="Calibri" w:hAnsi="Calibri"/>
                <w:b/>
              </w:rPr>
              <w:t>INDICADOR OFERTADO</w:t>
            </w:r>
          </w:p>
        </w:tc>
      </w:tr>
      <w:tr w:rsidR="00EA00BB" w14:paraId="6C65C65C" w14:textId="77777777">
        <w:trPr>
          <w:trHeight w:val="621"/>
        </w:trPr>
        <w:tc>
          <w:tcPr>
            <w:tcW w:w="717" w:type="pct"/>
            <w:shd w:val="clear" w:color="auto" w:fill="auto"/>
          </w:tcPr>
          <w:p w14:paraId="67A70B64" w14:textId="77777777" w:rsidR="00EA00BB" w:rsidRDefault="00EA00BB">
            <w:pPr>
              <w:pStyle w:val="TableParagraph"/>
              <w:spacing w:before="2"/>
              <w:ind w:left="107"/>
              <w:rPr>
                <w:rFonts w:ascii="Calibri" w:hAnsi="Calibri"/>
              </w:rPr>
            </w:pPr>
            <w:r>
              <w:rPr>
                <w:rFonts w:ascii="Calibri" w:hAnsi="Calibri"/>
              </w:rPr>
              <w:t>Solvencia*</w:t>
            </w:r>
          </w:p>
        </w:tc>
        <w:tc>
          <w:tcPr>
            <w:tcW w:w="1554" w:type="pct"/>
            <w:shd w:val="clear" w:color="auto" w:fill="auto"/>
          </w:tcPr>
          <w:p w14:paraId="0E6CD878" w14:textId="77777777" w:rsidR="00EA00BB" w:rsidRDefault="00EA00BB">
            <w:pPr>
              <w:pStyle w:val="TableParagraph"/>
              <w:spacing w:before="2"/>
              <w:ind w:left="107" w:right="87"/>
              <w:rPr>
                <w:rFonts w:ascii="Calibri" w:hAnsi="Calibri"/>
              </w:rPr>
            </w:pPr>
            <w:r>
              <w:rPr>
                <w:rFonts w:ascii="Calibri" w:hAnsi="Calibri"/>
              </w:rPr>
              <w:t>Activo</w:t>
            </w:r>
            <w:r>
              <w:rPr>
                <w:rFonts w:ascii="Calibri" w:hAnsi="Calibri"/>
                <w:spacing w:val="10"/>
              </w:rPr>
              <w:t xml:space="preserve"> </w:t>
            </w:r>
            <w:r>
              <w:rPr>
                <w:rFonts w:ascii="Calibri" w:hAnsi="Calibri"/>
              </w:rPr>
              <w:t>corriente</w:t>
            </w:r>
            <w:r>
              <w:rPr>
                <w:rFonts w:ascii="Calibri" w:hAnsi="Calibri"/>
                <w:spacing w:val="8"/>
              </w:rPr>
              <w:t xml:space="preserve"> </w:t>
            </w:r>
            <w:r>
              <w:rPr>
                <w:rFonts w:ascii="Calibri" w:hAnsi="Calibri"/>
              </w:rPr>
              <w:t>/</w:t>
            </w:r>
            <w:r>
              <w:rPr>
                <w:rFonts w:ascii="Calibri" w:hAnsi="Calibri"/>
                <w:spacing w:val="10"/>
              </w:rPr>
              <w:t xml:space="preserve"> </w:t>
            </w:r>
            <w:r>
              <w:rPr>
                <w:rFonts w:ascii="Calibri" w:hAnsi="Calibri"/>
              </w:rPr>
              <w:t>Pasivo</w:t>
            </w:r>
            <w:r>
              <w:rPr>
                <w:rFonts w:ascii="Calibri" w:hAnsi="Calibri"/>
                <w:spacing w:val="10"/>
              </w:rPr>
              <w:t xml:space="preserve"> </w:t>
            </w:r>
            <w:r>
              <w:rPr>
                <w:rFonts w:ascii="Calibri" w:hAnsi="Calibri"/>
              </w:rPr>
              <w:t>corriente</w:t>
            </w:r>
            <w:r>
              <w:rPr>
                <w:rFonts w:ascii="Calibri" w:hAnsi="Calibri"/>
                <w:spacing w:val="8"/>
              </w:rPr>
              <w:t xml:space="preserve"> </w:t>
            </w:r>
            <w:r>
              <w:rPr>
                <w:rFonts w:ascii="Calibri" w:hAnsi="Calibri"/>
              </w:rPr>
              <w:t>mayor</w:t>
            </w:r>
            <w:r>
              <w:rPr>
                <w:rFonts w:ascii="Calibri" w:hAnsi="Calibri"/>
                <w:spacing w:val="9"/>
              </w:rPr>
              <w:t xml:space="preserve"> </w:t>
            </w:r>
            <w:r>
              <w:rPr>
                <w:rFonts w:ascii="Calibri" w:hAnsi="Calibri"/>
              </w:rPr>
              <w:t>o</w:t>
            </w:r>
            <w:r>
              <w:rPr>
                <w:rFonts w:ascii="Calibri" w:hAnsi="Calibri"/>
                <w:spacing w:val="10"/>
              </w:rPr>
              <w:t xml:space="preserve"> </w:t>
            </w:r>
            <w:r>
              <w:rPr>
                <w:rFonts w:ascii="Calibri" w:hAnsi="Calibri"/>
              </w:rPr>
              <w:t>igual</w:t>
            </w:r>
            <w:r>
              <w:rPr>
                <w:rFonts w:ascii="Calibri" w:hAnsi="Calibri"/>
                <w:spacing w:val="-42"/>
              </w:rPr>
              <w:t xml:space="preserve"> </w:t>
            </w:r>
            <w:r>
              <w:rPr>
                <w:rFonts w:ascii="Calibri" w:hAnsi="Calibri"/>
              </w:rPr>
              <w:t>que</w:t>
            </w:r>
            <w:r>
              <w:rPr>
                <w:rFonts w:ascii="Calibri" w:hAnsi="Calibri"/>
                <w:spacing w:val="-2"/>
              </w:rPr>
              <w:t xml:space="preserve"> </w:t>
            </w:r>
            <w:r>
              <w:rPr>
                <w:rFonts w:ascii="Calibri" w:hAnsi="Calibri"/>
              </w:rPr>
              <w:t>1. Presentar</w:t>
            </w:r>
            <w:r>
              <w:rPr>
                <w:rFonts w:ascii="Calibri" w:hAnsi="Calibri"/>
                <w:spacing w:val="-2"/>
              </w:rPr>
              <w:t xml:space="preserve"> </w:t>
            </w:r>
            <w:r>
              <w:rPr>
                <w:rFonts w:ascii="Calibri" w:hAnsi="Calibri"/>
              </w:rPr>
              <w:t>declaración</w:t>
            </w:r>
            <w:r>
              <w:rPr>
                <w:rFonts w:ascii="Calibri" w:hAnsi="Calibri"/>
                <w:spacing w:val="1"/>
              </w:rPr>
              <w:t xml:space="preserve"> </w:t>
            </w:r>
            <w:r>
              <w:rPr>
                <w:rFonts w:ascii="Calibri" w:hAnsi="Calibri"/>
              </w:rPr>
              <w:t>del</w:t>
            </w:r>
            <w:r>
              <w:rPr>
                <w:rFonts w:ascii="Calibri" w:hAnsi="Calibri"/>
                <w:spacing w:val="-3"/>
              </w:rPr>
              <w:t xml:space="preserve"> </w:t>
            </w:r>
            <w:r>
              <w:rPr>
                <w:rFonts w:ascii="Calibri" w:hAnsi="Calibri"/>
              </w:rPr>
              <w:t>impuesto</w:t>
            </w:r>
            <w:r>
              <w:rPr>
                <w:rFonts w:ascii="Calibri" w:hAnsi="Calibri"/>
                <w:spacing w:val="1"/>
              </w:rPr>
              <w:t xml:space="preserve"> </w:t>
            </w:r>
            <w:r>
              <w:rPr>
                <w:rFonts w:ascii="Calibri" w:hAnsi="Calibri"/>
              </w:rPr>
              <w:t>a</w:t>
            </w:r>
          </w:p>
          <w:p w14:paraId="00B91E9B" w14:textId="77777777" w:rsidR="00EA00BB" w:rsidRDefault="00EA00BB">
            <w:pPr>
              <w:pStyle w:val="TableParagraph"/>
              <w:spacing w:line="185" w:lineRule="exact"/>
              <w:ind w:left="107"/>
              <w:rPr>
                <w:rFonts w:ascii="Calibri" w:hAnsi="Calibri"/>
              </w:rPr>
            </w:pPr>
            <w:r>
              <w:rPr>
                <w:rFonts w:ascii="Calibri" w:hAnsi="Calibri"/>
              </w:rPr>
              <w:t>la renta.</w:t>
            </w:r>
          </w:p>
        </w:tc>
        <w:tc>
          <w:tcPr>
            <w:tcW w:w="2729" w:type="pct"/>
            <w:shd w:val="clear" w:color="auto" w:fill="auto"/>
          </w:tcPr>
          <w:p w14:paraId="58D7DDD3" w14:textId="77777777" w:rsidR="00EA00BB" w:rsidRDefault="00EA00BB">
            <w:pPr>
              <w:pStyle w:val="TableParagraph"/>
              <w:spacing w:before="2"/>
              <w:ind w:left="107" w:right="87"/>
              <w:rPr>
                <w:rFonts w:ascii="Calibri" w:hAnsi="Calibri"/>
              </w:rPr>
            </w:pPr>
          </w:p>
        </w:tc>
      </w:tr>
      <w:tr w:rsidR="00EA00BB" w14:paraId="76739692" w14:textId="77777777">
        <w:trPr>
          <w:trHeight w:val="208"/>
        </w:trPr>
        <w:tc>
          <w:tcPr>
            <w:tcW w:w="717" w:type="pct"/>
            <w:shd w:val="clear" w:color="auto" w:fill="auto"/>
          </w:tcPr>
          <w:p w14:paraId="1777B382" w14:textId="77777777" w:rsidR="00EA00BB" w:rsidRDefault="00EA00BB">
            <w:pPr>
              <w:pStyle w:val="TableParagraph"/>
              <w:spacing w:line="188" w:lineRule="exact"/>
              <w:ind w:left="107"/>
              <w:rPr>
                <w:rFonts w:ascii="Calibri" w:hAnsi="Calibri"/>
              </w:rPr>
            </w:pPr>
            <w:r>
              <w:rPr>
                <w:rFonts w:ascii="Calibri" w:hAnsi="Calibri"/>
              </w:rPr>
              <w:t>Endeudamiento*</w:t>
            </w:r>
          </w:p>
        </w:tc>
        <w:tc>
          <w:tcPr>
            <w:tcW w:w="1554" w:type="pct"/>
            <w:shd w:val="clear" w:color="auto" w:fill="auto"/>
          </w:tcPr>
          <w:p w14:paraId="662E2DE8" w14:textId="77777777" w:rsidR="00EA00BB" w:rsidRDefault="00EA00BB">
            <w:pPr>
              <w:pStyle w:val="TableParagraph"/>
              <w:spacing w:line="188" w:lineRule="exact"/>
              <w:ind w:left="107"/>
              <w:rPr>
                <w:rFonts w:ascii="Calibri" w:hAnsi="Calibri"/>
              </w:rPr>
            </w:pPr>
            <w:r>
              <w:rPr>
                <w:rFonts w:ascii="Calibri" w:hAnsi="Calibri"/>
              </w:rPr>
              <w:t>Pasivo</w:t>
            </w:r>
            <w:r>
              <w:rPr>
                <w:rFonts w:ascii="Calibri" w:hAnsi="Calibri"/>
                <w:spacing w:val="-1"/>
              </w:rPr>
              <w:t xml:space="preserve"> </w:t>
            </w:r>
            <w:r>
              <w:rPr>
                <w:rFonts w:ascii="Calibri" w:hAnsi="Calibri"/>
              </w:rPr>
              <w:t>total</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Patrimonio menor</w:t>
            </w:r>
            <w:r>
              <w:rPr>
                <w:rFonts w:ascii="Calibri" w:hAnsi="Calibri"/>
                <w:spacing w:val="-4"/>
              </w:rPr>
              <w:t xml:space="preserve"> </w:t>
            </w:r>
            <w:r>
              <w:rPr>
                <w:rFonts w:ascii="Calibri" w:hAnsi="Calibri"/>
              </w:rPr>
              <w:t>que</w:t>
            </w:r>
            <w:r>
              <w:rPr>
                <w:rFonts w:ascii="Calibri" w:hAnsi="Calibri"/>
                <w:spacing w:val="-2"/>
              </w:rPr>
              <w:t xml:space="preserve"> </w:t>
            </w:r>
            <w:r>
              <w:rPr>
                <w:rFonts w:ascii="Calibri" w:hAnsi="Calibri"/>
              </w:rPr>
              <w:t>1,5.</w:t>
            </w:r>
          </w:p>
        </w:tc>
        <w:tc>
          <w:tcPr>
            <w:tcW w:w="2729" w:type="pct"/>
            <w:shd w:val="clear" w:color="auto" w:fill="auto"/>
          </w:tcPr>
          <w:p w14:paraId="14A41984" w14:textId="77777777" w:rsidR="00EA00BB" w:rsidRDefault="00EA00BB">
            <w:pPr>
              <w:pStyle w:val="TableParagraph"/>
              <w:spacing w:line="188" w:lineRule="exact"/>
              <w:ind w:left="107"/>
              <w:rPr>
                <w:rFonts w:ascii="Calibri" w:hAnsi="Calibri"/>
              </w:rPr>
            </w:pPr>
          </w:p>
        </w:tc>
      </w:tr>
    </w:tbl>
    <w:p w14:paraId="4B645307" w14:textId="77777777" w:rsidR="00EA00BB" w:rsidRPr="008165D6" w:rsidRDefault="00EA00BB" w:rsidP="00EA00BB">
      <w:pPr>
        <w:ind w:left="15" w:right="45"/>
        <w:rPr>
          <w:rFonts w:eastAsia="Times New Roman"/>
          <w:lang w:eastAsia="hi-IN" w:bidi="hi-IN"/>
        </w:rPr>
      </w:pPr>
    </w:p>
    <w:p w14:paraId="62D21446" w14:textId="77777777" w:rsidR="00EA00BB" w:rsidRPr="008165D6" w:rsidRDefault="00EA00BB" w:rsidP="00EA00BB">
      <w:pPr>
        <w:ind w:left="15" w:right="45"/>
        <w:rPr>
          <w:rFonts w:eastAsia="Times New Roman"/>
          <w:lang w:eastAsia="hi-IN" w:bidi="hi-IN"/>
        </w:rPr>
      </w:pPr>
    </w:p>
    <w:p w14:paraId="3060AE60" w14:textId="77777777" w:rsidR="00EA00BB" w:rsidRPr="008165D6" w:rsidRDefault="00EA00BB" w:rsidP="00EA00BB">
      <w:pPr>
        <w:ind w:left="15" w:right="45"/>
        <w:jc w:val="right"/>
        <w:rPr>
          <w:rFonts w:eastAsia="Times New Roman"/>
          <w:b/>
          <w:spacing w:val="-2"/>
          <w:lang w:eastAsia="hi-IN" w:bidi="hi-IN"/>
        </w:rPr>
      </w:pPr>
      <w:r w:rsidRPr="008165D6">
        <w:rPr>
          <w:rFonts w:eastAsia="Times New Roman"/>
          <w:b/>
          <w:spacing w:val="-2"/>
          <w:lang w:eastAsia="hi-IN" w:bidi="hi-IN"/>
        </w:rPr>
        <w:t xml:space="preserve"> Hoja.... de</w:t>
      </w:r>
      <w:proofErr w:type="gramStart"/>
      <w:r w:rsidRPr="008165D6">
        <w:rPr>
          <w:rFonts w:eastAsia="Times New Roman"/>
          <w:b/>
          <w:spacing w:val="-2"/>
          <w:lang w:eastAsia="hi-IN" w:bidi="hi-IN"/>
        </w:rPr>
        <w:t xml:space="preserve"> ....</w:t>
      </w:r>
      <w:proofErr w:type="gramEnd"/>
      <w:r w:rsidRPr="008165D6">
        <w:rPr>
          <w:rFonts w:eastAsia="Times New Roman"/>
          <w:b/>
          <w:spacing w:val="-2"/>
          <w:lang w:eastAsia="hi-IN" w:bidi="hi-IN"/>
        </w:rPr>
        <w:t>.</w:t>
      </w:r>
    </w:p>
    <w:p w14:paraId="080E76C4" w14:textId="77777777" w:rsidR="00EA00BB" w:rsidRPr="008165D6" w:rsidRDefault="00EA00BB" w:rsidP="00EA00BB">
      <w:pPr>
        <w:tabs>
          <w:tab w:val="left" w:pos="-540"/>
        </w:tabs>
        <w:ind w:left="15" w:right="45"/>
        <w:jc w:val="center"/>
        <w:rPr>
          <w:rFonts w:eastAsia="Times New Roman"/>
          <w:b/>
          <w:lang w:eastAsia="hi-IN" w:bidi="hi-IN"/>
        </w:rPr>
      </w:pPr>
    </w:p>
    <w:p w14:paraId="2DEEE12C" w14:textId="77777777" w:rsidR="00EA00BB" w:rsidRPr="008165D6" w:rsidRDefault="00EA00BB" w:rsidP="00EA00BB">
      <w:pPr>
        <w:tabs>
          <w:tab w:val="left" w:pos="-540"/>
        </w:tabs>
        <w:ind w:left="15" w:right="45"/>
        <w:jc w:val="center"/>
        <w:rPr>
          <w:rFonts w:eastAsia="Times New Roman"/>
          <w:lang w:eastAsia="hi-IN" w:bidi="hi-IN"/>
        </w:rPr>
      </w:pPr>
    </w:p>
    <w:p w14:paraId="40410FA7" w14:textId="77777777" w:rsidR="00EA00BB" w:rsidRPr="008165D6" w:rsidRDefault="00EA00BB" w:rsidP="00EA00BB">
      <w:pPr>
        <w:tabs>
          <w:tab w:val="center" w:pos="2164"/>
        </w:tabs>
        <w:ind w:left="15" w:right="45"/>
        <w:jc w:val="both"/>
        <w:rPr>
          <w:rFonts w:eastAsia="Times New Roman"/>
          <w:i/>
          <w:iCs/>
          <w:spacing w:val="-2"/>
          <w:lang w:eastAsia="hi-IN" w:bidi="hi-IN"/>
        </w:rPr>
      </w:pPr>
      <w:r w:rsidRPr="008165D6">
        <w:rPr>
          <w:rFonts w:eastAsia="Times New Roman"/>
          <w:i/>
          <w:iCs/>
          <w:spacing w:val="-2"/>
          <w:lang w:eastAsia="hi-IN" w:bidi="hi-IN"/>
        </w:rPr>
        <w:t>(Nota: Se deberá presentar la declaración de impuesto a la renta del ejercicio fiscal inmediato anterior que fue entregada al Servicio de Rentas Internas SRI.)</w:t>
      </w:r>
    </w:p>
    <w:p w14:paraId="1B025C20" w14:textId="77777777" w:rsidR="00EA00BB" w:rsidRPr="008165D6" w:rsidRDefault="00EA00BB" w:rsidP="00EA00BB">
      <w:pPr>
        <w:tabs>
          <w:tab w:val="center" w:pos="2164"/>
        </w:tabs>
        <w:ind w:left="15" w:right="45"/>
        <w:jc w:val="both"/>
        <w:rPr>
          <w:rFonts w:eastAsia="Times New Roman"/>
          <w:i/>
          <w:iCs/>
          <w:spacing w:val="-2"/>
          <w:lang w:eastAsia="hi-IN" w:bidi="hi-IN"/>
        </w:rPr>
      </w:pPr>
    </w:p>
    <w:p w14:paraId="44950507" w14:textId="77777777" w:rsidR="00EA00BB" w:rsidRPr="008165D6" w:rsidRDefault="00EA00BB" w:rsidP="00EA00BB">
      <w:pPr>
        <w:tabs>
          <w:tab w:val="center" w:pos="2164"/>
        </w:tabs>
        <w:ind w:left="15" w:right="45"/>
        <w:jc w:val="both"/>
        <w:rPr>
          <w:rFonts w:eastAsia="Times New Roman"/>
          <w:lang w:eastAsia="hi-IN" w:bidi="hi-IN"/>
        </w:rPr>
      </w:pPr>
    </w:p>
    <w:p w14:paraId="23EEA95F" w14:textId="77777777" w:rsidR="00EA00BB" w:rsidRDefault="00EA00BB" w:rsidP="00EA00BB">
      <w:pPr>
        <w:ind w:left="15" w:right="45"/>
        <w:rPr>
          <w:rFonts w:eastAsia="Times New Roman"/>
          <w:b/>
          <w:lang w:eastAsia="hi-IN" w:bidi="hi-IN"/>
        </w:rPr>
      </w:pPr>
    </w:p>
    <w:p w14:paraId="15E47476" w14:textId="77777777" w:rsidR="00EA00BB" w:rsidRDefault="00EA00BB" w:rsidP="00EA00BB">
      <w:pPr>
        <w:ind w:left="15" w:right="45"/>
        <w:rPr>
          <w:rFonts w:eastAsia="Times New Roman"/>
          <w:b/>
          <w:lang w:eastAsia="hi-IN" w:bidi="hi-IN"/>
        </w:rPr>
      </w:pPr>
    </w:p>
    <w:p w14:paraId="78548943" w14:textId="77777777" w:rsidR="00EA00BB" w:rsidRDefault="00EA00BB" w:rsidP="00EA00BB">
      <w:pPr>
        <w:ind w:left="15" w:right="45"/>
        <w:rPr>
          <w:rFonts w:eastAsia="Times New Roman"/>
          <w:b/>
          <w:lang w:eastAsia="hi-IN" w:bidi="hi-IN"/>
        </w:rPr>
      </w:pPr>
    </w:p>
    <w:p w14:paraId="5E22CA98" w14:textId="77777777" w:rsidR="00EA00BB" w:rsidRDefault="00EA00BB" w:rsidP="00EA00BB">
      <w:pPr>
        <w:ind w:left="15" w:right="45"/>
        <w:rPr>
          <w:rFonts w:eastAsia="Times New Roman"/>
          <w:b/>
          <w:lang w:eastAsia="hi-IN" w:bidi="hi-IN"/>
        </w:rPr>
      </w:pPr>
    </w:p>
    <w:p w14:paraId="77C321C6" w14:textId="77777777" w:rsidR="00EA00BB" w:rsidRDefault="00EA00BB" w:rsidP="00EA00BB">
      <w:pPr>
        <w:ind w:left="15" w:right="45"/>
        <w:rPr>
          <w:rFonts w:eastAsia="Times New Roman"/>
          <w:b/>
          <w:lang w:eastAsia="hi-IN" w:bidi="hi-IN"/>
        </w:rPr>
      </w:pPr>
    </w:p>
    <w:p w14:paraId="13F3B31A" w14:textId="77777777" w:rsidR="00EA00BB" w:rsidRDefault="00EA00BB" w:rsidP="00EA00BB">
      <w:pPr>
        <w:ind w:left="15" w:right="45"/>
        <w:rPr>
          <w:rFonts w:eastAsia="Times New Roman"/>
          <w:b/>
          <w:lang w:eastAsia="hi-IN" w:bidi="hi-IN"/>
        </w:rPr>
      </w:pPr>
    </w:p>
    <w:p w14:paraId="072A9DD4" w14:textId="77777777" w:rsidR="00EA00BB" w:rsidRDefault="00EA00BB" w:rsidP="00EA00BB">
      <w:pPr>
        <w:ind w:left="15" w:right="45"/>
        <w:rPr>
          <w:rFonts w:eastAsia="Times New Roman"/>
          <w:b/>
          <w:lang w:eastAsia="hi-IN" w:bidi="hi-IN"/>
        </w:rPr>
      </w:pPr>
    </w:p>
    <w:p w14:paraId="08F57608" w14:textId="77777777" w:rsidR="00EA00BB" w:rsidRDefault="00EA00BB" w:rsidP="00EA00BB">
      <w:pPr>
        <w:ind w:left="15" w:right="45"/>
        <w:rPr>
          <w:rFonts w:eastAsia="Times New Roman"/>
          <w:b/>
          <w:lang w:eastAsia="hi-IN" w:bidi="hi-IN"/>
        </w:rPr>
      </w:pPr>
    </w:p>
    <w:p w14:paraId="4BBDC43B" w14:textId="77777777" w:rsidR="00EA00BB" w:rsidRDefault="00EA00BB" w:rsidP="00EA00BB">
      <w:pPr>
        <w:ind w:left="15" w:right="45"/>
        <w:rPr>
          <w:rFonts w:eastAsia="Times New Roman"/>
          <w:b/>
          <w:lang w:eastAsia="hi-IN" w:bidi="hi-IN"/>
        </w:rPr>
      </w:pPr>
    </w:p>
    <w:p w14:paraId="4A1DF588" w14:textId="77777777" w:rsidR="00EA00BB" w:rsidRDefault="00EA00BB" w:rsidP="00EA00BB">
      <w:pPr>
        <w:ind w:left="15" w:right="45"/>
        <w:rPr>
          <w:rFonts w:eastAsia="Times New Roman"/>
          <w:b/>
          <w:lang w:eastAsia="hi-IN" w:bidi="hi-IN"/>
        </w:rPr>
      </w:pPr>
    </w:p>
    <w:p w14:paraId="7A614409" w14:textId="77777777" w:rsidR="00EA00BB" w:rsidRDefault="00EA00BB" w:rsidP="00EA00BB">
      <w:pPr>
        <w:ind w:left="15" w:right="45"/>
        <w:rPr>
          <w:rFonts w:eastAsia="Times New Roman"/>
          <w:b/>
          <w:lang w:eastAsia="hi-IN" w:bidi="hi-IN"/>
        </w:rPr>
      </w:pPr>
    </w:p>
    <w:p w14:paraId="007C011D" w14:textId="77777777" w:rsidR="00EA00BB" w:rsidRDefault="00EA00BB" w:rsidP="00EA00BB">
      <w:pPr>
        <w:ind w:left="15" w:right="45"/>
        <w:rPr>
          <w:rFonts w:eastAsia="Times New Roman"/>
          <w:b/>
          <w:lang w:eastAsia="hi-IN" w:bidi="hi-IN"/>
        </w:rPr>
      </w:pPr>
    </w:p>
    <w:p w14:paraId="3043621E" w14:textId="77777777" w:rsidR="00EA00BB" w:rsidRDefault="00EA00BB" w:rsidP="00EA00BB">
      <w:pPr>
        <w:ind w:left="15" w:right="45"/>
        <w:rPr>
          <w:rFonts w:eastAsia="Times New Roman"/>
          <w:b/>
          <w:lang w:eastAsia="hi-IN" w:bidi="hi-IN"/>
        </w:rPr>
      </w:pPr>
    </w:p>
    <w:p w14:paraId="2417F5AA" w14:textId="77777777" w:rsidR="00EA00BB" w:rsidRDefault="00EA00BB" w:rsidP="00EA00BB">
      <w:pPr>
        <w:ind w:left="15" w:right="45"/>
        <w:rPr>
          <w:rFonts w:eastAsia="Times New Roman"/>
          <w:b/>
          <w:lang w:eastAsia="hi-IN" w:bidi="hi-IN"/>
        </w:rPr>
      </w:pPr>
    </w:p>
    <w:p w14:paraId="463834CA" w14:textId="77777777" w:rsidR="00EA00BB" w:rsidRDefault="00EA00BB" w:rsidP="00EA00BB">
      <w:pPr>
        <w:ind w:left="15" w:right="45"/>
        <w:rPr>
          <w:rFonts w:eastAsia="Times New Roman"/>
          <w:b/>
          <w:lang w:eastAsia="hi-IN" w:bidi="hi-IN"/>
        </w:rPr>
      </w:pPr>
    </w:p>
    <w:p w14:paraId="754E0A26" w14:textId="77777777" w:rsidR="00EA00BB" w:rsidRDefault="00EA00BB" w:rsidP="00EA00BB">
      <w:pPr>
        <w:ind w:left="15" w:right="45"/>
        <w:rPr>
          <w:rFonts w:eastAsia="Times New Roman"/>
          <w:b/>
          <w:lang w:eastAsia="hi-IN" w:bidi="hi-IN"/>
        </w:rPr>
      </w:pPr>
    </w:p>
    <w:p w14:paraId="4DE85761" w14:textId="77777777" w:rsidR="00EA00BB" w:rsidRDefault="00EA00BB" w:rsidP="00EA00BB">
      <w:pPr>
        <w:ind w:left="15" w:right="45"/>
        <w:rPr>
          <w:rFonts w:eastAsia="Times New Roman"/>
          <w:b/>
          <w:lang w:eastAsia="hi-IN" w:bidi="hi-IN"/>
        </w:rPr>
      </w:pPr>
    </w:p>
    <w:p w14:paraId="656CFC94" w14:textId="77777777" w:rsidR="00EA00BB" w:rsidRDefault="00EA00BB" w:rsidP="00EA00BB">
      <w:pPr>
        <w:ind w:left="15" w:right="45"/>
        <w:rPr>
          <w:rFonts w:eastAsia="Times New Roman"/>
          <w:b/>
          <w:lang w:eastAsia="hi-IN" w:bidi="hi-IN"/>
        </w:rPr>
      </w:pPr>
    </w:p>
    <w:p w14:paraId="21229987" w14:textId="77777777" w:rsidR="00EA00BB" w:rsidRDefault="00EA00BB" w:rsidP="00EA00BB">
      <w:pPr>
        <w:ind w:left="15" w:right="45"/>
        <w:rPr>
          <w:rFonts w:eastAsia="Times New Roman"/>
          <w:b/>
          <w:lang w:eastAsia="hi-IN" w:bidi="hi-IN"/>
        </w:rPr>
      </w:pPr>
    </w:p>
    <w:p w14:paraId="476888C3" w14:textId="77777777" w:rsidR="00EA00BB" w:rsidRDefault="00EA00BB" w:rsidP="00EA00BB">
      <w:pPr>
        <w:ind w:left="15" w:right="45"/>
        <w:rPr>
          <w:rFonts w:eastAsia="Times New Roman"/>
          <w:b/>
          <w:lang w:eastAsia="hi-IN" w:bidi="hi-IN"/>
        </w:rPr>
      </w:pPr>
    </w:p>
    <w:p w14:paraId="10538DF0" w14:textId="77777777" w:rsidR="00EA00BB" w:rsidRDefault="00EA00BB" w:rsidP="00EA00BB">
      <w:pPr>
        <w:ind w:left="15" w:right="45"/>
        <w:rPr>
          <w:rFonts w:eastAsia="Times New Roman"/>
          <w:b/>
          <w:lang w:eastAsia="hi-IN" w:bidi="hi-IN"/>
        </w:rPr>
      </w:pPr>
    </w:p>
    <w:p w14:paraId="7078F5A5" w14:textId="77777777" w:rsidR="00EA00BB" w:rsidRDefault="00EA00BB" w:rsidP="00EA00BB">
      <w:pPr>
        <w:ind w:left="15" w:right="45"/>
        <w:rPr>
          <w:rFonts w:eastAsia="Times New Roman"/>
          <w:b/>
          <w:lang w:eastAsia="hi-IN" w:bidi="hi-IN"/>
        </w:rPr>
      </w:pPr>
    </w:p>
    <w:p w14:paraId="6B74A364" w14:textId="77777777" w:rsidR="00EA00BB" w:rsidRDefault="00EA00BB" w:rsidP="00EA00BB">
      <w:pPr>
        <w:ind w:left="15" w:right="45"/>
        <w:rPr>
          <w:rFonts w:eastAsia="Times New Roman"/>
          <w:b/>
          <w:lang w:eastAsia="hi-IN" w:bidi="hi-IN"/>
        </w:rPr>
      </w:pPr>
    </w:p>
    <w:p w14:paraId="74AD1542" w14:textId="77777777" w:rsidR="00EA00BB" w:rsidRDefault="00EA00BB" w:rsidP="00EA00BB">
      <w:pPr>
        <w:ind w:left="15" w:right="45"/>
        <w:rPr>
          <w:rFonts w:eastAsia="Times New Roman"/>
          <w:b/>
          <w:lang w:eastAsia="hi-IN" w:bidi="hi-IN"/>
        </w:rPr>
      </w:pPr>
    </w:p>
    <w:p w14:paraId="2F156E67" w14:textId="77777777" w:rsidR="00EA00BB" w:rsidRDefault="00EA00BB" w:rsidP="00EA00BB">
      <w:pPr>
        <w:ind w:left="15" w:right="45"/>
        <w:rPr>
          <w:rFonts w:eastAsia="Times New Roman"/>
          <w:b/>
          <w:lang w:eastAsia="hi-IN" w:bidi="hi-IN"/>
        </w:rPr>
      </w:pPr>
    </w:p>
    <w:p w14:paraId="64392EC5" w14:textId="77777777" w:rsidR="00EA00BB" w:rsidRDefault="00EA00BB" w:rsidP="00EA00BB">
      <w:pPr>
        <w:ind w:left="15" w:right="45"/>
        <w:rPr>
          <w:rFonts w:eastAsia="Times New Roman"/>
          <w:b/>
          <w:lang w:eastAsia="hi-IN" w:bidi="hi-IN"/>
        </w:rPr>
      </w:pPr>
    </w:p>
    <w:p w14:paraId="00C4351B" w14:textId="77777777" w:rsidR="00EA00BB" w:rsidRDefault="00EA00BB" w:rsidP="00EA00BB">
      <w:pPr>
        <w:ind w:left="15" w:right="45"/>
        <w:rPr>
          <w:rFonts w:eastAsia="Times New Roman"/>
          <w:b/>
          <w:lang w:eastAsia="hi-IN" w:bidi="hi-IN"/>
        </w:rPr>
      </w:pPr>
    </w:p>
    <w:p w14:paraId="0235F1C1" w14:textId="77777777" w:rsidR="00EA00BB" w:rsidRPr="008165D6" w:rsidRDefault="00EA00BB" w:rsidP="00EA00BB">
      <w:pPr>
        <w:ind w:left="15" w:right="45"/>
        <w:rPr>
          <w:rFonts w:eastAsia="Times New Roman"/>
          <w:b/>
          <w:lang w:eastAsia="hi-IN" w:bidi="hi-IN"/>
        </w:rPr>
      </w:pPr>
      <w:r>
        <w:rPr>
          <w:rFonts w:eastAsia="Times New Roman"/>
          <w:b/>
          <w:lang w:eastAsia="hi-IN" w:bidi="hi-IN"/>
        </w:rPr>
        <w:t>1</w:t>
      </w:r>
      <w:r w:rsidRPr="008165D6">
        <w:rPr>
          <w:rFonts w:eastAsia="Times New Roman"/>
          <w:b/>
          <w:lang w:eastAsia="hi-IN" w:bidi="hi-IN"/>
        </w:rPr>
        <w:t>.5</w:t>
      </w:r>
      <w:r w:rsidRPr="008165D6">
        <w:rPr>
          <w:rFonts w:eastAsia="Times New Roman"/>
          <w:b/>
          <w:lang w:eastAsia="hi-IN" w:bidi="hi-IN"/>
        </w:rPr>
        <w:tab/>
        <w:t>TABLA DE CANTIDADES Y PRECIOS</w:t>
      </w:r>
    </w:p>
    <w:p w14:paraId="6A881B48" w14:textId="77777777" w:rsidR="00EA00BB" w:rsidRPr="008165D6" w:rsidRDefault="00EA00BB" w:rsidP="00EA00BB">
      <w:pPr>
        <w:ind w:left="15" w:right="45"/>
        <w:jc w:val="center"/>
        <w:rPr>
          <w:rFonts w:eastAsia="Times New Roman"/>
          <w:b/>
          <w:lang w:eastAsia="hi-IN" w:bidi="hi-IN"/>
        </w:rPr>
      </w:pPr>
    </w:p>
    <w:p w14:paraId="028B77E8" w14:textId="77777777" w:rsidR="00EA00BB" w:rsidRPr="008165D6" w:rsidRDefault="00EA00BB" w:rsidP="00EA00BB">
      <w:pPr>
        <w:ind w:left="15" w:right="45"/>
        <w:jc w:val="right"/>
        <w:rPr>
          <w:rFonts w:eastAsia="Times New Roman"/>
          <w:b/>
          <w:spacing w:val="-3"/>
          <w:lang w:eastAsia="hi-IN" w:bidi="hi-IN"/>
        </w:rPr>
      </w:pPr>
      <w:r w:rsidRPr="008165D6">
        <w:rPr>
          <w:rFonts w:eastAsia="Times New Roman"/>
          <w:b/>
          <w:spacing w:val="-3"/>
          <w:lang w:eastAsia="hi-IN" w:bidi="hi-IN"/>
        </w:rPr>
        <w:t xml:space="preserve">Hoja...de.... </w:t>
      </w:r>
    </w:p>
    <w:p w14:paraId="3B83A2DF" w14:textId="77777777" w:rsidR="00EA00BB" w:rsidRPr="008165D6" w:rsidRDefault="00EA00BB" w:rsidP="00EA00BB">
      <w:pPr>
        <w:ind w:left="15" w:right="45"/>
        <w:rPr>
          <w:rFonts w:eastAsia="Times New Roman"/>
          <w:b/>
          <w:spacing w:val="-3"/>
          <w:lang w:eastAsia="hi-IN" w:bidi="hi-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
        <w:gridCol w:w="3140"/>
        <w:gridCol w:w="911"/>
        <w:gridCol w:w="1067"/>
        <w:gridCol w:w="1000"/>
        <w:gridCol w:w="1517"/>
      </w:tblGrid>
      <w:tr w:rsidR="00EA00BB" w:rsidRPr="008165D6" w14:paraId="332FB7F4" w14:textId="77777777">
        <w:trPr>
          <w:jc w:val="center"/>
        </w:trPr>
        <w:tc>
          <w:tcPr>
            <w:tcW w:w="944" w:type="dxa"/>
            <w:shd w:val="clear" w:color="auto" w:fill="auto"/>
          </w:tcPr>
          <w:p w14:paraId="440C2991" w14:textId="77777777" w:rsidR="00EA00BB" w:rsidRPr="008165D6" w:rsidRDefault="00EA00BB">
            <w:pPr>
              <w:jc w:val="both"/>
              <w:rPr>
                <w:rFonts w:eastAsia="Times New Roman"/>
                <w:spacing w:val="-2"/>
              </w:rPr>
            </w:pPr>
            <w:r w:rsidRPr="008165D6">
              <w:rPr>
                <w:rFonts w:eastAsia="Times New Roman"/>
                <w:spacing w:val="-2"/>
              </w:rPr>
              <w:t>Código</w:t>
            </w:r>
          </w:p>
          <w:p w14:paraId="21A38761" w14:textId="77777777" w:rsidR="00EA00BB" w:rsidRPr="008165D6" w:rsidRDefault="00EA00BB">
            <w:pPr>
              <w:jc w:val="both"/>
              <w:rPr>
                <w:rFonts w:eastAsia="Times New Roman"/>
                <w:spacing w:val="-2"/>
              </w:rPr>
            </w:pPr>
            <w:r w:rsidRPr="008165D6">
              <w:rPr>
                <w:rFonts w:eastAsia="Times New Roman"/>
                <w:spacing w:val="-2"/>
              </w:rPr>
              <w:t>CPC</w:t>
            </w:r>
          </w:p>
        </w:tc>
        <w:tc>
          <w:tcPr>
            <w:tcW w:w="0" w:type="auto"/>
            <w:shd w:val="clear" w:color="auto" w:fill="auto"/>
          </w:tcPr>
          <w:p w14:paraId="198D56B4" w14:textId="77777777" w:rsidR="00EA00BB" w:rsidRPr="008165D6" w:rsidRDefault="00EA00BB">
            <w:pPr>
              <w:jc w:val="both"/>
              <w:rPr>
                <w:rFonts w:eastAsia="Times New Roman"/>
                <w:spacing w:val="-2"/>
              </w:rPr>
            </w:pPr>
            <w:r w:rsidRPr="008165D6">
              <w:rPr>
                <w:rFonts w:eastAsia="Times New Roman"/>
                <w:spacing w:val="-2"/>
              </w:rPr>
              <w:t>Descripción del bien o servicio</w:t>
            </w:r>
          </w:p>
        </w:tc>
        <w:tc>
          <w:tcPr>
            <w:tcW w:w="0" w:type="auto"/>
            <w:shd w:val="clear" w:color="auto" w:fill="auto"/>
          </w:tcPr>
          <w:p w14:paraId="5E43EF49" w14:textId="77777777" w:rsidR="00EA00BB" w:rsidRPr="008165D6" w:rsidRDefault="00EA00BB">
            <w:pPr>
              <w:jc w:val="both"/>
              <w:rPr>
                <w:rFonts w:eastAsia="Times New Roman"/>
                <w:spacing w:val="-2"/>
              </w:rPr>
            </w:pPr>
            <w:r w:rsidRPr="008165D6">
              <w:rPr>
                <w:rFonts w:eastAsia="Times New Roman"/>
                <w:spacing w:val="-2"/>
              </w:rPr>
              <w:t>Unidad</w:t>
            </w:r>
          </w:p>
        </w:tc>
        <w:tc>
          <w:tcPr>
            <w:tcW w:w="0" w:type="auto"/>
            <w:shd w:val="clear" w:color="auto" w:fill="auto"/>
          </w:tcPr>
          <w:p w14:paraId="6F3FB0B0" w14:textId="77777777" w:rsidR="00EA00BB" w:rsidRPr="008165D6" w:rsidRDefault="00EA00BB">
            <w:pPr>
              <w:jc w:val="both"/>
              <w:rPr>
                <w:rFonts w:eastAsia="Times New Roman"/>
                <w:spacing w:val="-2"/>
              </w:rPr>
            </w:pPr>
            <w:r w:rsidRPr="008165D6">
              <w:rPr>
                <w:rFonts w:eastAsia="Times New Roman"/>
                <w:spacing w:val="-2"/>
              </w:rPr>
              <w:t>Cantidad</w:t>
            </w:r>
          </w:p>
        </w:tc>
        <w:tc>
          <w:tcPr>
            <w:tcW w:w="0" w:type="auto"/>
            <w:shd w:val="clear" w:color="auto" w:fill="auto"/>
          </w:tcPr>
          <w:p w14:paraId="796A42B9" w14:textId="77777777" w:rsidR="00EA00BB" w:rsidRPr="008165D6" w:rsidRDefault="00EA00BB">
            <w:pPr>
              <w:jc w:val="both"/>
              <w:rPr>
                <w:rFonts w:eastAsia="Times New Roman"/>
                <w:spacing w:val="-2"/>
              </w:rPr>
            </w:pPr>
            <w:r w:rsidRPr="008165D6">
              <w:rPr>
                <w:rFonts w:eastAsia="Times New Roman"/>
                <w:spacing w:val="-2"/>
              </w:rPr>
              <w:t>Precio</w:t>
            </w:r>
          </w:p>
          <w:p w14:paraId="7C8EBDE5" w14:textId="77777777" w:rsidR="00EA00BB" w:rsidRPr="008165D6" w:rsidRDefault="00EA00BB">
            <w:pPr>
              <w:jc w:val="both"/>
              <w:rPr>
                <w:rFonts w:eastAsia="Times New Roman"/>
                <w:spacing w:val="-2"/>
              </w:rPr>
            </w:pPr>
            <w:r w:rsidRPr="008165D6">
              <w:rPr>
                <w:rFonts w:eastAsia="Times New Roman"/>
                <w:spacing w:val="-2"/>
              </w:rPr>
              <w:t>Unitario</w:t>
            </w:r>
          </w:p>
        </w:tc>
        <w:tc>
          <w:tcPr>
            <w:tcW w:w="0" w:type="auto"/>
            <w:shd w:val="clear" w:color="auto" w:fill="auto"/>
          </w:tcPr>
          <w:p w14:paraId="0B1802CA" w14:textId="77777777" w:rsidR="00EA00BB" w:rsidRPr="008165D6" w:rsidRDefault="00EA00BB">
            <w:pPr>
              <w:jc w:val="both"/>
              <w:rPr>
                <w:rFonts w:eastAsia="Times New Roman"/>
                <w:spacing w:val="-2"/>
              </w:rPr>
            </w:pPr>
            <w:r w:rsidRPr="008165D6">
              <w:rPr>
                <w:rFonts w:eastAsia="Times New Roman"/>
                <w:spacing w:val="-2"/>
              </w:rPr>
              <w:t>Precio Global</w:t>
            </w:r>
          </w:p>
        </w:tc>
      </w:tr>
      <w:tr w:rsidR="00EA00BB" w:rsidRPr="008165D6" w14:paraId="5F35AC4C" w14:textId="77777777">
        <w:trPr>
          <w:jc w:val="center"/>
        </w:trPr>
        <w:tc>
          <w:tcPr>
            <w:tcW w:w="944" w:type="dxa"/>
            <w:shd w:val="clear" w:color="auto" w:fill="auto"/>
          </w:tcPr>
          <w:p w14:paraId="48B0EACD" w14:textId="77777777" w:rsidR="00EA00BB" w:rsidRPr="008165D6" w:rsidRDefault="00EA00BB">
            <w:pPr>
              <w:jc w:val="both"/>
              <w:rPr>
                <w:rFonts w:eastAsia="Times New Roman"/>
                <w:b/>
                <w:spacing w:val="-2"/>
              </w:rPr>
            </w:pPr>
          </w:p>
        </w:tc>
        <w:tc>
          <w:tcPr>
            <w:tcW w:w="0" w:type="auto"/>
            <w:shd w:val="clear" w:color="auto" w:fill="auto"/>
          </w:tcPr>
          <w:p w14:paraId="462C882C" w14:textId="77777777" w:rsidR="00EA00BB" w:rsidRPr="008165D6" w:rsidRDefault="00EA00BB">
            <w:pPr>
              <w:jc w:val="both"/>
              <w:rPr>
                <w:rFonts w:eastAsia="Times New Roman"/>
                <w:b/>
                <w:spacing w:val="-2"/>
              </w:rPr>
            </w:pPr>
          </w:p>
        </w:tc>
        <w:tc>
          <w:tcPr>
            <w:tcW w:w="0" w:type="auto"/>
            <w:shd w:val="clear" w:color="auto" w:fill="auto"/>
          </w:tcPr>
          <w:p w14:paraId="3570E7B0" w14:textId="77777777" w:rsidR="00EA00BB" w:rsidRPr="008165D6" w:rsidRDefault="00EA00BB">
            <w:pPr>
              <w:jc w:val="both"/>
              <w:rPr>
                <w:rFonts w:eastAsia="Times New Roman"/>
                <w:b/>
                <w:spacing w:val="-2"/>
              </w:rPr>
            </w:pPr>
          </w:p>
        </w:tc>
        <w:tc>
          <w:tcPr>
            <w:tcW w:w="0" w:type="auto"/>
            <w:shd w:val="clear" w:color="auto" w:fill="auto"/>
          </w:tcPr>
          <w:p w14:paraId="47750D66" w14:textId="77777777" w:rsidR="00EA00BB" w:rsidRPr="008165D6" w:rsidRDefault="00EA00BB">
            <w:pPr>
              <w:jc w:val="both"/>
              <w:rPr>
                <w:rFonts w:eastAsia="Times New Roman"/>
                <w:b/>
                <w:spacing w:val="-2"/>
              </w:rPr>
            </w:pPr>
          </w:p>
        </w:tc>
        <w:tc>
          <w:tcPr>
            <w:tcW w:w="0" w:type="auto"/>
            <w:shd w:val="clear" w:color="auto" w:fill="auto"/>
          </w:tcPr>
          <w:p w14:paraId="708FE050" w14:textId="77777777" w:rsidR="00EA00BB" w:rsidRPr="008165D6" w:rsidRDefault="00EA00BB">
            <w:pPr>
              <w:jc w:val="both"/>
              <w:rPr>
                <w:rFonts w:eastAsia="Times New Roman"/>
                <w:b/>
                <w:spacing w:val="-2"/>
              </w:rPr>
            </w:pPr>
          </w:p>
        </w:tc>
        <w:tc>
          <w:tcPr>
            <w:tcW w:w="0" w:type="auto"/>
            <w:shd w:val="clear" w:color="auto" w:fill="auto"/>
          </w:tcPr>
          <w:p w14:paraId="5A9D4A3B" w14:textId="77777777" w:rsidR="00EA00BB" w:rsidRPr="008165D6" w:rsidRDefault="00EA00BB">
            <w:pPr>
              <w:jc w:val="both"/>
              <w:rPr>
                <w:rFonts w:eastAsia="Times New Roman"/>
                <w:b/>
                <w:spacing w:val="-2"/>
              </w:rPr>
            </w:pPr>
          </w:p>
        </w:tc>
      </w:tr>
      <w:tr w:rsidR="00EA00BB" w:rsidRPr="008165D6" w14:paraId="793B7876" w14:textId="77777777">
        <w:trPr>
          <w:jc w:val="center"/>
        </w:trPr>
        <w:tc>
          <w:tcPr>
            <w:tcW w:w="944" w:type="dxa"/>
            <w:shd w:val="clear" w:color="auto" w:fill="auto"/>
          </w:tcPr>
          <w:p w14:paraId="291FCAE9" w14:textId="77777777" w:rsidR="00EA00BB" w:rsidRPr="008165D6" w:rsidRDefault="00EA00BB">
            <w:pPr>
              <w:jc w:val="both"/>
              <w:rPr>
                <w:rFonts w:eastAsia="Times New Roman"/>
                <w:b/>
                <w:spacing w:val="-2"/>
              </w:rPr>
            </w:pPr>
          </w:p>
        </w:tc>
        <w:tc>
          <w:tcPr>
            <w:tcW w:w="0" w:type="auto"/>
            <w:shd w:val="clear" w:color="auto" w:fill="auto"/>
          </w:tcPr>
          <w:p w14:paraId="43B80451" w14:textId="77777777" w:rsidR="00EA00BB" w:rsidRPr="008165D6" w:rsidRDefault="00EA00BB">
            <w:pPr>
              <w:jc w:val="both"/>
              <w:rPr>
                <w:rFonts w:eastAsia="Times New Roman"/>
                <w:b/>
                <w:spacing w:val="-2"/>
              </w:rPr>
            </w:pPr>
          </w:p>
        </w:tc>
        <w:tc>
          <w:tcPr>
            <w:tcW w:w="0" w:type="auto"/>
            <w:shd w:val="clear" w:color="auto" w:fill="auto"/>
          </w:tcPr>
          <w:p w14:paraId="058A6FB2" w14:textId="77777777" w:rsidR="00EA00BB" w:rsidRPr="008165D6" w:rsidRDefault="00EA00BB">
            <w:pPr>
              <w:jc w:val="both"/>
              <w:rPr>
                <w:rFonts w:eastAsia="Times New Roman"/>
                <w:b/>
                <w:spacing w:val="-2"/>
              </w:rPr>
            </w:pPr>
          </w:p>
        </w:tc>
        <w:tc>
          <w:tcPr>
            <w:tcW w:w="0" w:type="auto"/>
            <w:shd w:val="clear" w:color="auto" w:fill="auto"/>
          </w:tcPr>
          <w:p w14:paraId="2AEBB218" w14:textId="77777777" w:rsidR="00EA00BB" w:rsidRPr="008165D6" w:rsidRDefault="00EA00BB">
            <w:pPr>
              <w:jc w:val="both"/>
              <w:rPr>
                <w:rFonts w:eastAsia="Times New Roman"/>
                <w:b/>
                <w:spacing w:val="-2"/>
              </w:rPr>
            </w:pPr>
          </w:p>
        </w:tc>
        <w:tc>
          <w:tcPr>
            <w:tcW w:w="0" w:type="auto"/>
            <w:shd w:val="clear" w:color="auto" w:fill="auto"/>
          </w:tcPr>
          <w:p w14:paraId="2F1BFF90" w14:textId="77777777" w:rsidR="00EA00BB" w:rsidRPr="008165D6" w:rsidRDefault="00EA00BB">
            <w:pPr>
              <w:jc w:val="both"/>
              <w:rPr>
                <w:rFonts w:eastAsia="Times New Roman"/>
                <w:b/>
                <w:spacing w:val="-2"/>
              </w:rPr>
            </w:pPr>
          </w:p>
        </w:tc>
        <w:tc>
          <w:tcPr>
            <w:tcW w:w="0" w:type="auto"/>
            <w:shd w:val="clear" w:color="auto" w:fill="auto"/>
          </w:tcPr>
          <w:p w14:paraId="6027FDAB" w14:textId="77777777" w:rsidR="00EA00BB" w:rsidRPr="008165D6" w:rsidRDefault="00EA00BB">
            <w:pPr>
              <w:jc w:val="both"/>
              <w:rPr>
                <w:rFonts w:eastAsia="Times New Roman"/>
                <w:b/>
                <w:spacing w:val="-2"/>
              </w:rPr>
            </w:pPr>
          </w:p>
        </w:tc>
      </w:tr>
      <w:tr w:rsidR="00EA00BB" w:rsidRPr="008165D6" w14:paraId="75F32CCA" w14:textId="77777777">
        <w:trPr>
          <w:jc w:val="center"/>
        </w:trPr>
        <w:tc>
          <w:tcPr>
            <w:tcW w:w="944" w:type="dxa"/>
            <w:shd w:val="clear" w:color="auto" w:fill="auto"/>
          </w:tcPr>
          <w:p w14:paraId="798943EB" w14:textId="77777777" w:rsidR="00EA00BB" w:rsidRPr="008165D6" w:rsidRDefault="00EA00BB">
            <w:pPr>
              <w:jc w:val="both"/>
              <w:rPr>
                <w:rFonts w:eastAsia="Times New Roman"/>
                <w:b/>
                <w:spacing w:val="-2"/>
              </w:rPr>
            </w:pPr>
          </w:p>
        </w:tc>
        <w:tc>
          <w:tcPr>
            <w:tcW w:w="0" w:type="auto"/>
            <w:shd w:val="clear" w:color="auto" w:fill="auto"/>
          </w:tcPr>
          <w:p w14:paraId="21FF94B8" w14:textId="77777777" w:rsidR="00EA00BB" w:rsidRPr="008165D6" w:rsidRDefault="00EA00BB">
            <w:pPr>
              <w:jc w:val="both"/>
              <w:rPr>
                <w:rFonts w:eastAsia="Times New Roman"/>
                <w:b/>
                <w:spacing w:val="-2"/>
              </w:rPr>
            </w:pPr>
          </w:p>
        </w:tc>
        <w:tc>
          <w:tcPr>
            <w:tcW w:w="0" w:type="auto"/>
            <w:shd w:val="clear" w:color="auto" w:fill="auto"/>
          </w:tcPr>
          <w:p w14:paraId="64F9248B" w14:textId="77777777" w:rsidR="00EA00BB" w:rsidRPr="008165D6" w:rsidRDefault="00EA00BB">
            <w:pPr>
              <w:jc w:val="both"/>
              <w:rPr>
                <w:rFonts w:eastAsia="Times New Roman"/>
                <w:b/>
                <w:spacing w:val="-2"/>
              </w:rPr>
            </w:pPr>
          </w:p>
        </w:tc>
        <w:tc>
          <w:tcPr>
            <w:tcW w:w="0" w:type="auto"/>
            <w:shd w:val="clear" w:color="auto" w:fill="auto"/>
          </w:tcPr>
          <w:p w14:paraId="44FBD032" w14:textId="77777777" w:rsidR="00EA00BB" w:rsidRPr="008165D6" w:rsidRDefault="00EA00BB">
            <w:pPr>
              <w:jc w:val="both"/>
              <w:rPr>
                <w:rFonts w:eastAsia="Times New Roman"/>
                <w:b/>
                <w:spacing w:val="-2"/>
              </w:rPr>
            </w:pPr>
          </w:p>
        </w:tc>
        <w:tc>
          <w:tcPr>
            <w:tcW w:w="0" w:type="auto"/>
            <w:shd w:val="clear" w:color="auto" w:fill="auto"/>
          </w:tcPr>
          <w:p w14:paraId="0B6EF6FE" w14:textId="77777777" w:rsidR="00EA00BB" w:rsidRPr="008165D6" w:rsidRDefault="00EA00BB">
            <w:pPr>
              <w:jc w:val="both"/>
              <w:rPr>
                <w:rFonts w:eastAsia="Times New Roman"/>
                <w:b/>
                <w:spacing w:val="-2"/>
              </w:rPr>
            </w:pPr>
          </w:p>
        </w:tc>
        <w:tc>
          <w:tcPr>
            <w:tcW w:w="0" w:type="auto"/>
            <w:shd w:val="clear" w:color="auto" w:fill="auto"/>
          </w:tcPr>
          <w:p w14:paraId="3B06262C" w14:textId="77777777" w:rsidR="00EA00BB" w:rsidRPr="008165D6" w:rsidRDefault="00EA00BB">
            <w:pPr>
              <w:jc w:val="both"/>
              <w:rPr>
                <w:rFonts w:eastAsia="Times New Roman"/>
                <w:b/>
                <w:spacing w:val="-2"/>
              </w:rPr>
            </w:pPr>
          </w:p>
        </w:tc>
      </w:tr>
      <w:tr w:rsidR="00EA00BB" w:rsidRPr="008165D6" w14:paraId="66FBBF37" w14:textId="77777777">
        <w:trPr>
          <w:jc w:val="center"/>
        </w:trPr>
        <w:tc>
          <w:tcPr>
            <w:tcW w:w="6529" w:type="dxa"/>
            <w:gridSpan w:val="5"/>
            <w:shd w:val="clear" w:color="auto" w:fill="auto"/>
          </w:tcPr>
          <w:p w14:paraId="0D0A342D" w14:textId="77777777" w:rsidR="00EA00BB" w:rsidRPr="008165D6" w:rsidRDefault="00EA00BB">
            <w:pPr>
              <w:jc w:val="center"/>
              <w:rPr>
                <w:rFonts w:eastAsia="Times New Roman"/>
                <w:b/>
                <w:spacing w:val="-2"/>
                <w:lang w:eastAsia="ar-SA"/>
              </w:rPr>
            </w:pPr>
            <w:r w:rsidRPr="008165D6">
              <w:rPr>
                <w:rFonts w:eastAsia="Times New Roman"/>
                <w:b/>
                <w:spacing w:val="-2"/>
              </w:rPr>
              <w:t>TOTAL</w:t>
            </w:r>
          </w:p>
        </w:tc>
        <w:tc>
          <w:tcPr>
            <w:tcW w:w="0" w:type="auto"/>
            <w:shd w:val="clear" w:color="auto" w:fill="auto"/>
          </w:tcPr>
          <w:p w14:paraId="5B806050" w14:textId="77777777" w:rsidR="00EA00BB" w:rsidRPr="008165D6" w:rsidRDefault="00EA00BB">
            <w:pPr>
              <w:jc w:val="both"/>
              <w:rPr>
                <w:rFonts w:eastAsia="Times New Roman"/>
                <w:b/>
                <w:spacing w:val="-2"/>
              </w:rPr>
            </w:pPr>
          </w:p>
        </w:tc>
      </w:tr>
    </w:tbl>
    <w:p w14:paraId="62E39F3C" w14:textId="77777777" w:rsidR="00EA00BB" w:rsidRPr="008165D6" w:rsidRDefault="00EA00BB" w:rsidP="00EA00BB">
      <w:pPr>
        <w:ind w:left="15" w:right="45"/>
        <w:jc w:val="both"/>
        <w:rPr>
          <w:rFonts w:eastAsia="Times New Roman"/>
          <w:lang w:eastAsia="hi-IN" w:bidi="hi-IN"/>
        </w:rPr>
      </w:pPr>
    </w:p>
    <w:p w14:paraId="51609D1C" w14:textId="77777777" w:rsidR="00EA00BB" w:rsidRPr="008165D6" w:rsidRDefault="00EA00BB" w:rsidP="00EA00BB">
      <w:pPr>
        <w:ind w:left="15" w:right="45"/>
        <w:jc w:val="both"/>
        <w:rPr>
          <w:rFonts w:eastAsia="Times New Roman"/>
          <w:lang w:eastAsia="hi-IN" w:bidi="hi-IN"/>
        </w:rPr>
      </w:pPr>
    </w:p>
    <w:p w14:paraId="02780C9F" w14:textId="77777777" w:rsidR="00EA00BB" w:rsidRPr="008165D6" w:rsidRDefault="00EA00BB" w:rsidP="00EA00BB">
      <w:pPr>
        <w:ind w:left="15" w:right="45"/>
        <w:jc w:val="both"/>
        <w:rPr>
          <w:rFonts w:eastAsia="Times New Roman"/>
          <w:lang w:eastAsia="hi-IN" w:bidi="hi-IN"/>
        </w:rPr>
      </w:pPr>
    </w:p>
    <w:p w14:paraId="5288F43F" w14:textId="77777777" w:rsidR="00EA00BB" w:rsidRPr="008165D6" w:rsidRDefault="00EA00BB" w:rsidP="00EA00BB">
      <w:pPr>
        <w:tabs>
          <w:tab w:val="left" w:pos="-540"/>
        </w:tabs>
        <w:ind w:left="15" w:right="45"/>
        <w:jc w:val="both"/>
        <w:rPr>
          <w:rFonts w:eastAsia="Times New Roman"/>
          <w:b/>
          <w:spacing w:val="-3"/>
          <w:lang w:eastAsia="hi-IN" w:bidi="hi-IN"/>
        </w:rPr>
      </w:pPr>
    </w:p>
    <w:p w14:paraId="6B0EEF7A" w14:textId="77777777" w:rsidR="00EA00BB" w:rsidRPr="008165D6" w:rsidRDefault="00EA00BB" w:rsidP="00EA00BB">
      <w:pPr>
        <w:ind w:left="15" w:right="45"/>
        <w:rPr>
          <w:rFonts w:eastAsia="Times New Roman"/>
          <w:i/>
          <w:lang w:eastAsia="hi-IN" w:bidi="hi-IN"/>
        </w:rPr>
      </w:pPr>
      <w:r w:rsidRPr="008165D6">
        <w:rPr>
          <w:rFonts w:eastAsia="Times New Roman"/>
          <w:i/>
          <w:lang w:eastAsia="hi-IN" w:bidi="hi-IN"/>
        </w:rPr>
        <w:t>(Nota: Estos precios no incluyen IVA)</w:t>
      </w:r>
    </w:p>
    <w:p w14:paraId="3705FCF4" w14:textId="77777777" w:rsidR="00EA00BB" w:rsidRPr="008165D6" w:rsidRDefault="00EA00BB" w:rsidP="00EA00BB">
      <w:pPr>
        <w:tabs>
          <w:tab w:val="left" w:pos="-540"/>
        </w:tabs>
        <w:ind w:left="15" w:right="45"/>
        <w:jc w:val="both"/>
        <w:rPr>
          <w:rFonts w:eastAsia="Times New Roman"/>
          <w:b/>
          <w:spacing w:val="-3"/>
          <w:lang w:eastAsia="hi-IN" w:bidi="hi-IN"/>
        </w:rPr>
      </w:pPr>
    </w:p>
    <w:p w14:paraId="7BC5EA30" w14:textId="77777777" w:rsidR="00EA00BB" w:rsidRPr="008165D6" w:rsidRDefault="00EA00BB" w:rsidP="00EA00BB">
      <w:pPr>
        <w:ind w:left="15" w:right="45"/>
        <w:jc w:val="both"/>
        <w:rPr>
          <w:rFonts w:eastAsia="Times New Roman"/>
          <w:lang w:eastAsia="hi-IN" w:bidi="hi-IN"/>
        </w:rPr>
      </w:pPr>
      <w:r w:rsidRPr="008165D6">
        <w:rPr>
          <w:rFonts w:eastAsia="Times New Roman"/>
          <w:lang w:eastAsia="hi-IN" w:bidi="hi-IN"/>
        </w:rPr>
        <w:t>PRECIO TOTAL DE LA OFERTA: (</w:t>
      </w:r>
      <w:r w:rsidRPr="008165D6">
        <w:rPr>
          <w:rFonts w:eastAsia="Times New Roman"/>
          <w:i/>
          <w:lang w:eastAsia="hi-IN" w:bidi="hi-IN"/>
        </w:rPr>
        <w:t>en letras y números</w:t>
      </w:r>
      <w:r w:rsidRPr="008165D6">
        <w:rPr>
          <w:rFonts w:eastAsia="Times New Roman"/>
          <w:lang w:eastAsia="hi-IN" w:bidi="hi-IN"/>
        </w:rPr>
        <w:t>), más IVA</w:t>
      </w:r>
    </w:p>
    <w:p w14:paraId="72B63390" w14:textId="77777777" w:rsidR="00EA00BB" w:rsidRPr="008165D6" w:rsidRDefault="00EA00BB" w:rsidP="00EA00BB">
      <w:pPr>
        <w:ind w:left="15" w:right="45"/>
        <w:rPr>
          <w:rFonts w:eastAsia="Times New Roman"/>
          <w:lang w:eastAsia="hi-IN" w:bidi="hi-IN"/>
        </w:rPr>
      </w:pPr>
    </w:p>
    <w:p w14:paraId="52E50C87" w14:textId="77777777" w:rsidR="00EA00BB" w:rsidRPr="008165D6" w:rsidRDefault="00EA00BB" w:rsidP="00EA00BB">
      <w:pPr>
        <w:ind w:left="15" w:right="45"/>
        <w:rPr>
          <w:rFonts w:eastAsia="Times New Roman"/>
          <w:b/>
          <w:lang w:eastAsia="hi-IN" w:bidi="hi-IN"/>
        </w:rPr>
      </w:pPr>
    </w:p>
    <w:p w14:paraId="381E8291" w14:textId="77777777" w:rsidR="00EA00BB" w:rsidRPr="008165D6" w:rsidRDefault="00EA00BB" w:rsidP="00EA00BB">
      <w:pPr>
        <w:ind w:left="15" w:right="45"/>
        <w:rPr>
          <w:rFonts w:eastAsia="Times New Roman"/>
          <w:b/>
          <w:lang w:eastAsia="hi-IN" w:bidi="hi-IN"/>
        </w:rPr>
      </w:pPr>
    </w:p>
    <w:p w14:paraId="0583C142" w14:textId="77777777" w:rsidR="00EA00BB" w:rsidRDefault="00EA00BB" w:rsidP="00EA00BB">
      <w:pPr>
        <w:rPr>
          <w:rFonts w:eastAsia="Times New Roman"/>
          <w:b/>
          <w:spacing w:val="-2"/>
          <w:lang w:eastAsia="hi-IN" w:bidi="hi-IN"/>
        </w:rPr>
      </w:pPr>
    </w:p>
    <w:p w14:paraId="2A99A684" w14:textId="77777777" w:rsidR="00EA00BB" w:rsidRDefault="00EA00BB" w:rsidP="00EA00BB">
      <w:pPr>
        <w:rPr>
          <w:rFonts w:eastAsia="Times New Roman"/>
          <w:b/>
          <w:spacing w:val="-2"/>
          <w:lang w:eastAsia="hi-IN" w:bidi="hi-IN"/>
        </w:rPr>
      </w:pPr>
    </w:p>
    <w:p w14:paraId="6395EFDD" w14:textId="77777777" w:rsidR="00EA00BB" w:rsidRDefault="00EA00BB" w:rsidP="00EA00BB">
      <w:pPr>
        <w:rPr>
          <w:rFonts w:eastAsia="Times New Roman"/>
          <w:b/>
          <w:spacing w:val="-2"/>
          <w:lang w:eastAsia="hi-IN" w:bidi="hi-IN"/>
        </w:rPr>
      </w:pPr>
    </w:p>
    <w:p w14:paraId="0A1FF04B" w14:textId="77777777" w:rsidR="00EA00BB" w:rsidRDefault="00EA00BB" w:rsidP="00EA00BB">
      <w:pPr>
        <w:rPr>
          <w:rFonts w:eastAsia="Times New Roman"/>
          <w:b/>
          <w:spacing w:val="-2"/>
          <w:lang w:eastAsia="hi-IN" w:bidi="hi-IN"/>
        </w:rPr>
      </w:pPr>
    </w:p>
    <w:p w14:paraId="06521C28" w14:textId="77777777" w:rsidR="001A4E3B" w:rsidRDefault="001A4E3B" w:rsidP="00EA00BB">
      <w:pPr>
        <w:rPr>
          <w:rFonts w:eastAsia="Times New Roman"/>
          <w:b/>
          <w:spacing w:val="-2"/>
          <w:lang w:eastAsia="hi-IN" w:bidi="hi-IN"/>
        </w:rPr>
      </w:pPr>
    </w:p>
    <w:p w14:paraId="170ED2C5" w14:textId="77777777" w:rsidR="001A4E3B" w:rsidRDefault="001A4E3B" w:rsidP="00EA00BB">
      <w:pPr>
        <w:rPr>
          <w:rFonts w:eastAsia="Times New Roman"/>
          <w:b/>
          <w:spacing w:val="-2"/>
          <w:lang w:eastAsia="hi-IN" w:bidi="hi-IN"/>
        </w:rPr>
      </w:pPr>
    </w:p>
    <w:p w14:paraId="2EB897CC" w14:textId="77777777" w:rsidR="001A4E3B" w:rsidRDefault="001A4E3B" w:rsidP="00EA00BB">
      <w:pPr>
        <w:rPr>
          <w:rFonts w:eastAsia="Times New Roman"/>
          <w:b/>
          <w:spacing w:val="-2"/>
          <w:lang w:eastAsia="hi-IN" w:bidi="hi-IN"/>
        </w:rPr>
      </w:pPr>
    </w:p>
    <w:p w14:paraId="7AA44AD7" w14:textId="77777777" w:rsidR="001A4E3B" w:rsidRDefault="001A4E3B" w:rsidP="00EA00BB">
      <w:pPr>
        <w:rPr>
          <w:rFonts w:eastAsia="Times New Roman"/>
          <w:b/>
          <w:spacing w:val="-2"/>
          <w:lang w:eastAsia="hi-IN" w:bidi="hi-IN"/>
        </w:rPr>
      </w:pPr>
    </w:p>
    <w:p w14:paraId="0BD8233A" w14:textId="77777777" w:rsidR="001A4E3B" w:rsidRDefault="001A4E3B" w:rsidP="00EA00BB">
      <w:pPr>
        <w:rPr>
          <w:rFonts w:eastAsia="Times New Roman"/>
          <w:b/>
          <w:spacing w:val="-2"/>
          <w:lang w:eastAsia="hi-IN" w:bidi="hi-IN"/>
        </w:rPr>
      </w:pPr>
    </w:p>
    <w:p w14:paraId="7DCC2B21" w14:textId="77777777" w:rsidR="001A4E3B" w:rsidRDefault="001A4E3B" w:rsidP="00EA00BB">
      <w:pPr>
        <w:rPr>
          <w:rFonts w:eastAsia="Times New Roman"/>
          <w:b/>
          <w:spacing w:val="-2"/>
          <w:lang w:eastAsia="hi-IN" w:bidi="hi-IN"/>
        </w:rPr>
      </w:pPr>
    </w:p>
    <w:p w14:paraId="1C9F80A2" w14:textId="77777777" w:rsidR="001A4E3B" w:rsidRDefault="001A4E3B" w:rsidP="00EA00BB">
      <w:pPr>
        <w:rPr>
          <w:rFonts w:eastAsia="Times New Roman"/>
          <w:b/>
          <w:spacing w:val="-2"/>
          <w:lang w:eastAsia="hi-IN" w:bidi="hi-IN"/>
        </w:rPr>
      </w:pPr>
    </w:p>
    <w:p w14:paraId="2E169334" w14:textId="77777777" w:rsidR="001A4E3B" w:rsidRDefault="001A4E3B" w:rsidP="00EA00BB">
      <w:pPr>
        <w:rPr>
          <w:rFonts w:eastAsia="Times New Roman"/>
          <w:b/>
          <w:spacing w:val="-2"/>
          <w:lang w:eastAsia="hi-IN" w:bidi="hi-IN"/>
        </w:rPr>
      </w:pPr>
    </w:p>
    <w:p w14:paraId="331A0F41" w14:textId="77777777" w:rsidR="001A4E3B" w:rsidRDefault="001A4E3B" w:rsidP="00EA00BB">
      <w:pPr>
        <w:rPr>
          <w:rFonts w:eastAsia="Times New Roman"/>
          <w:b/>
          <w:spacing w:val="-2"/>
          <w:lang w:eastAsia="hi-IN" w:bidi="hi-IN"/>
        </w:rPr>
      </w:pPr>
    </w:p>
    <w:p w14:paraId="09C7F088" w14:textId="77777777" w:rsidR="00EA00BB" w:rsidRDefault="00EA00BB" w:rsidP="00EA00BB">
      <w:pPr>
        <w:rPr>
          <w:rFonts w:eastAsia="Times New Roman"/>
          <w:b/>
          <w:spacing w:val="-2"/>
          <w:lang w:eastAsia="hi-IN" w:bidi="hi-IN"/>
        </w:rPr>
      </w:pPr>
    </w:p>
    <w:p w14:paraId="5663428F" w14:textId="77777777" w:rsidR="00EA00BB" w:rsidRDefault="00EA00BB" w:rsidP="00EA00BB">
      <w:pPr>
        <w:rPr>
          <w:rFonts w:eastAsia="Times New Roman"/>
          <w:b/>
          <w:spacing w:val="-2"/>
          <w:lang w:eastAsia="hi-IN" w:bidi="hi-IN"/>
        </w:rPr>
      </w:pPr>
    </w:p>
    <w:p w14:paraId="38FD47C9" w14:textId="77777777" w:rsidR="00EA00BB" w:rsidRDefault="00EA00BB" w:rsidP="00EA00BB">
      <w:pPr>
        <w:rPr>
          <w:rFonts w:eastAsia="Times New Roman"/>
          <w:b/>
          <w:spacing w:val="-2"/>
          <w:lang w:eastAsia="hi-IN" w:bidi="hi-IN"/>
        </w:rPr>
      </w:pPr>
    </w:p>
    <w:p w14:paraId="67B7A9B5" w14:textId="77777777" w:rsidR="00EA00BB" w:rsidRDefault="00EA00BB" w:rsidP="00EA00BB">
      <w:pPr>
        <w:rPr>
          <w:rFonts w:eastAsia="Times New Roman"/>
          <w:b/>
          <w:spacing w:val="-2"/>
          <w:lang w:eastAsia="hi-IN" w:bidi="hi-IN"/>
        </w:rPr>
      </w:pPr>
    </w:p>
    <w:p w14:paraId="0BF66DBB" w14:textId="77777777" w:rsidR="00EA00BB" w:rsidRDefault="00EA00BB" w:rsidP="00EA00BB">
      <w:pPr>
        <w:rPr>
          <w:rFonts w:eastAsia="Times New Roman"/>
          <w:b/>
          <w:spacing w:val="-2"/>
          <w:lang w:eastAsia="hi-IN" w:bidi="hi-IN"/>
        </w:rPr>
      </w:pPr>
    </w:p>
    <w:p w14:paraId="07DC64C5" w14:textId="77777777" w:rsidR="00EA00BB" w:rsidRDefault="00EA00BB" w:rsidP="00EA00BB">
      <w:pPr>
        <w:rPr>
          <w:rFonts w:eastAsia="Times New Roman"/>
          <w:b/>
          <w:spacing w:val="-2"/>
          <w:lang w:eastAsia="hi-IN" w:bidi="hi-IN"/>
        </w:rPr>
      </w:pPr>
    </w:p>
    <w:p w14:paraId="2D129822" w14:textId="77777777" w:rsidR="00EA00BB" w:rsidRDefault="00EA00BB" w:rsidP="00EA00BB">
      <w:pPr>
        <w:rPr>
          <w:rFonts w:eastAsia="Times New Roman"/>
          <w:b/>
          <w:spacing w:val="-2"/>
          <w:lang w:eastAsia="hi-IN" w:bidi="hi-IN"/>
        </w:rPr>
      </w:pPr>
    </w:p>
    <w:p w14:paraId="3D631D87" w14:textId="77777777" w:rsidR="00EA00BB" w:rsidRDefault="00EA00BB" w:rsidP="00EA00BB">
      <w:pPr>
        <w:rPr>
          <w:rFonts w:eastAsia="Times New Roman"/>
          <w:b/>
          <w:spacing w:val="-2"/>
          <w:lang w:eastAsia="hi-IN" w:bidi="hi-IN"/>
        </w:rPr>
      </w:pPr>
    </w:p>
    <w:p w14:paraId="1E70A155" w14:textId="77777777" w:rsidR="001605FC" w:rsidRDefault="001605FC" w:rsidP="00EA00BB">
      <w:pPr>
        <w:rPr>
          <w:rFonts w:eastAsia="Times New Roman"/>
          <w:b/>
          <w:spacing w:val="-2"/>
          <w:lang w:eastAsia="hi-IN" w:bidi="hi-IN"/>
        </w:rPr>
      </w:pPr>
    </w:p>
    <w:p w14:paraId="61E9F2D3" w14:textId="77777777" w:rsidR="001605FC" w:rsidRDefault="001605FC" w:rsidP="00EA00BB">
      <w:pPr>
        <w:rPr>
          <w:rFonts w:eastAsia="Times New Roman"/>
          <w:b/>
          <w:spacing w:val="-2"/>
          <w:lang w:eastAsia="hi-IN" w:bidi="hi-IN"/>
        </w:rPr>
      </w:pPr>
    </w:p>
    <w:p w14:paraId="6715644A" w14:textId="77777777" w:rsidR="001605FC" w:rsidRDefault="001605FC" w:rsidP="00EA00BB">
      <w:pPr>
        <w:rPr>
          <w:rFonts w:eastAsia="Times New Roman"/>
          <w:b/>
          <w:spacing w:val="-2"/>
          <w:lang w:eastAsia="hi-IN" w:bidi="hi-IN"/>
        </w:rPr>
      </w:pPr>
    </w:p>
    <w:p w14:paraId="3AB54A58" w14:textId="77777777" w:rsidR="001605FC" w:rsidRDefault="001605FC" w:rsidP="00EA00BB">
      <w:pPr>
        <w:rPr>
          <w:rFonts w:eastAsia="Times New Roman"/>
          <w:b/>
          <w:spacing w:val="-2"/>
          <w:lang w:eastAsia="hi-IN" w:bidi="hi-IN"/>
        </w:rPr>
      </w:pPr>
    </w:p>
    <w:p w14:paraId="57F1D52E" w14:textId="77777777" w:rsidR="00EA00BB" w:rsidRDefault="00EA00BB" w:rsidP="00EA00BB">
      <w:r>
        <w:rPr>
          <w:rFonts w:eastAsia="Times New Roman"/>
          <w:b/>
          <w:spacing w:val="-2"/>
          <w:lang w:eastAsia="hi-IN" w:bidi="hi-IN"/>
        </w:rPr>
        <w:t>1</w:t>
      </w:r>
      <w:r w:rsidRPr="008165D6">
        <w:rPr>
          <w:rFonts w:eastAsia="Times New Roman"/>
          <w:b/>
          <w:spacing w:val="-2"/>
          <w:lang w:eastAsia="hi-IN" w:bidi="hi-IN"/>
        </w:rPr>
        <w:t>.6</w:t>
      </w:r>
      <w:r w:rsidRPr="008165D6">
        <w:rPr>
          <w:rFonts w:eastAsia="Times New Roman"/>
          <w:b/>
          <w:spacing w:val="-2"/>
          <w:lang w:eastAsia="hi-IN" w:bidi="hi-IN"/>
        </w:rPr>
        <w:tab/>
      </w:r>
      <w:r w:rsidRPr="008165D6">
        <w:rPr>
          <w:b/>
          <w:bCs/>
        </w:rPr>
        <w:t>COMPONENTES DE LOS (BIENES O SERVICIOS) OFERTADOS</w:t>
      </w:r>
      <w:r w:rsidRPr="008165D6">
        <w:t>.</w:t>
      </w:r>
    </w:p>
    <w:p w14:paraId="738C1CED" w14:textId="77777777" w:rsidR="001A4E3B" w:rsidRDefault="001A4E3B" w:rsidP="00EA00BB"/>
    <w:tbl>
      <w:tblPr>
        <w:tblW w:w="9209" w:type="dxa"/>
        <w:tblInd w:w="75" w:type="dxa"/>
        <w:tblCellMar>
          <w:left w:w="70" w:type="dxa"/>
          <w:right w:w="70" w:type="dxa"/>
        </w:tblCellMar>
        <w:tblLook w:val="04A0" w:firstRow="1" w:lastRow="0" w:firstColumn="1" w:lastColumn="0" w:noHBand="0" w:noVBand="1"/>
      </w:tblPr>
      <w:tblGrid>
        <w:gridCol w:w="4943"/>
        <w:gridCol w:w="4536"/>
      </w:tblGrid>
      <w:tr w:rsidR="00EA00BB" w:rsidRPr="00027B4E" w14:paraId="3A5AEA21" w14:textId="77777777" w:rsidTr="001605FC">
        <w:trPr>
          <w:trHeight w:val="300"/>
        </w:trPr>
        <w:tc>
          <w:tcPr>
            <w:tcW w:w="46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3E9A6B" w14:textId="77777777" w:rsidR="00EA00BB" w:rsidRPr="001605FC" w:rsidRDefault="00EA00BB">
            <w:pPr>
              <w:rPr>
                <w:rFonts w:eastAsia="Times New Roman"/>
                <w:b/>
                <w:bCs/>
                <w:color w:val="000000"/>
                <w:sz w:val="20"/>
                <w:szCs w:val="20"/>
              </w:rPr>
            </w:pPr>
            <w:r w:rsidRPr="001605FC">
              <w:rPr>
                <w:rFonts w:eastAsia="Times New Roman"/>
                <w:b/>
                <w:bCs/>
                <w:color w:val="000000"/>
                <w:sz w:val="20"/>
                <w:szCs w:val="20"/>
              </w:rPr>
              <w:t>COMPONENTES SOLICITADOS</w:t>
            </w:r>
          </w:p>
        </w:tc>
        <w:tc>
          <w:tcPr>
            <w:tcW w:w="4536" w:type="dxa"/>
            <w:tcBorders>
              <w:top w:val="single" w:sz="4" w:space="0" w:color="auto"/>
              <w:left w:val="nil"/>
              <w:bottom w:val="single" w:sz="4" w:space="0" w:color="auto"/>
              <w:right w:val="single" w:sz="4" w:space="0" w:color="auto"/>
            </w:tcBorders>
            <w:shd w:val="clear" w:color="auto" w:fill="auto"/>
            <w:noWrap/>
            <w:vAlign w:val="bottom"/>
            <w:hideMark/>
          </w:tcPr>
          <w:p w14:paraId="39B6F17C" w14:textId="77777777" w:rsidR="00EA00BB" w:rsidRPr="001605FC" w:rsidRDefault="00EA00BB">
            <w:pPr>
              <w:rPr>
                <w:rFonts w:eastAsia="Times New Roman"/>
                <w:b/>
                <w:bCs/>
                <w:color w:val="000000"/>
                <w:sz w:val="20"/>
                <w:szCs w:val="20"/>
              </w:rPr>
            </w:pPr>
            <w:r w:rsidRPr="001605FC">
              <w:rPr>
                <w:rFonts w:eastAsia="Times New Roman"/>
                <w:b/>
                <w:bCs/>
                <w:color w:val="000000"/>
                <w:sz w:val="20"/>
                <w:szCs w:val="20"/>
              </w:rPr>
              <w:t>COMPONENTES OFERTADOS.</w:t>
            </w:r>
          </w:p>
        </w:tc>
      </w:tr>
      <w:tr w:rsidR="00EA00BB" w:rsidRPr="00027B4E" w14:paraId="72ECE591" w14:textId="77777777" w:rsidTr="005260A3">
        <w:trPr>
          <w:trHeight w:val="2967"/>
        </w:trPr>
        <w:tc>
          <w:tcPr>
            <w:tcW w:w="4673" w:type="dxa"/>
            <w:tcBorders>
              <w:top w:val="nil"/>
              <w:left w:val="single" w:sz="4" w:space="0" w:color="auto"/>
              <w:bottom w:val="single" w:sz="4" w:space="0" w:color="auto"/>
              <w:right w:val="single" w:sz="4" w:space="0" w:color="auto"/>
            </w:tcBorders>
            <w:shd w:val="clear" w:color="auto" w:fill="auto"/>
            <w:vAlign w:val="bottom"/>
            <w:hideMark/>
          </w:tcPr>
          <w:p w14:paraId="1967E105" w14:textId="761AB382" w:rsidR="005260A3" w:rsidRPr="001605FC" w:rsidRDefault="00C52154">
            <w:pPr>
              <w:rPr>
                <w:rFonts w:eastAsia="Times New Roman"/>
                <w:color w:val="000000"/>
                <w:sz w:val="20"/>
                <w:szCs w:val="20"/>
              </w:rPr>
            </w:pPr>
            <w:r w:rsidRPr="00C52154">
              <w:rPr>
                <w:rFonts w:eastAsia="Times New Roman"/>
                <w:color w:val="000000"/>
                <w:sz w:val="20"/>
                <w:szCs w:val="20"/>
              </w:rPr>
              <w:t xml:space="preserve">METODOLOGÍA DE TRABAJO • La entrega de credenciales y activación de licencias se dará en los primeros 15 días a partir de la firma del contrato. • La activación se realizará de manera remota a través del servicio de soporte técnico en equipos de CONGOPE. • Se habilitará una plataforma de entrenamiento y los usuarios tendrán la opción de seguir los cursos web y consultar recursos disponibles que se habilitan con la suscripción adquirida. • El contratista deberá firmar el acuerdo de confidencialidad. • La activación de los usuarios se realizará de forma remota a través del servicio de soporte técnico y deberá ser mediante acceso controlado. • Proveer asistencia técnica para resolver problemas relacionados con la instalación y errores de la suscripción que puedan surgir. • El soporte técnico y actualizaciones estarán disponibles mientras dure el contrato. • El oferente adjudicado deberá entregar soporte técnico de la plataforma durante el tiempo que dure la vigencia de la suscripción cuando sea requerido. • Se prestará soporte técnico de forma remota en el horario de lunes a viernes de 8:00 a. m. - 5:00 p. m, todas las solicitudes de soporte deben ser registradas para garantizar una oportuna respuesta, con niveles de servicio y </w:t>
            </w:r>
            <w:r w:rsidRPr="00C52154">
              <w:rPr>
                <w:rFonts w:eastAsia="Times New Roman"/>
                <w:color w:val="000000"/>
                <w:sz w:val="20"/>
                <w:szCs w:val="20"/>
              </w:rPr>
              <w:lastRenderedPageBreak/>
              <w:t>diferentes canales de comunicación como telefónico, correo electrónico y portal de asistencia. • Para el soporte deben existir diferentes canales de comunicación como telefónico, correo electrónico y portal de asistencia. • Soporte técnico y actualización de software a la última versión liberada. • Tiempos de respuesta por niveles de criticidad. • Disponibilidad de acceso a las herramientas de gestión de incidentes. • El tiempo de respuesta del soporte técnico al primer contacto debe estar entre el rango de las primeras 4 horas hábiles y manejar tiempos de respuesta por niveles de criticidad. • Elaborar un acta de entrega final sobre la implementación de las licencias SIG, que incluya capturas de la instalación y activaciones realizadas.</w:t>
            </w:r>
          </w:p>
        </w:tc>
        <w:tc>
          <w:tcPr>
            <w:tcW w:w="4536" w:type="dxa"/>
            <w:tcBorders>
              <w:top w:val="nil"/>
              <w:left w:val="nil"/>
              <w:bottom w:val="single" w:sz="4" w:space="0" w:color="auto"/>
              <w:right w:val="single" w:sz="4" w:space="0" w:color="auto"/>
            </w:tcBorders>
            <w:shd w:val="clear" w:color="auto" w:fill="auto"/>
            <w:noWrap/>
            <w:vAlign w:val="bottom"/>
            <w:hideMark/>
          </w:tcPr>
          <w:p w14:paraId="41303EFA" w14:textId="77777777" w:rsidR="00EA00BB" w:rsidRPr="001605FC" w:rsidRDefault="00EA00BB">
            <w:pPr>
              <w:rPr>
                <w:rFonts w:eastAsia="Times New Roman"/>
                <w:color w:val="000000"/>
                <w:sz w:val="20"/>
                <w:szCs w:val="20"/>
              </w:rPr>
            </w:pPr>
            <w:r w:rsidRPr="001605FC">
              <w:rPr>
                <w:rFonts w:eastAsia="Times New Roman"/>
                <w:color w:val="000000"/>
                <w:sz w:val="20"/>
                <w:szCs w:val="20"/>
              </w:rPr>
              <w:lastRenderedPageBreak/>
              <w:t> </w:t>
            </w:r>
          </w:p>
        </w:tc>
      </w:tr>
      <w:tr w:rsidR="00154C57" w:rsidRPr="00027B4E" w14:paraId="132362CD" w14:textId="77777777" w:rsidTr="001605FC">
        <w:trPr>
          <w:trHeight w:val="1500"/>
        </w:trPr>
        <w:tc>
          <w:tcPr>
            <w:tcW w:w="4673" w:type="dxa"/>
            <w:tcBorders>
              <w:top w:val="nil"/>
              <w:left w:val="single" w:sz="4" w:space="0" w:color="auto"/>
              <w:bottom w:val="single" w:sz="4" w:space="0" w:color="auto"/>
              <w:right w:val="single" w:sz="4" w:space="0" w:color="auto"/>
            </w:tcBorders>
            <w:shd w:val="clear" w:color="auto" w:fill="auto"/>
            <w:vAlign w:val="bottom"/>
          </w:tcPr>
          <w:p w14:paraId="23645E94" w14:textId="7CF362DD" w:rsidR="00154C57" w:rsidRDefault="00154C57">
            <w:pPr>
              <w:rPr>
                <w:noProof/>
              </w:rPr>
            </w:pPr>
            <w:r>
              <w:rPr>
                <w:noProof/>
              </w:rPr>
              <w:t xml:space="preserve">ESPECIFICACIONES TÉCNICAS </w:t>
            </w:r>
          </w:p>
          <w:p w14:paraId="1D2DDDD7" w14:textId="77777777" w:rsidR="00154C57" w:rsidRDefault="00154C57">
            <w:pPr>
              <w:rPr>
                <w:noProof/>
              </w:rPr>
            </w:pPr>
          </w:p>
          <w:p w14:paraId="3499F115" w14:textId="5A485150" w:rsidR="00154C57" w:rsidRPr="001605FC" w:rsidRDefault="00154C57">
            <w:pPr>
              <w:rPr>
                <w:rFonts w:eastAsia="Times New Roman"/>
                <w:color w:val="000000"/>
                <w:sz w:val="20"/>
                <w:szCs w:val="20"/>
                <w:lang w:val="es-ES"/>
              </w:rPr>
            </w:pPr>
            <w:r>
              <w:rPr>
                <w:noProof/>
              </w:rPr>
              <w:drawing>
                <wp:inline distT="0" distB="0" distL="0" distR="0" wp14:anchorId="3A63529F" wp14:editId="4AC6E596">
                  <wp:extent cx="3050381" cy="1800225"/>
                  <wp:effectExtent l="0" t="0" r="0" b="0"/>
                  <wp:docPr id="1564131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31658" name=""/>
                          <pic:cNvPicPr/>
                        </pic:nvPicPr>
                        <pic:blipFill rotWithShape="1">
                          <a:blip r:embed="rId12"/>
                          <a:srcRect l="21166" t="30172" r="21872" b="10038"/>
                          <a:stretch/>
                        </pic:blipFill>
                        <pic:spPr bwMode="auto">
                          <a:xfrm>
                            <a:off x="0" y="0"/>
                            <a:ext cx="3064430" cy="1808516"/>
                          </a:xfrm>
                          <a:prstGeom prst="rect">
                            <a:avLst/>
                          </a:prstGeom>
                          <a:ln>
                            <a:noFill/>
                          </a:ln>
                          <a:extLst>
                            <a:ext uri="{53640926-AAD7-44D8-BBD7-CCE9431645EC}">
                              <a14:shadowObscured xmlns:a14="http://schemas.microsoft.com/office/drawing/2010/main"/>
                            </a:ext>
                          </a:extLst>
                        </pic:spPr>
                      </pic:pic>
                    </a:graphicData>
                  </a:graphic>
                </wp:inline>
              </w:drawing>
            </w:r>
          </w:p>
        </w:tc>
        <w:tc>
          <w:tcPr>
            <w:tcW w:w="4536" w:type="dxa"/>
            <w:tcBorders>
              <w:top w:val="nil"/>
              <w:left w:val="nil"/>
              <w:bottom w:val="single" w:sz="4" w:space="0" w:color="auto"/>
              <w:right w:val="single" w:sz="4" w:space="0" w:color="auto"/>
            </w:tcBorders>
            <w:shd w:val="clear" w:color="auto" w:fill="auto"/>
            <w:noWrap/>
            <w:vAlign w:val="bottom"/>
          </w:tcPr>
          <w:p w14:paraId="10C29038" w14:textId="77777777" w:rsidR="00154C57" w:rsidRPr="001605FC" w:rsidRDefault="00154C57">
            <w:pPr>
              <w:rPr>
                <w:rFonts w:eastAsia="Times New Roman"/>
                <w:color w:val="000000"/>
                <w:sz w:val="20"/>
                <w:szCs w:val="20"/>
              </w:rPr>
            </w:pPr>
          </w:p>
        </w:tc>
      </w:tr>
      <w:tr w:rsidR="00EA00BB" w:rsidRPr="00027B4E" w14:paraId="0621AD20" w14:textId="77777777" w:rsidTr="001605FC">
        <w:trPr>
          <w:trHeight w:val="1500"/>
        </w:trPr>
        <w:tc>
          <w:tcPr>
            <w:tcW w:w="4673" w:type="dxa"/>
            <w:tcBorders>
              <w:top w:val="nil"/>
              <w:left w:val="single" w:sz="4" w:space="0" w:color="auto"/>
              <w:bottom w:val="single" w:sz="4" w:space="0" w:color="auto"/>
              <w:right w:val="single" w:sz="4" w:space="0" w:color="auto"/>
            </w:tcBorders>
            <w:shd w:val="clear" w:color="auto" w:fill="auto"/>
            <w:vAlign w:val="bottom"/>
            <w:hideMark/>
          </w:tcPr>
          <w:p w14:paraId="052FE956" w14:textId="341316EB" w:rsidR="00EA00BB" w:rsidRPr="001605FC" w:rsidRDefault="00EA00BB">
            <w:pPr>
              <w:rPr>
                <w:rFonts w:eastAsia="Times New Roman"/>
                <w:color w:val="000000"/>
                <w:sz w:val="20"/>
                <w:szCs w:val="20"/>
              </w:rPr>
            </w:pPr>
            <w:r w:rsidRPr="001605FC">
              <w:rPr>
                <w:rFonts w:eastAsia="Times New Roman"/>
                <w:color w:val="000000"/>
                <w:sz w:val="20"/>
                <w:szCs w:val="20"/>
                <w:lang w:val="es-ES"/>
              </w:rPr>
              <w:t>PRODUCTOS O SERVICIOS ESPERADOS:</w:t>
            </w:r>
            <w:r w:rsidRPr="001605FC">
              <w:rPr>
                <w:rFonts w:eastAsia="Times New Roman"/>
                <w:color w:val="000000"/>
                <w:sz w:val="20"/>
                <w:szCs w:val="20"/>
                <w:lang w:val="es-ES"/>
              </w:rPr>
              <w:br/>
            </w:r>
            <w:r w:rsidRPr="001605FC">
              <w:rPr>
                <w:rFonts w:eastAsia="Times New Roman"/>
                <w:color w:val="000000"/>
                <w:sz w:val="20"/>
                <w:szCs w:val="20"/>
                <w:lang w:val="es-ES"/>
              </w:rPr>
              <w:br/>
            </w:r>
            <w:r w:rsidR="00154C57" w:rsidRPr="00154C57">
              <w:rPr>
                <w:rFonts w:eastAsia="Times New Roman"/>
                <w:color w:val="000000"/>
                <w:sz w:val="20"/>
                <w:szCs w:val="20"/>
              </w:rPr>
              <w:t>Los productos y/o servicios esperados son los siguientes: ArcGIS Online Professional Plus (</w:t>
            </w:r>
            <w:proofErr w:type="spellStart"/>
            <w:r w:rsidR="00154C57" w:rsidRPr="00154C57">
              <w:rPr>
                <w:rFonts w:eastAsia="Times New Roman"/>
                <w:color w:val="000000"/>
                <w:sz w:val="20"/>
                <w:szCs w:val="20"/>
              </w:rPr>
              <w:t>formerly</w:t>
            </w:r>
            <w:proofErr w:type="spellEnd"/>
            <w:r w:rsidR="00154C57" w:rsidRPr="00154C57">
              <w:rPr>
                <w:rFonts w:eastAsia="Times New Roman"/>
                <w:color w:val="000000"/>
                <w:sz w:val="20"/>
                <w:szCs w:val="20"/>
              </w:rPr>
              <w:t xml:space="preserve"> </w:t>
            </w:r>
            <w:proofErr w:type="spellStart"/>
            <w:r w:rsidR="00154C57" w:rsidRPr="00154C57">
              <w:rPr>
                <w:rFonts w:eastAsia="Times New Roman"/>
                <w:color w:val="000000"/>
                <w:sz w:val="20"/>
                <w:szCs w:val="20"/>
              </w:rPr>
              <w:t>Advanced</w:t>
            </w:r>
            <w:proofErr w:type="spellEnd"/>
            <w:r w:rsidR="00154C57" w:rsidRPr="00154C57">
              <w:rPr>
                <w:rFonts w:eastAsia="Times New Roman"/>
                <w:color w:val="000000"/>
                <w:sz w:val="20"/>
                <w:szCs w:val="20"/>
              </w:rPr>
              <w:t xml:space="preserve">) </w:t>
            </w:r>
            <w:proofErr w:type="spellStart"/>
            <w:r w:rsidR="00154C57" w:rsidRPr="00154C57">
              <w:rPr>
                <w:rFonts w:eastAsia="Times New Roman"/>
                <w:color w:val="000000"/>
                <w:sz w:val="20"/>
                <w:szCs w:val="20"/>
              </w:rPr>
              <w:t>User</w:t>
            </w:r>
            <w:proofErr w:type="spellEnd"/>
            <w:r w:rsidR="00154C57" w:rsidRPr="00154C57">
              <w:rPr>
                <w:rFonts w:eastAsia="Times New Roman"/>
                <w:color w:val="000000"/>
                <w:sz w:val="20"/>
                <w:szCs w:val="20"/>
              </w:rPr>
              <w:t xml:space="preserve"> </w:t>
            </w:r>
            <w:proofErr w:type="spellStart"/>
            <w:r w:rsidR="00154C57" w:rsidRPr="00154C57">
              <w:rPr>
                <w:rFonts w:eastAsia="Times New Roman"/>
                <w:color w:val="000000"/>
                <w:sz w:val="20"/>
                <w:szCs w:val="20"/>
              </w:rPr>
              <w:t>Type</w:t>
            </w:r>
            <w:proofErr w:type="spellEnd"/>
            <w:r w:rsidR="00154C57" w:rsidRPr="00154C57">
              <w:rPr>
                <w:rFonts w:eastAsia="Times New Roman"/>
                <w:color w:val="000000"/>
                <w:sz w:val="20"/>
                <w:szCs w:val="20"/>
              </w:rPr>
              <w:t xml:space="preserve"> </w:t>
            </w:r>
            <w:proofErr w:type="spellStart"/>
            <w:r w:rsidR="00154C57" w:rsidRPr="00154C57">
              <w:rPr>
                <w:rFonts w:eastAsia="Times New Roman"/>
                <w:color w:val="000000"/>
                <w:sz w:val="20"/>
                <w:szCs w:val="20"/>
              </w:rPr>
              <w:t>Annual</w:t>
            </w:r>
            <w:proofErr w:type="spellEnd"/>
            <w:r w:rsidR="00154C57" w:rsidRPr="00154C57">
              <w:rPr>
                <w:rFonts w:eastAsia="Times New Roman"/>
                <w:color w:val="000000"/>
                <w:sz w:val="20"/>
                <w:szCs w:val="20"/>
              </w:rPr>
              <w:t xml:space="preserve"> </w:t>
            </w:r>
            <w:proofErr w:type="spellStart"/>
            <w:r w:rsidR="00154C57" w:rsidRPr="00154C57">
              <w:rPr>
                <w:rFonts w:eastAsia="Times New Roman"/>
                <w:color w:val="000000"/>
                <w:sz w:val="20"/>
                <w:szCs w:val="20"/>
              </w:rPr>
              <w:t>Subscription</w:t>
            </w:r>
            <w:proofErr w:type="spellEnd"/>
            <w:r w:rsidR="00154C57" w:rsidRPr="00154C57">
              <w:rPr>
                <w:rFonts w:eastAsia="Times New Roman"/>
                <w:color w:val="000000"/>
                <w:sz w:val="20"/>
                <w:szCs w:val="20"/>
              </w:rPr>
              <w:t xml:space="preserve">, cantidad 1 ArcGIS Online </w:t>
            </w:r>
            <w:proofErr w:type="spellStart"/>
            <w:r w:rsidR="00154C57" w:rsidRPr="00154C57">
              <w:rPr>
                <w:rFonts w:eastAsia="Times New Roman"/>
                <w:color w:val="000000"/>
                <w:sz w:val="20"/>
                <w:szCs w:val="20"/>
              </w:rPr>
              <w:t>Creator</w:t>
            </w:r>
            <w:proofErr w:type="spellEnd"/>
            <w:r w:rsidR="00154C57" w:rsidRPr="00154C57">
              <w:rPr>
                <w:rFonts w:eastAsia="Times New Roman"/>
                <w:color w:val="000000"/>
                <w:sz w:val="20"/>
                <w:szCs w:val="20"/>
              </w:rPr>
              <w:t xml:space="preserve"> </w:t>
            </w:r>
            <w:proofErr w:type="spellStart"/>
            <w:r w:rsidR="00154C57" w:rsidRPr="00154C57">
              <w:rPr>
                <w:rFonts w:eastAsia="Times New Roman"/>
                <w:color w:val="000000"/>
                <w:sz w:val="20"/>
                <w:szCs w:val="20"/>
              </w:rPr>
              <w:t>User</w:t>
            </w:r>
            <w:proofErr w:type="spellEnd"/>
            <w:r w:rsidR="00154C57" w:rsidRPr="00154C57">
              <w:rPr>
                <w:rFonts w:eastAsia="Times New Roman"/>
                <w:color w:val="000000"/>
                <w:sz w:val="20"/>
                <w:szCs w:val="20"/>
              </w:rPr>
              <w:t xml:space="preserve"> </w:t>
            </w:r>
            <w:proofErr w:type="spellStart"/>
            <w:r w:rsidR="00154C57" w:rsidRPr="00154C57">
              <w:rPr>
                <w:rFonts w:eastAsia="Times New Roman"/>
                <w:color w:val="000000"/>
                <w:sz w:val="20"/>
                <w:szCs w:val="20"/>
              </w:rPr>
              <w:t>Type</w:t>
            </w:r>
            <w:proofErr w:type="spellEnd"/>
            <w:r w:rsidR="00154C57" w:rsidRPr="00154C57">
              <w:rPr>
                <w:rFonts w:eastAsia="Times New Roman"/>
                <w:color w:val="000000"/>
                <w:sz w:val="20"/>
                <w:szCs w:val="20"/>
              </w:rPr>
              <w:t xml:space="preserve"> </w:t>
            </w:r>
            <w:proofErr w:type="spellStart"/>
            <w:r w:rsidR="00154C57" w:rsidRPr="00154C57">
              <w:rPr>
                <w:rFonts w:eastAsia="Times New Roman"/>
                <w:color w:val="000000"/>
                <w:sz w:val="20"/>
                <w:szCs w:val="20"/>
              </w:rPr>
              <w:t>Annual</w:t>
            </w:r>
            <w:proofErr w:type="spellEnd"/>
            <w:r w:rsidR="00154C57" w:rsidRPr="00154C57">
              <w:rPr>
                <w:rFonts w:eastAsia="Times New Roman"/>
                <w:color w:val="000000"/>
                <w:sz w:val="20"/>
                <w:szCs w:val="20"/>
              </w:rPr>
              <w:t xml:space="preserve"> </w:t>
            </w:r>
            <w:proofErr w:type="spellStart"/>
            <w:r w:rsidR="00154C57" w:rsidRPr="00154C57">
              <w:rPr>
                <w:rFonts w:eastAsia="Times New Roman"/>
                <w:color w:val="000000"/>
                <w:sz w:val="20"/>
                <w:szCs w:val="20"/>
              </w:rPr>
              <w:t>Subscription</w:t>
            </w:r>
            <w:proofErr w:type="spellEnd"/>
            <w:r w:rsidR="00154C57" w:rsidRPr="00154C57">
              <w:rPr>
                <w:rFonts w:eastAsia="Times New Roman"/>
                <w:color w:val="000000"/>
                <w:sz w:val="20"/>
                <w:szCs w:val="20"/>
              </w:rPr>
              <w:t>, cantidad 4</w:t>
            </w:r>
            <w:r w:rsidR="005260A3" w:rsidRPr="005260A3">
              <w:rPr>
                <w:rFonts w:eastAsia="Times New Roman"/>
                <w:color w:val="000000"/>
                <w:sz w:val="20"/>
                <w:szCs w:val="20"/>
              </w:rPr>
              <w:t>.</w:t>
            </w:r>
          </w:p>
        </w:tc>
        <w:tc>
          <w:tcPr>
            <w:tcW w:w="4536" w:type="dxa"/>
            <w:tcBorders>
              <w:top w:val="nil"/>
              <w:left w:val="nil"/>
              <w:bottom w:val="single" w:sz="4" w:space="0" w:color="auto"/>
              <w:right w:val="single" w:sz="4" w:space="0" w:color="auto"/>
            </w:tcBorders>
            <w:shd w:val="clear" w:color="auto" w:fill="auto"/>
            <w:noWrap/>
            <w:vAlign w:val="bottom"/>
            <w:hideMark/>
          </w:tcPr>
          <w:p w14:paraId="1A172CE3" w14:textId="77777777" w:rsidR="00EA00BB" w:rsidRPr="001605FC" w:rsidRDefault="00EA00BB">
            <w:pPr>
              <w:rPr>
                <w:rFonts w:eastAsia="Times New Roman"/>
                <w:color w:val="000000"/>
                <w:sz w:val="20"/>
                <w:szCs w:val="20"/>
              </w:rPr>
            </w:pPr>
            <w:r w:rsidRPr="001605FC">
              <w:rPr>
                <w:rFonts w:eastAsia="Times New Roman"/>
                <w:color w:val="000000"/>
                <w:sz w:val="20"/>
                <w:szCs w:val="20"/>
              </w:rPr>
              <w:t> </w:t>
            </w:r>
          </w:p>
        </w:tc>
      </w:tr>
      <w:tr w:rsidR="00EA00BB" w:rsidRPr="00027B4E" w14:paraId="38EC84DB" w14:textId="77777777" w:rsidTr="001605FC">
        <w:trPr>
          <w:trHeight w:val="1500"/>
        </w:trPr>
        <w:tc>
          <w:tcPr>
            <w:tcW w:w="4673" w:type="dxa"/>
            <w:tcBorders>
              <w:top w:val="nil"/>
              <w:left w:val="single" w:sz="4" w:space="0" w:color="auto"/>
              <w:bottom w:val="single" w:sz="4" w:space="0" w:color="auto"/>
              <w:right w:val="single" w:sz="4" w:space="0" w:color="auto"/>
            </w:tcBorders>
            <w:shd w:val="clear" w:color="auto" w:fill="auto"/>
            <w:vAlign w:val="bottom"/>
            <w:hideMark/>
          </w:tcPr>
          <w:p w14:paraId="54FB61FE" w14:textId="7885B1C7" w:rsidR="00EA00BB" w:rsidRPr="001605FC" w:rsidRDefault="00EA00BB" w:rsidP="009D5929">
            <w:pPr>
              <w:rPr>
                <w:rFonts w:eastAsia="Times New Roman"/>
                <w:color w:val="000000"/>
                <w:sz w:val="20"/>
                <w:szCs w:val="20"/>
              </w:rPr>
            </w:pPr>
            <w:r w:rsidRPr="001605FC">
              <w:rPr>
                <w:rFonts w:eastAsia="Times New Roman"/>
                <w:color w:val="000000"/>
                <w:sz w:val="20"/>
                <w:szCs w:val="20"/>
                <w:lang w:val="es-ES"/>
              </w:rPr>
              <w:t>PLAZO DE EJECUCIÓN EN DÍAS:</w:t>
            </w:r>
            <w:r w:rsidRPr="001605FC">
              <w:rPr>
                <w:rFonts w:eastAsia="Times New Roman"/>
                <w:color w:val="000000"/>
                <w:sz w:val="20"/>
                <w:szCs w:val="20"/>
                <w:lang w:val="es-ES"/>
              </w:rPr>
              <w:br/>
            </w:r>
            <w:r w:rsidRPr="001605FC">
              <w:rPr>
                <w:rFonts w:eastAsia="Times New Roman"/>
                <w:color w:val="000000"/>
                <w:sz w:val="20"/>
                <w:szCs w:val="20"/>
                <w:lang w:val="es-ES"/>
              </w:rPr>
              <w:br/>
            </w:r>
            <w:r w:rsidR="00154C57" w:rsidRPr="00154C57">
              <w:rPr>
                <w:rFonts w:eastAsia="Times New Roman"/>
                <w:color w:val="000000"/>
                <w:sz w:val="20"/>
                <w:szCs w:val="20"/>
              </w:rPr>
              <w:t>La información de la activación de las suscripciones será entregada mediante correo electrónico al administrador de las licencias que el CONGOPE designe dentro de los quince (15) días contados a partir del día siguiente de la suscripción del contrato, la vigencia de las licencias será de 3 años.</w:t>
            </w:r>
          </w:p>
        </w:tc>
        <w:tc>
          <w:tcPr>
            <w:tcW w:w="4536" w:type="dxa"/>
            <w:tcBorders>
              <w:top w:val="nil"/>
              <w:left w:val="nil"/>
              <w:bottom w:val="single" w:sz="4" w:space="0" w:color="auto"/>
              <w:right w:val="single" w:sz="4" w:space="0" w:color="auto"/>
            </w:tcBorders>
            <w:shd w:val="clear" w:color="auto" w:fill="auto"/>
            <w:noWrap/>
            <w:vAlign w:val="bottom"/>
            <w:hideMark/>
          </w:tcPr>
          <w:p w14:paraId="4AEB1E0C" w14:textId="77777777" w:rsidR="00EA00BB" w:rsidRPr="001605FC" w:rsidRDefault="00EA00BB">
            <w:pPr>
              <w:rPr>
                <w:rFonts w:eastAsia="Times New Roman"/>
                <w:color w:val="000000"/>
                <w:sz w:val="20"/>
                <w:szCs w:val="20"/>
              </w:rPr>
            </w:pPr>
            <w:r w:rsidRPr="001605FC">
              <w:rPr>
                <w:rFonts w:eastAsia="Times New Roman"/>
                <w:color w:val="000000"/>
                <w:sz w:val="20"/>
                <w:szCs w:val="20"/>
              </w:rPr>
              <w:t> </w:t>
            </w:r>
          </w:p>
        </w:tc>
      </w:tr>
    </w:tbl>
    <w:p w14:paraId="64B19EDF" w14:textId="77777777" w:rsidR="00EA00BB" w:rsidRPr="00027B4E" w:rsidRDefault="00EA00BB" w:rsidP="00EA00BB">
      <w:pPr>
        <w:spacing w:after="200" w:line="276" w:lineRule="auto"/>
        <w:rPr>
          <w:rFonts w:eastAsia="Times New Roman"/>
          <w:b/>
          <w:lang w:eastAsia="hi-IN" w:bidi="hi-IN"/>
        </w:rPr>
      </w:pPr>
    </w:p>
    <w:p w14:paraId="0D28BEA3" w14:textId="77777777" w:rsidR="00EA00BB" w:rsidRPr="008165D6" w:rsidRDefault="00EA00BB" w:rsidP="00EA00BB">
      <w:pPr>
        <w:rPr>
          <w:rFonts w:eastAsia="Times New Roman"/>
          <w:b/>
          <w:lang w:eastAsia="hi-IN" w:bidi="hi-IN"/>
        </w:rPr>
      </w:pPr>
      <w:r w:rsidRPr="008165D6">
        <w:rPr>
          <w:rFonts w:eastAsia="Times New Roman"/>
          <w:b/>
          <w:lang w:eastAsia="hi-IN" w:bidi="hi-IN"/>
        </w:rPr>
        <w:br w:type="page"/>
      </w:r>
      <w:r>
        <w:rPr>
          <w:rFonts w:eastAsia="Times New Roman"/>
          <w:b/>
          <w:lang w:eastAsia="hi-IN" w:bidi="hi-IN"/>
        </w:rPr>
        <w:lastRenderedPageBreak/>
        <w:t>1</w:t>
      </w:r>
      <w:r w:rsidRPr="008165D6">
        <w:rPr>
          <w:rFonts w:eastAsia="Times New Roman"/>
          <w:b/>
          <w:lang w:eastAsia="hi-IN" w:bidi="hi-IN"/>
        </w:rPr>
        <w:t>.7</w:t>
      </w:r>
      <w:r w:rsidRPr="008165D6">
        <w:rPr>
          <w:rFonts w:eastAsia="Times New Roman"/>
          <w:b/>
          <w:lang w:eastAsia="hi-IN" w:bidi="hi-IN"/>
        </w:rPr>
        <w:tab/>
        <w:t>EXPERIENCIA DEL OFERENTE</w:t>
      </w:r>
    </w:p>
    <w:p w14:paraId="6F261CB9" w14:textId="77777777" w:rsidR="00EA00BB" w:rsidRPr="008165D6" w:rsidRDefault="00EA00BB" w:rsidP="00EA00BB">
      <w:pPr>
        <w:ind w:left="15" w:right="45"/>
        <w:rPr>
          <w:rFonts w:eastAsia="Times New Roman"/>
          <w:b/>
          <w:lang w:eastAsia="hi-IN" w:bidi="hi-IN"/>
        </w:rPr>
      </w:pPr>
    </w:p>
    <w:p w14:paraId="2428D72D" w14:textId="77777777" w:rsidR="00EA00BB" w:rsidRPr="008165D6" w:rsidRDefault="00EA00BB" w:rsidP="00EA00BB">
      <w:pPr>
        <w:ind w:left="15" w:right="45"/>
        <w:rPr>
          <w:rFonts w:eastAsia="Times New Roman"/>
          <w:b/>
          <w:lang w:eastAsia="hi-IN" w:bidi="hi-IN"/>
        </w:rPr>
      </w:pPr>
      <w:r w:rsidRPr="008165D6">
        <w:rPr>
          <w:rFonts w:eastAsia="Times New Roman"/>
          <w:i/>
          <w:spacing w:val="-3"/>
          <w:lang w:eastAsia="hi-IN" w:bidi="hi-IN"/>
        </w:rPr>
        <w:t xml:space="preserve">(No aplica para contrataciones entre </w:t>
      </w:r>
      <w:r w:rsidRPr="008165D6">
        <w:rPr>
          <w:rFonts w:eastAsia="Times New Roman"/>
          <w:i/>
          <w:spacing w:val="-3"/>
          <w:lang w:eastAsia="hi-IN" w:bidi="hi-IN"/>
        </w:rPr>
        <w:tab/>
        <w:t>Entidades Públicas o sus subsidiarias)</w:t>
      </w:r>
    </w:p>
    <w:p w14:paraId="4DD39776" w14:textId="77777777" w:rsidR="00EA00BB" w:rsidRPr="008165D6" w:rsidRDefault="00EA00BB" w:rsidP="00EA00BB">
      <w:pPr>
        <w:ind w:left="15" w:right="45"/>
        <w:rPr>
          <w:rFonts w:eastAsia="Times New Roman"/>
          <w:b/>
          <w:spacing w:val="-2"/>
          <w:lang w:eastAsia="hi-IN" w:bidi="hi-IN"/>
        </w:rPr>
      </w:pPr>
    </w:p>
    <w:p w14:paraId="496679F6" w14:textId="77777777" w:rsidR="00EA00BB" w:rsidRPr="008165D6" w:rsidRDefault="00EA00BB" w:rsidP="00EA00BB">
      <w:pPr>
        <w:ind w:left="15" w:right="45"/>
        <w:jc w:val="right"/>
        <w:rPr>
          <w:rFonts w:eastAsia="Times New Roman"/>
          <w:b/>
          <w:spacing w:val="-2"/>
          <w:lang w:eastAsia="hi-IN" w:bidi="hi-IN"/>
        </w:rPr>
      </w:pPr>
      <w:r w:rsidRPr="008165D6">
        <w:rPr>
          <w:rFonts w:eastAsia="Times New Roman"/>
          <w:b/>
          <w:spacing w:val="-2"/>
          <w:lang w:eastAsia="hi-IN" w:bidi="hi-IN"/>
        </w:rPr>
        <w:t xml:space="preserve"> Hoja.... de</w:t>
      </w:r>
      <w:proofErr w:type="gramStart"/>
      <w:r w:rsidRPr="008165D6">
        <w:rPr>
          <w:rFonts w:eastAsia="Times New Roman"/>
          <w:b/>
          <w:spacing w:val="-2"/>
          <w:lang w:eastAsia="hi-IN" w:bidi="hi-IN"/>
        </w:rPr>
        <w:t xml:space="preserve"> ....</w:t>
      </w:r>
      <w:proofErr w:type="gramEnd"/>
      <w:r w:rsidRPr="008165D6">
        <w:rPr>
          <w:rFonts w:eastAsia="Times New Roman"/>
          <w:b/>
          <w:spacing w:val="-2"/>
          <w:lang w:eastAsia="hi-IN" w:bidi="hi-IN"/>
        </w:rPr>
        <w:t>.</w:t>
      </w:r>
    </w:p>
    <w:p w14:paraId="7B61A203" w14:textId="77777777" w:rsidR="00EA00BB" w:rsidRPr="008165D6" w:rsidRDefault="00EA00BB" w:rsidP="00EA00BB">
      <w:pPr>
        <w:tabs>
          <w:tab w:val="right" w:pos="8848"/>
        </w:tabs>
        <w:ind w:left="15" w:right="45"/>
        <w:jc w:val="both"/>
        <w:rPr>
          <w:rFonts w:eastAsia="Times New Roman"/>
          <w:spacing w:val="-3"/>
          <w:lang w:eastAsia="hi-IN" w:bidi="hi-IN"/>
        </w:rPr>
      </w:pPr>
    </w:p>
    <w:p w14:paraId="6B915083" w14:textId="77777777" w:rsidR="00EA00BB" w:rsidRPr="008165D6" w:rsidRDefault="00EA00BB" w:rsidP="00EA00BB">
      <w:pPr>
        <w:ind w:left="15" w:right="45"/>
        <w:rPr>
          <w:rFonts w:eastAsia="Times New Roman"/>
          <w:spacing w:val="-2"/>
          <w:lang w:eastAsia="hi-IN" w:bidi="hi-IN"/>
        </w:rPr>
      </w:pPr>
    </w:p>
    <w:tbl>
      <w:tblPr>
        <w:tblW w:w="10219" w:type="dxa"/>
        <w:jc w:val="center"/>
        <w:tblLayout w:type="fixed"/>
        <w:tblCellMar>
          <w:left w:w="0" w:type="dxa"/>
          <w:right w:w="0" w:type="dxa"/>
        </w:tblCellMar>
        <w:tblLook w:val="0000" w:firstRow="0" w:lastRow="0" w:firstColumn="0" w:lastColumn="0" w:noHBand="0" w:noVBand="0"/>
      </w:tblPr>
      <w:tblGrid>
        <w:gridCol w:w="1560"/>
        <w:gridCol w:w="2351"/>
        <w:gridCol w:w="1002"/>
        <w:gridCol w:w="1276"/>
        <w:gridCol w:w="861"/>
        <w:gridCol w:w="1417"/>
        <w:gridCol w:w="1752"/>
      </w:tblGrid>
      <w:tr w:rsidR="00EA00BB" w:rsidRPr="008165D6" w14:paraId="4A883BD8" w14:textId="77777777">
        <w:trPr>
          <w:trHeight w:val="300"/>
          <w:jc w:val="center"/>
        </w:trPr>
        <w:tc>
          <w:tcPr>
            <w:tcW w:w="1560" w:type="dxa"/>
            <w:tcBorders>
              <w:top w:val="single" w:sz="4" w:space="0" w:color="000000"/>
              <w:left w:val="single" w:sz="4" w:space="0" w:color="000000"/>
            </w:tcBorders>
            <w:shd w:val="clear" w:color="auto" w:fill="auto"/>
            <w:vAlign w:val="center"/>
          </w:tcPr>
          <w:p w14:paraId="40CAA282"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Contratante</w:t>
            </w:r>
          </w:p>
        </w:tc>
        <w:tc>
          <w:tcPr>
            <w:tcW w:w="2351" w:type="dxa"/>
            <w:vMerge w:val="restart"/>
            <w:tcBorders>
              <w:top w:val="single" w:sz="4" w:space="0" w:color="000000"/>
              <w:left w:val="single" w:sz="4" w:space="0" w:color="000000"/>
            </w:tcBorders>
            <w:shd w:val="clear" w:color="auto" w:fill="auto"/>
            <w:vAlign w:val="center"/>
          </w:tcPr>
          <w:p w14:paraId="38C924E0"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Objeto del contrato (descripción de los bienes o servicios)</w:t>
            </w:r>
          </w:p>
        </w:tc>
        <w:tc>
          <w:tcPr>
            <w:tcW w:w="1002" w:type="dxa"/>
            <w:tcBorders>
              <w:top w:val="single" w:sz="4" w:space="0" w:color="000000"/>
              <w:left w:val="single" w:sz="4" w:space="0" w:color="000000"/>
            </w:tcBorders>
            <w:shd w:val="clear" w:color="auto" w:fill="auto"/>
            <w:vAlign w:val="center"/>
          </w:tcPr>
          <w:p w14:paraId="17988270" w14:textId="77777777" w:rsidR="00EA00BB" w:rsidRPr="008165D6" w:rsidRDefault="00EA00BB">
            <w:pPr>
              <w:snapToGrid w:val="0"/>
              <w:ind w:left="15" w:right="45"/>
              <w:jc w:val="center"/>
              <w:rPr>
                <w:rFonts w:eastAsia="Times New Roman"/>
                <w:b/>
                <w:lang w:eastAsia="hi-IN" w:bidi="hi-IN"/>
              </w:rPr>
            </w:pPr>
          </w:p>
          <w:p w14:paraId="50D0CD17"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Monto del Contrato</w:t>
            </w:r>
          </w:p>
        </w:tc>
        <w:tc>
          <w:tcPr>
            <w:tcW w:w="1276" w:type="dxa"/>
            <w:tcBorders>
              <w:top w:val="single" w:sz="4" w:space="0" w:color="000000"/>
              <w:left w:val="single" w:sz="4" w:space="0" w:color="000000"/>
            </w:tcBorders>
            <w:shd w:val="clear" w:color="auto" w:fill="auto"/>
            <w:vAlign w:val="center"/>
          </w:tcPr>
          <w:p w14:paraId="7558D35A"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Plazo contractual</w:t>
            </w:r>
          </w:p>
        </w:tc>
        <w:tc>
          <w:tcPr>
            <w:tcW w:w="2278" w:type="dxa"/>
            <w:gridSpan w:val="2"/>
            <w:tcBorders>
              <w:top w:val="single" w:sz="4" w:space="0" w:color="000000"/>
              <w:left w:val="single" w:sz="4" w:space="0" w:color="000000"/>
            </w:tcBorders>
            <w:shd w:val="clear" w:color="auto" w:fill="auto"/>
            <w:vAlign w:val="center"/>
          </w:tcPr>
          <w:p w14:paraId="6BB12864"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Fechas de ejecución</w:t>
            </w:r>
          </w:p>
        </w:tc>
        <w:tc>
          <w:tcPr>
            <w:tcW w:w="1752" w:type="dxa"/>
            <w:tcBorders>
              <w:top w:val="single" w:sz="4" w:space="0" w:color="000000"/>
              <w:left w:val="single" w:sz="4" w:space="0" w:color="000000"/>
              <w:right w:val="single" w:sz="4" w:space="0" w:color="000000"/>
            </w:tcBorders>
            <w:shd w:val="clear" w:color="auto" w:fill="auto"/>
            <w:vAlign w:val="center"/>
          </w:tcPr>
          <w:p w14:paraId="0667788C"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Observaciones</w:t>
            </w:r>
          </w:p>
        </w:tc>
      </w:tr>
      <w:tr w:rsidR="00EA00BB" w:rsidRPr="008165D6" w14:paraId="5781F4D5" w14:textId="77777777">
        <w:trPr>
          <w:trHeight w:val="315"/>
          <w:jc w:val="center"/>
        </w:trPr>
        <w:tc>
          <w:tcPr>
            <w:tcW w:w="1560" w:type="dxa"/>
            <w:tcBorders>
              <w:left w:val="single" w:sz="4" w:space="0" w:color="000000"/>
              <w:bottom w:val="single" w:sz="4" w:space="0" w:color="000000"/>
            </w:tcBorders>
            <w:shd w:val="clear" w:color="auto" w:fill="auto"/>
            <w:vAlign w:val="center"/>
          </w:tcPr>
          <w:p w14:paraId="676CB504" w14:textId="77777777" w:rsidR="00EA00BB" w:rsidRPr="008165D6" w:rsidRDefault="00EA00BB">
            <w:pPr>
              <w:snapToGrid w:val="0"/>
              <w:rPr>
                <w:rFonts w:eastAsia="Times New Roman"/>
                <w:b/>
                <w:lang w:eastAsia="hi-IN" w:bidi="hi-IN"/>
              </w:rPr>
            </w:pPr>
          </w:p>
        </w:tc>
        <w:tc>
          <w:tcPr>
            <w:tcW w:w="2351" w:type="dxa"/>
            <w:vMerge/>
            <w:tcBorders>
              <w:left w:val="single" w:sz="4" w:space="0" w:color="000000"/>
              <w:bottom w:val="single" w:sz="4" w:space="0" w:color="000000"/>
            </w:tcBorders>
            <w:shd w:val="clear" w:color="auto" w:fill="auto"/>
            <w:vAlign w:val="center"/>
          </w:tcPr>
          <w:p w14:paraId="50695BB4" w14:textId="77777777" w:rsidR="00EA00BB" w:rsidRPr="008165D6" w:rsidRDefault="00EA00BB">
            <w:pPr>
              <w:snapToGrid w:val="0"/>
              <w:jc w:val="center"/>
              <w:rPr>
                <w:rFonts w:eastAsia="Times New Roman"/>
                <w:b/>
                <w:lang w:eastAsia="hi-IN" w:bidi="hi-IN"/>
              </w:rPr>
            </w:pPr>
          </w:p>
        </w:tc>
        <w:tc>
          <w:tcPr>
            <w:tcW w:w="1002" w:type="dxa"/>
            <w:tcBorders>
              <w:left w:val="single" w:sz="4" w:space="0" w:color="000000"/>
              <w:bottom w:val="single" w:sz="4" w:space="0" w:color="000000"/>
            </w:tcBorders>
            <w:shd w:val="clear" w:color="auto" w:fill="auto"/>
            <w:vAlign w:val="center"/>
          </w:tcPr>
          <w:p w14:paraId="74EFEEE4" w14:textId="77777777" w:rsidR="00EA00BB" w:rsidRPr="008165D6" w:rsidRDefault="00EA00BB">
            <w:pPr>
              <w:snapToGrid w:val="0"/>
              <w:rPr>
                <w:rFonts w:eastAsia="Times New Roman"/>
                <w:b/>
                <w:lang w:eastAsia="hi-IN" w:bidi="hi-IN"/>
              </w:rPr>
            </w:pPr>
          </w:p>
        </w:tc>
        <w:tc>
          <w:tcPr>
            <w:tcW w:w="1276" w:type="dxa"/>
            <w:tcBorders>
              <w:left w:val="single" w:sz="4" w:space="0" w:color="000000"/>
              <w:bottom w:val="single" w:sz="4" w:space="0" w:color="000000"/>
            </w:tcBorders>
            <w:shd w:val="clear" w:color="auto" w:fill="auto"/>
            <w:vAlign w:val="center"/>
          </w:tcPr>
          <w:p w14:paraId="33AC8D40" w14:textId="77777777" w:rsidR="00EA00BB" w:rsidRPr="008165D6" w:rsidRDefault="00EA00BB">
            <w:pPr>
              <w:snapToGrid w:val="0"/>
              <w:rPr>
                <w:rFonts w:eastAsia="Times New Roman"/>
                <w:b/>
                <w:lang w:eastAsia="hi-IN" w:bidi="hi-IN"/>
              </w:rPr>
            </w:pPr>
          </w:p>
        </w:tc>
        <w:tc>
          <w:tcPr>
            <w:tcW w:w="861" w:type="dxa"/>
            <w:tcBorders>
              <w:top w:val="single" w:sz="4" w:space="0" w:color="000000"/>
              <w:left w:val="single" w:sz="4" w:space="0" w:color="000000"/>
              <w:bottom w:val="single" w:sz="4" w:space="0" w:color="000000"/>
            </w:tcBorders>
            <w:shd w:val="clear" w:color="auto" w:fill="auto"/>
            <w:vAlign w:val="center"/>
          </w:tcPr>
          <w:p w14:paraId="7DB3A3CB"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Inicio</w:t>
            </w:r>
          </w:p>
        </w:tc>
        <w:tc>
          <w:tcPr>
            <w:tcW w:w="1417" w:type="dxa"/>
            <w:tcBorders>
              <w:top w:val="single" w:sz="4" w:space="0" w:color="000000"/>
              <w:left w:val="single" w:sz="4" w:space="0" w:color="000000"/>
              <w:bottom w:val="single" w:sz="4" w:space="0" w:color="000000"/>
            </w:tcBorders>
            <w:shd w:val="clear" w:color="auto" w:fill="auto"/>
            <w:vAlign w:val="center"/>
          </w:tcPr>
          <w:p w14:paraId="6F9F90E3"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Terminación</w:t>
            </w:r>
          </w:p>
        </w:tc>
        <w:tc>
          <w:tcPr>
            <w:tcW w:w="1752" w:type="dxa"/>
            <w:tcBorders>
              <w:left w:val="single" w:sz="4" w:space="0" w:color="000000"/>
              <w:bottom w:val="single" w:sz="4" w:space="0" w:color="000000"/>
              <w:right w:val="single" w:sz="4" w:space="0" w:color="000000"/>
            </w:tcBorders>
            <w:shd w:val="clear" w:color="auto" w:fill="auto"/>
            <w:vAlign w:val="center"/>
          </w:tcPr>
          <w:p w14:paraId="57865544" w14:textId="77777777" w:rsidR="00EA00BB" w:rsidRPr="008165D6" w:rsidRDefault="00EA00BB">
            <w:pPr>
              <w:snapToGrid w:val="0"/>
              <w:jc w:val="center"/>
              <w:rPr>
                <w:rFonts w:eastAsia="Times New Roman"/>
                <w:b/>
                <w:lang w:eastAsia="hi-IN" w:bidi="hi-IN"/>
              </w:rPr>
            </w:pPr>
          </w:p>
        </w:tc>
      </w:tr>
      <w:tr w:rsidR="00EA00BB" w:rsidRPr="008165D6" w14:paraId="1ACF7DC7" w14:textId="77777777">
        <w:trPr>
          <w:trHeight w:val="300"/>
          <w:jc w:val="center"/>
        </w:trPr>
        <w:tc>
          <w:tcPr>
            <w:tcW w:w="1560" w:type="dxa"/>
            <w:tcBorders>
              <w:top w:val="single" w:sz="4" w:space="0" w:color="000000"/>
              <w:left w:val="single" w:sz="4" w:space="0" w:color="000000"/>
            </w:tcBorders>
            <w:shd w:val="clear" w:color="auto" w:fill="auto"/>
          </w:tcPr>
          <w:p w14:paraId="2F9A7522" w14:textId="77777777" w:rsidR="00EA00BB" w:rsidRPr="008165D6" w:rsidRDefault="00EA00BB">
            <w:pPr>
              <w:snapToGrid w:val="0"/>
              <w:ind w:left="15" w:right="45"/>
              <w:rPr>
                <w:rFonts w:eastAsia="Times New Roman"/>
                <w:lang w:eastAsia="hi-IN" w:bidi="hi-IN"/>
              </w:rPr>
            </w:pPr>
          </w:p>
        </w:tc>
        <w:tc>
          <w:tcPr>
            <w:tcW w:w="2351" w:type="dxa"/>
            <w:tcBorders>
              <w:top w:val="single" w:sz="4" w:space="0" w:color="000000"/>
              <w:left w:val="single" w:sz="4" w:space="0" w:color="000000"/>
            </w:tcBorders>
            <w:shd w:val="clear" w:color="auto" w:fill="auto"/>
          </w:tcPr>
          <w:p w14:paraId="538C6674" w14:textId="77777777" w:rsidR="00EA00BB" w:rsidRPr="008165D6" w:rsidRDefault="00EA00BB">
            <w:pPr>
              <w:snapToGrid w:val="0"/>
              <w:ind w:left="15" w:right="45"/>
              <w:rPr>
                <w:rFonts w:eastAsia="Times New Roman"/>
                <w:lang w:eastAsia="hi-IN" w:bidi="hi-IN"/>
              </w:rPr>
            </w:pPr>
          </w:p>
        </w:tc>
        <w:tc>
          <w:tcPr>
            <w:tcW w:w="1002" w:type="dxa"/>
            <w:tcBorders>
              <w:top w:val="single" w:sz="4" w:space="0" w:color="000000"/>
              <w:left w:val="single" w:sz="4" w:space="0" w:color="000000"/>
            </w:tcBorders>
            <w:shd w:val="clear" w:color="auto" w:fill="auto"/>
          </w:tcPr>
          <w:p w14:paraId="4C434675" w14:textId="77777777" w:rsidR="00EA00BB" w:rsidRPr="008165D6" w:rsidRDefault="00EA00BB">
            <w:pPr>
              <w:snapToGrid w:val="0"/>
              <w:ind w:left="15" w:right="45"/>
              <w:rPr>
                <w:rFonts w:eastAsia="Times New Roman"/>
                <w:lang w:eastAsia="hi-IN" w:bidi="hi-IN"/>
              </w:rPr>
            </w:pPr>
          </w:p>
        </w:tc>
        <w:tc>
          <w:tcPr>
            <w:tcW w:w="1276" w:type="dxa"/>
            <w:tcBorders>
              <w:top w:val="single" w:sz="4" w:space="0" w:color="000000"/>
              <w:left w:val="single" w:sz="4" w:space="0" w:color="000000"/>
            </w:tcBorders>
            <w:shd w:val="clear" w:color="auto" w:fill="auto"/>
          </w:tcPr>
          <w:p w14:paraId="4BF2D9EF" w14:textId="77777777" w:rsidR="00EA00BB" w:rsidRPr="008165D6" w:rsidRDefault="00EA00BB">
            <w:pPr>
              <w:snapToGrid w:val="0"/>
              <w:ind w:left="15" w:right="45"/>
              <w:rPr>
                <w:rFonts w:eastAsia="Times New Roman"/>
                <w:lang w:eastAsia="hi-IN" w:bidi="hi-IN"/>
              </w:rPr>
            </w:pPr>
          </w:p>
        </w:tc>
        <w:tc>
          <w:tcPr>
            <w:tcW w:w="861" w:type="dxa"/>
            <w:tcBorders>
              <w:top w:val="single" w:sz="4" w:space="0" w:color="000000"/>
              <w:left w:val="single" w:sz="4" w:space="0" w:color="000000"/>
            </w:tcBorders>
            <w:shd w:val="clear" w:color="auto" w:fill="auto"/>
          </w:tcPr>
          <w:p w14:paraId="3E9F8116" w14:textId="77777777" w:rsidR="00EA00BB" w:rsidRPr="008165D6" w:rsidRDefault="00EA00BB">
            <w:pPr>
              <w:snapToGrid w:val="0"/>
              <w:ind w:left="15" w:right="45"/>
              <w:rPr>
                <w:rFonts w:eastAsia="Times New Roman"/>
                <w:lang w:eastAsia="hi-IN" w:bidi="hi-IN"/>
              </w:rPr>
            </w:pPr>
          </w:p>
        </w:tc>
        <w:tc>
          <w:tcPr>
            <w:tcW w:w="1417" w:type="dxa"/>
            <w:tcBorders>
              <w:top w:val="single" w:sz="4" w:space="0" w:color="000000"/>
              <w:left w:val="single" w:sz="4" w:space="0" w:color="000000"/>
            </w:tcBorders>
            <w:shd w:val="clear" w:color="auto" w:fill="auto"/>
          </w:tcPr>
          <w:p w14:paraId="08280BFA" w14:textId="77777777" w:rsidR="00EA00BB" w:rsidRPr="008165D6" w:rsidRDefault="00EA00BB">
            <w:pPr>
              <w:snapToGrid w:val="0"/>
              <w:ind w:left="15" w:right="45"/>
              <w:rPr>
                <w:rFonts w:eastAsia="Times New Roman"/>
                <w:lang w:eastAsia="hi-IN" w:bidi="hi-IN"/>
              </w:rPr>
            </w:pPr>
          </w:p>
        </w:tc>
        <w:tc>
          <w:tcPr>
            <w:tcW w:w="1752" w:type="dxa"/>
            <w:tcBorders>
              <w:top w:val="single" w:sz="4" w:space="0" w:color="000000"/>
              <w:left w:val="single" w:sz="4" w:space="0" w:color="000000"/>
              <w:right w:val="single" w:sz="4" w:space="0" w:color="000000"/>
            </w:tcBorders>
            <w:shd w:val="clear" w:color="auto" w:fill="auto"/>
          </w:tcPr>
          <w:p w14:paraId="03602747" w14:textId="77777777" w:rsidR="00EA00BB" w:rsidRPr="008165D6" w:rsidRDefault="00EA00BB">
            <w:pPr>
              <w:snapToGrid w:val="0"/>
              <w:ind w:left="15" w:right="45"/>
              <w:rPr>
                <w:rFonts w:eastAsia="Times New Roman"/>
                <w:lang w:eastAsia="hi-IN" w:bidi="hi-IN"/>
              </w:rPr>
            </w:pPr>
          </w:p>
        </w:tc>
      </w:tr>
      <w:tr w:rsidR="00EA00BB" w:rsidRPr="008165D6" w14:paraId="4FAD0DF3" w14:textId="77777777">
        <w:trPr>
          <w:trHeight w:val="300"/>
          <w:jc w:val="center"/>
        </w:trPr>
        <w:tc>
          <w:tcPr>
            <w:tcW w:w="1560" w:type="dxa"/>
            <w:tcBorders>
              <w:top w:val="single" w:sz="4" w:space="0" w:color="000000"/>
              <w:left w:val="single" w:sz="4" w:space="0" w:color="000000"/>
            </w:tcBorders>
            <w:shd w:val="clear" w:color="auto" w:fill="auto"/>
          </w:tcPr>
          <w:p w14:paraId="2518EA80" w14:textId="77777777" w:rsidR="00EA00BB" w:rsidRPr="008165D6" w:rsidRDefault="00EA00BB">
            <w:pPr>
              <w:snapToGrid w:val="0"/>
              <w:ind w:left="15" w:right="45"/>
              <w:rPr>
                <w:rFonts w:eastAsia="Times New Roman"/>
                <w:lang w:eastAsia="hi-IN" w:bidi="hi-IN"/>
              </w:rPr>
            </w:pPr>
          </w:p>
        </w:tc>
        <w:tc>
          <w:tcPr>
            <w:tcW w:w="2351" w:type="dxa"/>
            <w:tcBorders>
              <w:top w:val="single" w:sz="4" w:space="0" w:color="000000"/>
              <w:left w:val="single" w:sz="4" w:space="0" w:color="000000"/>
            </w:tcBorders>
            <w:shd w:val="clear" w:color="auto" w:fill="auto"/>
          </w:tcPr>
          <w:p w14:paraId="47E8F49C" w14:textId="77777777" w:rsidR="00EA00BB" w:rsidRPr="008165D6" w:rsidRDefault="00EA00BB">
            <w:pPr>
              <w:snapToGrid w:val="0"/>
              <w:ind w:left="15" w:right="45"/>
              <w:rPr>
                <w:rFonts w:eastAsia="Times New Roman"/>
                <w:lang w:eastAsia="hi-IN" w:bidi="hi-IN"/>
              </w:rPr>
            </w:pPr>
          </w:p>
        </w:tc>
        <w:tc>
          <w:tcPr>
            <w:tcW w:w="1002" w:type="dxa"/>
            <w:tcBorders>
              <w:top w:val="single" w:sz="4" w:space="0" w:color="000000"/>
              <w:left w:val="single" w:sz="4" w:space="0" w:color="000000"/>
            </w:tcBorders>
            <w:shd w:val="clear" w:color="auto" w:fill="auto"/>
          </w:tcPr>
          <w:p w14:paraId="4EFCE2C8" w14:textId="77777777" w:rsidR="00EA00BB" w:rsidRPr="008165D6" w:rsidRDefault="00EA00BB">
            <w:pPr>
              <w:snapToGrid w:val="0"/>
              <w:ind w:left="15" w:right="45"/>
              <w:rPr>
                <w:rFonts w:eastAsia="Times New Roman"/>
                <w:lang w:eastAsia="hi-IN" w:bidi="hi-IN"/>
              </w:rPr>
            </w:pPr>
          </w:p>
        </w:tc>
        <w:tc>
          <w:tcPr>
            <w:tcW w:w="1276" w:type="dxa"/>
            <w:tcBorders>
              <w:top w:val="single" w:sz="4" w:space="0" w:color="000000"/>
              <w:left w:val="single" w:sz="4" w:space="0" w:color="000000"/>
            </w:tcBorders>
            <w:shd w:val="clear" w:color="auto" w:fill="auto"/>
          </w:tcPr>
          <w:p w14:paraId="5694F1E4" w14:textId="77777777" w:rsidR="00EA00BB" w:rsidRPr="008165D6" w:rsidRDefault="00EA00BB">
            <w:pPr>
              <w:snapToGrid w:val="0"/>
              <w:ind w:left="15" w:right="45"/>
              <w:rPr>
                <w:rFonts w:eastAsia="Times New Roman"/>
                <w:lang w:eastAsia="hi-IN" w:bidi="hi-IN"/>
              </w:rPr>
            </w:pPr>
          </w:p>
        </w:tc>
        <w:tc>
          <w:tcPr>
            <w:tcW w:w="861" w:type="dxa"/>
            <w:tcBorders>
              <w:top w:val="single" w:sz="4" w:space="0" w:color="000000"/>
              <w:left w:val="single" w:sz="4" w:space="0" w:color="000000"/>
            </w:tcBorders>
            <w:shd w:val="clear" w:color="auto" w:fill="auto"/>
          </w:tcPr>
          <w:p w14:paraId="2B108C80" w14:textId="77777777" w:rsidR="00EA00BB" w:rsidRPr="008165D6" w:rsidRDefault="00EA00BB">
            <w:pPr>
              <w:snapToGrid w:val="0"/>
              <w:ind w:left="15" w:right="45"/>
              <w:rPr>
                <w:rFonts w:eastAsia="Times New Roman"/>
                <w:lang w:eastAsia="hi-IN" w:bidi="hi-IN"/>
              </w:rPr>
            </w:pPr>
          </w:p>
        </w:tc>
        <w:tc>
          <w:tcPr>
            <w:tcW w:w="1417" w:type="dxa"/>
            <w:tcBorders>
              <w:top w:val="single" w:sz="4" w:space="0" w:color="000000"/>
              <w:left w:val="single" w:sz="4" w:space="0" w:color="000000"/>
            </w:tcBorders>
            <w:shd w:val="clear" w:color="auto" w:fill="auto"/>
          </w:tcPr>
          <w:p w14:paraId="34EAC7B8" w14:textId="77777777" w:rsidR="00EA00BB" w:rsidRPr="008165D6" w:rsidRDefault="00EA00BB">
            <w:pPr>
              <w:snapToGrid w:val="0"/>
              <w:ind w:left="15" w:right="45"/>
              <w:rPr>
                <w:rFonts w:eastAsia="Times New Roman"/>
                <w:lang w:eastAsia="hi-IN" w:bidi="hi-IN"/>
              </w:rPr>
            </w:pPr>
          </w:p>
        </w:tc>
        <w:tc>
          <w:tcPr>
            <w:tcW w:w="1752" w:type="dxa"/>
            <w:tcBorders>
              <w:top w:val="single" w:sz="4" w:space="0" w:color="000000"/>
              <w:left w:val="single" w:sz="4" w:space="0" w:color="000000"/>
              <w:right w:val="single" w:sz="4" w:space="0" w:color="000000"/>
            </w:tcBorders>
            <w:shd w:val="clear" w:color="auto" w:fill="auto"/>
          </w:tcPr>
          <w:p w14:paraId="2DFCA0AE" w14:textId="77777777" w:rsidR="00EA00BB" w:rsidRPr="008165D6" w:rsidRDefault="00EA00BB">
            <w:pPr>
              <w:snapToGrid w:val="0"/>
              <w:ind w:left="15" w:right="45"/>
              <w:rPr>
                <w:rFonts w:eastAsia="Times New Roman"/>
                <w:lang w:eastAsia="hi-IN" w:bidi="hi-IN"/>
              </w:rPr>
            </w:pPr>
          </w:p>
        </w:tc>
      </w:tr>
      <w:tr w:rsidR="00EA00BB" w:rsidRPr="008165D6" w14:paraId="2A4F8B1B" w14:textId="77777777">
        <w:trPr>
          <w:trHeight w:val="300"/>
          <w:jc w:val="center"/>
        </w:trPr>
        <w:tc>
          <w:tcPr>
            <w:tcW w:w="1560" w:type="dxa"/>
            <w:tcBorders>
              <w:top w:val="single" w:sz="4" w:space="0" w:color="000000"/>
              <w:left w:val="single" w:sz="4" w:space="0" w:color="000000"/>
            </w:tcBorders>
            <w:shd w:val="clear" w:color="auto" w:fill="auto"/>
          </w:tcPr>
          <w:p w14:paraId="3CFCFBD8" w14:textId="77777777" w:rsidR="00EA00BB" w:rsidRPr="008165D6" w:rsidRDefault="00EA00BB">
            <w:pPr>
              <w:snapToGrid w:val="0"/>
              <w:ind w:left="15" w:right="45"/>
              <w:rPr>
                <w:rFonts w:eastAsia="Times New Roman"/>
                <w:lang w:eastAsia="hi-IN" w:bidi="hi-IN"/>
              </w:rPr>
            </w:pPr>
          </w:p>
        </w:tc>
        <w:tc>
          <w:tcPr>
            <w:tcW w:w="2351" w:type="dxa"/>
            <w:tcBorders>
              <w:top w:val="single" w:sz="4" w:space="0" w:color="000000"/>
              <w:left w:val="single" w:sz="4" w:space="0" w:color="000000"/>
            </w:tcBorders>
            <w:shd w:val="clear" w:color="auto" w:fill="auto"/>
          </w:tcPr>
          <w:p w14:paraId="50565BC5" w14:textId="77777777" w:rsidR="00EA00BB" w:rsidRPr="008165D6" w:rsidRDefault="00EA00BB">
            <w:pPr>
              <w:snapToGrid w:val="0"/>
              <w:ind w:left="15" w:right="45"/>
              <w:rPr>
                <w:rFonts w:eastAsia="Times New Roman"/>
                <w:lang w:eastAsia="hi-IN" w:bidi="hi-IN"/>
              </w:rPr>
            </w:pPr>
          </w:p>
        </w:tc>
        <w:tc>
          <w:tcPr>
            <w:tcW w:w="1002" w:type="dxa"/>
            <w:tcBorders>
              <w:top w:val="single" w:sz="4" w:space="0" w:color="000000"/>
              <w:left w:val="single" w:sz="4" w:space="0" w:color="000000"/>
            </w:tcBorders>
            <w:shd w:val="clear" w:color="auto" w:fill="auto"/>
          </w:tcPr>
          <w:p w14:paraId="1C0B674A" w14:textId="77777777" w:rsidR="00EA00BB" w:rsidRPr="008165D6" w:rsidRDefault="00EA00BB">
            <w:pPr>
              <w:snapToGrid w:val="0"/>
              <w:ind w:left="15" w:right="45"/>
              <w:rPr>
                <w:rFonts w:eastAsia="Times New Roman"/>
                <w:lang w:eastAsia="hi-IN" w:bidi="hi-IN"/>
              </w:rPr>
            </w:pPr>
          </w:p>
        </w:tc>
        <w:tc>
          <w:tcPr>
            <w:tcW w:w="1276" w:type="dxa"/>
            <w:tcBorders>
              <w:top w:val="single" w:sz="4" w:space="0" w:color="000000"/>
              <w:left w:val="single" w:sz="4" w:space="0" w:color="000000"/>
            </w:tcBorders>
            <w:shd w:val="clear" w:color="auto" w:fill="auto"/>
          </w:tcPr>
          <w:p w14:paraId="7C8649BC" w14:textId="77777777" w:rsidR="00EA00BB" w:rsidRPr="008165D6" w:rsidRDefault="00EA00BB">
            <w:pPr>
              <w:snapToGrid w:val="0"/>
              <w:ind w:left="15" w:right="45"/>
              <w:rPr>
                <w:rFonts w:eastAsia="Times New Roman"/>
                <w:lang w:eastAsia="hi-IN" w:bidi="hi-IN"/>
              </w:rPr>
            </w:pPr>
          </w:p>
        </w:tc>
        <w:tc>
          <w:tcPr>
            <w:tcW w:w="861" w:type="dxa"/>
            <w:tcBorders>
              <w:top w:val="single" w:sz="4" w:space="0" w:color="000000"/>
              <w:left w:val="single" w:sz="4" w:space="0" w:color="000000"/>
            </w:tcBorders>
            <w:shd w:val="clear" w:color="auto" w:fill="auto"/>
          </w:tcPr>
          <w:p w14:paraId="46C7B8EB" w14:textId="77777777" w:rsidR="00EA00BB" w:rsidRPr="008165D6" w:rsidRDefault="00EA00BB">
            <w:pPr>
              <w:snapToGrid w:val="0"/>
              <w:ind w:left="15" w:right="45"/>
              <w:rPr>
                <w:rFonts w:eastAsia="Times New Roman"/>
                <w:lang w:eastAsia="hi-IN" w:bidi="hi-IN"/>
              </w:rPr>
            </w:pPr>
          </w:p>
        </w:tc>
        <w:tc>
          <w:tcPr>
            <w:tcW w:w="1417" w:type="dxa"/>
            <w:tcBorders>
              <w:top w:val="single" w:sz="4" w:space="0" w:color="000000"/>
              <w:left w:val="single" w:sz="4" w:space="0" w:color="000000"/>
            </w:tcBorders>
            <w:shd w:val="clear" w:color="auto" w:fill="auto"/>
          </w:tcPr>
          <w:p w14:paraId="770DE084" w14:textId="77777777" w:rsidR="00EA00BB" w:rsidRPr="008165D6" w:rsidRDefault="00EA00BB">
            <w:pPr>
              <w:snapToGrid w:val="0"/>
              <w:ind w:left="15" w:right="45"/>
              <w:rPr>
                <w:rFonts w:eastAsia="Times New Roman"/>
                <w:lang w:eastAsia="hi-IN" w:bidi="hi-IN"/>
              </w:rPr>
            </w:pPr>
          </w:p>
        </w:tc>
        <w:tc>
          <w:tcPr>
            <w:tcW w:w="1752" w:type="dxa"/>
            <w:tcBorders>
              <w:top w:val="single" w:sz="4" w:space="0" w:color="000000"/>
              <w:left w:val="single" w:sz="4" w:space="0" w:color="000000"/>
              <w:right w:val="single" w:sz="4" w:space="0" w:color="000000"/>
            </w:tcBorders>
            <w:shd w:val="clear" w:color="auto" w:fill="auto"/>
          </w:tcPr>
          <w:p w14:paraId="6A6B1D4A" w14:textId="77777777" w:rsidR="00EA00BB" w:rsidRPr="008165D6" w:rsidRDefault="00EA00BB">
            <w:pPr>
              <w:snapToGrid w:val="0"/>
              <w:ind w:left="15" w:right="45"/>
              <w:rPr>
                <w:rFonts w:eastAsia="Times New Roman"/>
                <w:lang w:eastAsia="hi-IN" w:bidi="hi-IN"/>
              </w:rPr>
            </w:pPr>
          </w:p>
        </w:tc>
      </w:tr>
      <w:tr w:rsidR="00EA00BB" w:rsidRPr="008165D6" w14:paraId="653BAADE" w14:textId="77777777">
        <w:trPr>
          <w:trHeight w:val="300"/>
          <w:jc w:val="center"/>
        </w:trPr>
        <w:tc>
          <w:tcPr>
            <w:tcW w:w="1560" w:type="dxa"/>
            <w:tcBorders>
              <w:top w:val="single" w:sz="4" w:space="0" w:color="000000"/>
              <w:left w:val="single" w:sz="4" w:space="0" w:color="000000"/>
            </w:tcBorders>
            <w:shd w:val="clear" w:color="auto" w:fill="auto"/>
          </w:tcPr>
          <w:p w14:paraId="489861E0" w14:textId="77777777" w:rsidR="00EA00BB" w:rsidRPr="008165D6" w:rsidRDefault="00EA00BB">
            <w:pPr>
              <w:snapToGrid w:val="0"/>
              <w:ind w:left="15" w:right="45"/>
              <w:rPr>
                <w:rFonts w:eastAsia="Times New Roman"/>
                <w:lang w:eastAsia="hi-IN" w:bidi="hi-IN"/>
              </w:rPr>
            </w:pPr>
          </w:p>
        </w:tc>
        <w:tc>
          <w:tcPr>
            <w:tcW w:w="2351" w:type="dxa"/>
            <w:tcBorders>
              <w:top w:val="single" w:sz="4" w:space="0" w:color="000000"/>
              <w:left w:val="single" w:sz="4" w:space="0" w:color="000000"/>
            </w:tcBorders>
            <w:shd w:val="clear" w:color="auto" w:fill="auto"/>
          </w:tcPr>
          <w:p w14:paraId="18EFAAC4" w14:textId="77777777" w:rsidR="00EA00BB" w:rsidRPr="008165D6" w:rsidRDefault="00EA00BB">
            <w:pPr>
              <w:snapToGrid w:val="0"/>
              <w:ind w:left="15" w:right="45"/>
              <w:rPr>
                <w:rFonts w:eastAsia="Times New Roman"/>
                <w:lang w:eastAsia="hi-IN" w:bidi="hi-IN"/>
              </w:rPr>
            </w:pPr>
          </w:p>
        </w:tc>
        <w:tc>
          <w:tcPr>
            <w:tcW w:w="1002" w:type="dxa"/>
            <w:tcBorders>
              <w:top w:val="single" w:sz="4" w:space="0" w:color="000000"/>
              <w:left w:val="single" w:sz="4" w:space="0" w:color="000000"/>
            </w:tcBorders>
            <w:shd w:val="clear" w:color="auto" w:fill="auto"/>
          </w:tcPr>
          <w:p w14:paraId="3D76D341" w14:textId="77777777" w:rsidR="00EA00BB" w:rsidRPr="008165D6" w:rsidRDefault="00EA00BB">
            <w:pPr>
              <w:snapToGrid w:val="0"/>
              <w:ind w:left="15" w:right="45"/>
              <w:rPr>
                <w:rFonts w:eastAsia="Times New Roman"/>
                <w:lang w:eastAsia="hi-IN" w:bidi="hi-IN"/>
              </w:rPr>
            </w:pPr>
          </w:p>
        </w:tc>
        <w:tc>
          <w:tcPr>
            <w:tcW w:w="1276" w:type="dxa"/>
            <w:tcBorders>
              <w:top w:val="single" w:sz="4" w:space="0" w:color="000000"/>
              <w:left w:val="single" w:sz="4" w:space="0" w:color="000000"/>
            </w:tcBorders>
            <w:shd w:val="clear" w:color="auto" w:fill="auto"/>
          </w:tcPr>
          <w:p w14:paraId="12934B58" w14:textId="77777777" w:rsidR="00EA00BB" w:rsidRPr="008165D6" w:rsidRDefault="00EA00BB">
            <w:pPr>
              <w:snapToGrid w:val="0"/>
              <w:ind w:left="15" w:right="45"/>
              <w:rPr>
                <w:rFonts w:eastAsia="Times New Roman"/>
                <w:lang w:eastAsia="hi-IN" w:bidi="hi-IN"/>
              </w:rPr>
            </w:pPr>
          </w:p>
        </w:tc>
        <w:tc>
          <w:tcPr>
            <w:tcW w:w="861" w:type="dxa"/>
            <w:tcBorders>
              <w:top w:val="single" w:sz="4" w:space="0" w:color="000000"/>
              <w:left w:val="single" w:sz="4" w:space="0" w:color="000000"/>
            </w:tcBorders>
            <w:shd w:val="clear" w:color="auto" w:fill="auto"/>
          </w:tcPr>
          <w:p w14:paraId="37BE2392" w14:textId="77777777" w:rsidR="00EA00BB" w:rsidRPr="008165D6" w:rsidRDefault="00EA00BB">
            <w:pPr>
              <w:snapToGrid w:val="0"/>
              <w:ind w:left="15" w:right="45"/>
              <w:rPr>
                <w:rFonts w:eastAsia="Times New Roman"/>
                <w:lang w:eastAsia="hi-IN" w:bidi="hi-IN"/>
              </w:rPr>
            </w:pPr>
          </w:p>
        </w:tc>
        <w:tc>
          <w:tcPr>
            <w:tcW w:w="1417" w:type="dxa"/>
            <w:tcBorders>
              <w:top w:val="single" w:sz="4" w:space="0" w:color="000000"/>
              <w:left w:val="single" w:sz="4" w:space="0" w:color="000000"/>
            </w:tcBorders>
            <w:shd w:val="clear" w:color="auto" w:fill="auto"/>
          </w:tcPr>
          <w:p w14:paraId="14675F26" w14:textId="77777777" w:rsidR="00EA00BB" w:rsidRPr="008165D6" w:rsidRDefault="00EA00BB">
            <w:pPr>
              <w:snapToGrid w:val="0"/>
              <w:ind w:left="15" w:right="45"/>
              <w:rPr>
                <w:rFonts w:eastAsia="Times New Roman"/>
                <w:lang w:eastAsia="hi-IN" w:bidi="hi-IN"/>
              </w:rPr>
            </w:pPr>
          </w:p>
        </w:tc>
        <w:tc>
          <w:tcPr>
            <w:tcW w:w="1752" w:type="dxa"/>
            <w:tcBorders>
              <w:top w:val="single" w:sz="4" w:space="0" w:color="000000"/>
              <w:left w:val="single" w:sz="4" w:space="0" w:color="000000"/>
              <w:right w:val="single" w:sz="4" w:space="0" w:color="000000"/>
            </w:tcBorders>
            <w:shd w:val="clear" w:color="auto" w:fill="auto"/>
          </w:tcPr>
          <w:p w14:paraId="5CB9F6BD" w14:textId="77777777" w:rsidR="00EA00BB" w:rsidRPr="008165D6" w:rsidRDefault="00EA00BB">
            <w:pPr>
              <w:snapToGrid w:val="0"/>
              <w:ind w:left="15" w:right="45"/>
              <w:rPr>
                <w:rFonts w:eastAsia="Times New Roman"/>
                <w:lang w:eastAsia="hi-IN" w:bidi="hi-IN"/>
              </w:rPr>
            </w:pPr>
          </w:p>
        </w:tc>
      </w:tr>
      <w:tr w:rsidR="00EA00BB" w:rsidRPr="008165D6" w14:paraId="75297B5D" w14:textId="77777777">
        <w:trPr>
          <w:trHeight w:val="315"/>
          <w:jc w:val="center"/>
        </w:trPr>
        <w:tc>
          <w:tcPr>
            <w:tcW w:w="1560" w:type="dxa"/>
            <w:tcBorders>
              <w:top w:val="single" w:sz="4" w:space="0" w:color="000000"/>
              <w:left w:val="single" w:sz="4" w:space="0" w:color="000000"/>
              <w:bottom w:val="single" w:sz="4" w:space="0" w:color="000000"/>
            </w:tcBorders>
            <w:shd w:val="clear" w:color="auto" w:fill="auto"/>
          </w:tcPr>
          <w:p w14:paraId="3D16EA4E" w14:textId="77777777" w:rsidR="00EA00BB" w:rsidRPr="008165D6" w:rsidRDefault="00EA00BB">
            <w:pPr>
              <w:snapToGrid w:val="0"/>
              <w:ind w:left="15" w:right="45"/>
              <w:rPr>
                <w:rFonts w:eastAsia="Times New Roman"/>
                <w:lang w:eastAsia="hi-IN" w:bidi="hi-IN"/>
              </w:rPr>
            </w:pPr>
          </w:p>
        </w:tc>
        <w:tc>
          <w:tcPr>
            <w:tcW w:w="2351" w:type="dxa"/>
            <w:tcBorders>
              <w:top w:val="single" w:sz="4" w:space="0" w:color="000000"/>
              <w:left w:val="single" w:sz="4" w:space="0" w:color="000000"/>
              <w:bottom w:val="single" w:sz="4" w:space="0" w:color="000000"/>
            </w:tcBorders>
            <w:shd w:val="clear" w:color="auto" w:fill="auto"/>
          </w:tcPr>
          <w:p w14:paraId="33277C24" w14:textId="77777777" w:rsidR="00EA00BB" w:rsidRPr="008165D6" w:rsidRDefault="00EA00BB">
            <w:pPr>
              <w:snapToGrid w:val="0"/>
              <w:ind w:left="15" w:right="45"/>
              <w:rPr>
                <w:rFonts w:eastAsia="Times New Roman"/>
                <w:lang w:eastAsia="hi-IN" w:bidi="hi-IN"/>
              </w:rPr>
            </w:pPr>
          </w:p>
        </w:tc>
        <w:tc>
          <w:tcPr>
            <w:tcW w:w="1002" w:type="dxa"/>
            <w:tcBorders>
              <w:top w:val="single" w:sz="4" w:space="0" w:color="000000"/>
              <w:left w:val="single" w:sz="4" w:space="0" w:color="000000"/>
              <w:bottom w:val="single" w:sz="4" w:space="0" w:color="000000"/>
            </w:tcBorders>
            <w:shd w:val="clear" w:color="auto" w:fill="auto"/>
          </w:tcPr>
          <w:p w14:paraId="0CD247B3" w14:textId="77777777" w:rsidR="00EA00BB" w:rsidRPr="008165D6" w:rsidRDefault="00EA00BB">
            <w:pPr>
              <w:snapToGrid w:val="0"/>
              <w:ind w:left="15" w:right="45"/>
              <w:rPr>
                <w:rFonts w:eastAsia="Times New Roman"/>
                <w:lang w:eastAsia="hi-IN" w:bidi="hi-IN"/>
              </w:rPr>
            </w:pPr>
          </w:p>
        </w:tc>
        <w:tc>
          <w:tcPr>
            <w:tcW w:w="1276" w:type="dxa"/>
            <w:tcBorders>
              <w:top w:val="single" w:sz="4" w:space="0" w:color="000000"/>
              <w:left w:val="single" w:sz="4" w:space="0" w:color="000000"/>
              <w:bottom w:val="single" w:sz="4" w:space="0" w:color="000000"/>
            </w:tcBorders>
            <w:shd w:val="clear" w:color="auto" w:fill="auto"/>
          </w:tcPr>
          <w:p w14:paraId="7A15509A" w14:textId="77777777" w:rsidR="00EA00BB" w:rsidRPr="008165D6" w:rsidRDefault="00EA00BB">
            <w:pPr>
              <w:snapToGrid w:val="0"/>
              <w:ind w:left="15" w:right="45"/>
              <w:rPr>
                <w:rFonts w:eastAsia="Times New Roman"/>
                <w:lang w:eastAsia="hi-IN" w:bidi="hi-IN"/>
              </w:rPr>
            </w:pPr>
          </w:p>
        </w:tc>
        <w:tc>
          <w:tcPr>
            <w:tcW w:w="861" w:type="dxa"/>
            <w:tcBorders>
              <w:top w:val="single" w:sz="4" w:space="0" w:color="000000"/>
              <w:left w:val="single" w:sz="4" w:space="0" w:color="000000"/>
              <w:bottom w:val="single" w:sz="4" w:space="0" w:color="000000"/>
            </w:tcBorders>
            <w:shd w:val="clear" w:color="auto" w:fill="auto"/>
          </w:tcPr>
          <w:p w14:paraId="1EC21517" w14:textId="77777777" w:rsidR="00EA00BB" w:rsidRPr="008165D6" w:rsidRDefault="00EA00BB">
            <w:pPr>
              <w:snapToGrid w:val="0"/>
              <w:ind w:left="15" w:right="45"/>
              <w:rPr>
                <w:rFonts w:eastAsia="Times New Roman"/>
                <w:lang w:eastAsia="hi-IN" w:bidi="hi-IN"/>
              </w:rPr>
            </w:pPr>
          </w:p>
        </w:tc>
        <w:tc>
          <w:tcPr>
            <w:tcW w:w="1417" w:type="dxa"/>
            <w:tcBorders>
              <w:top w:val="single" w:sz="4" w:space="0" w:color="000000"/>
              <w:left w:val="single" w:sz="4" w:space="0" w:color="000000"/>
              <w:bottom w:val="single" w:sz="4" w:space="0" w:color="000000"/>
            </w:tcBorders>
            <w:shd w:val="clear" w:color="auto" w:fill="auto"/>
          </w:tcPr>
          <w:p w14:paraId="16AFD1A0" w14:textId="77777777" w:rsidR="00EA00BB" w:rsidRPr="008165D6" w:rsidRDefault="00EA00BB">
            <w:pPr>
              <w:snapToGrid w:val="0"/>
              <w:ind w:left="15" w:right="45"/>
              <w:rPr>
                <w:rFonts w:eastAsia="Times New Roman"/>
                <w:lang w:eastAsia="hi-IN" w:bidi="hi-IN"/>
              </w:rPr>
            </w:pPr>
          </w:p>
        </w:tc>
        <w:tc>
          <w:tcPr>
            <w:tcW w:w="1752" w:type="dxa"/>
            <w:tcBorders>
              <w:top w:val="single" w:sz="4" w:space="0" w:color="000000"/>
              <w:left w:val="single" w:sz="4" w:space="0" w:color="000000"/>
              <w:bottom w:val="single" w:sz="4" w:space="0" w:color="000000"/>
              <w:right w:val="single" w:sz="4" w:space="0" w:color="000000"/>
            </w:tcBorders>
            <w:shd w:val="clear" w:color="auto" w:fill="auto"/>
          </w:tcPr>
          <w:p w14:paraId="7209986D" w14:textId="77777777" w:rsidR="00EA00BB" w:rsidRPr="008165D6" w:rsidRDefault="00EA00BB">
            <w:pPr>
              <w:snapToGrid w:val="0"/>
              <w:ind w:left="15" w:right="45"/>
              <w:rPr>
                <w:rFonts w:eastAsia="Times New Roman"/>
                <w:lang w:eastAsia="hi-IN" w:bidi="hi-IN"/>
              </w:rPr>
            </w:pPr>
          </w:p>
        </w:tc>
      </w:tr>
      <w:tr w:rsidR="00EA00BB" w:rsidRPr="008165D6" w14:paraId="28F6852A" w14:textId="77777777">
        <w:trPr>
          <w:trHeight w:val="315"/>
          <w:jc w:val="center"/>
        </w:trPr>
        <w:tc>
          <w:tcPr>
            <w:tcW w:w="1560" w:type="dxa"/>
            <w:tcBorders>
              <w:top w:val="single" w:sz="4" w:space="0" w:color="000000"/>
              <w:left w:val="single" w:sz="4" w:space="0" w:color="000000"/>
              <w:bottom w:val="single" w:sz="4" w:space="0" w:color="000000"/>
            </w:tcBorders>
            <w:shd w:val="clear" w:color="auto" w:fill="auto"/>
          </w:tcPr>
          <w:p w14:paraId="536EA308" w14:textId="77777777" w:rsidR="00EA00BB" w:rsidRPr="008165D6" w:rsidRDefault="00EA00BB">
            <w:pPr>
              <w:snapToGrid w:val="0"/>
              <w:ind w:left="15" w:right="45"/>
              <w:rPr>
                <w:rFonts w:eastAsia="Times New Roman"/>
                <w:spacing w:val="-2"/>
                <w:lang w:eastAsia="hi-IN" w:bidi="hi-IN"/>
              </w:rPr>
            </w:pPr>
          </w:p>
        </w:tc>
        <w:tc>
          <w:tcPr>
            <w:tcW w:w="2351" w:type="dxa"/>
            <w:tcBorders>
              <w:top w:val="single" w:sz="4" w:space="0" w:color="000000"/>
              <w:left w:val="single" w:sz="4" w:space="0" w:color="000000"/>
              <w:bottom w:val="single" w:sz="4" w:space="0" w:color="000000"/>
            </w:tcBorders>
            <w:shd w:val="clear" w:color="auto" w:fill="auto"/>
          </w:tcPr>
          <w:p w14:paraId="56715AAC" w14:textId="77777777" w:rsidR="00EA00BB" w:rsidRPr="008165D6" w:rsidRDefault="00EA00BB">
            <w:pPr>
              <w:snapToGrid w:val="0"/>
              <w:ind w:left="15" w:right="45"/>
              <w:rPr>
                <w:rFonts w:eastAsia="Times New Roman"/>
                <w:lang w:eastAsia="hi-IN" w:bidi="hi-IN"/>
              </w:rPr>
            </w:pPr>
          </w:p>
        </w:tc>
        <w:tc>
          <w:tcPr>
            <w:tcW w:w="1002" w:type="dxa"/>
            <w:tcBorders>
              <w:top w:val="single" w:sz="4" w:space="0" w:color="000000"/>
              <w:left w:val="single" w:sz="4" w:space="0" w:color="000000"/>
              <w:bottom w:val="single" w:sz="4" w:space="0" w:color="000000"/>
            </w:tcBorders>
            <w:shd w:val="clear" w:color="auto" w:fill="auto"/>
          </w:tcPr>
          <w:p w14:paraId="55B0607C" w14:textId="77777777" w:rsidR="00EA00BB" w:rsidRPr="008165D6" w:rsidRDefault="00EA00BB">
            <w:pPr>
              <w:snapToGrid w:val="0"/>
              <w:ind w:left="15" w:right="45"/>
              <w:rPr>
                <w:rFonts w:eastAsia="Times New Roman"/>
                <w:lang w:eastAsia="hi-IN" w:bidi="hi-IN"/>
              </w:rPr>
            </w:pPr>
          </w:p>
        </w:tc>
        <w:tc>
          <w:tcPr>
            <w:tcW w:w="1276" w:type="dxa"/>
            <w:tcBorders>
              <w:top w:val="single" w:sz="4" w:space="0" w:color="000000"/>
              <w:left w:val="single" w:sz="4" w:space="0" w:color="000000"/>
              <w:bottom w:val="single" w:sz="4" w:space="0" w:color="000000"/>
            </w:tcBorders>
            <w:shd w:val="clear" w:color="auto" w:fill="auto"/>
          </w:tcPr>
          <w:p w14:paraId="6A725361" w14:textId="77777777" w:rsidR="00EA00BB" w:rsidRPr="008165D6" w:rsidRDefault="00EA00BB">
            <w:pPr>
              <w:snapToGrid w:val="0"/>
              <w:ind w:left="15" w:right="45"/>
              <w:rPr>
                <w:rFonts w:eastAsia="Times New Roman"/>
                <w:lang w:eastAsia="hi-IN" w:bidi="hi-IN"/>
              </w:rPr>
            </w:pPr>
          </w:p>
        </w:tc>
        <w:tc>
          <w:tcPr>
            <w:tcW w:w="861" w:type="dxa"/>
            <w:tcBorders>
              <w:top w:val="single" w:sz="4" w:space="0" w:color="000000"/>
              <w:left w:val="single" w:sz="4" w:space="0" w:color="000000"/>
              <w:bottom w:val="single" w:sz="4" w:space="0" w:color="000000"/>
            </w:tcBorders>
            <w:shd w:val="clear" w:color="auto" w:fill="auto"/>
          </w:tcPr>
          <w:p w14:paraId="3EF5A461" w14:textId="77777777" w:rsidR="00EA00BB" w:rsidRPr="008165D6" w:rsidRDefault="00EA00BB">
            <w:pPr>
              <w:snapToGrid w:val="0"/>
              <w:ind w:left="15" w:right="45"/>
              <w:rPr>
                <w:rFonts w:eastAsia="Times New Roman"/>
                <w:lang w:eastAsia="hi-IN" w:bidi="hi-IN"/>
              </w:rPr>
            </w:pPr>
          </w:p>
        </w:tc>
        <w:tc>
          <w:tcPr>
            <w:tcW w:w="1417" w:type="dxa"/>
            <w:tcBorders>
              <w:top w:val="single" w:sz="4" w:space="0" w:color="000000"/>
              <w:left w:val="single" w:sz="4" w:space="0" w:color="000000"/>
              <w:bottom w:val="single" w:sz="4" w:space="0" w:color="000000"/>
            </w:tcBorders>
            <w:shd w:val="clear" w:color="auto" w:fill="auto"/>
          </w:tcPr>
          <w:p w14:paraId="70AFE58B" w14:textId="77777777" w:rsidR="00EA00BB" w:rsidRPr="008165D6" w:rsidRDefault="00EA00BB">
            <w:pPr>
              <w:snapToGrid w:val="0"/>
              <w:ind w:left="15" w:right="45"/>
              <w:rPr>
                <w:rFonts w:eastAsia="Times New Roman"/>
                <w:lang w:eastAsia="hi-IN" w:bidi="hi-IN"/>
              </w:rPr>
            </w:pPr>
          </w:p>
        </w:tc>
        <w:tc>
          <w:tcPr>
            <w:tcW w:w="1752" w:type="dxa"/>
            <w:tcBorders>
              <w:top w:val="single" w:sz="4" w:space="0" w:color="000000"/>
              <w:left w:val="single" w:sz="4" w:space="0" w:color="000000"/>
              <w:bottom w:val="single" w:sz="4" w:space="0" w:color="000000"/>
              <w:right w:val="single" w:sz="4" w:space="0" w:color="000000"/>
            </w:tcBorders>
            <w:shd w:val="clear" w:color="auto" w:fill="auto"/>
          </w:tcPr>
          <w:p w14:paraId="2705EA34" w14:textId="77777777" w:rsidR="00EA00BB" w:rsidRPr="008165D6" w:rsidRDefault="00EA00BB">
            <w:pPr>
              <w:snapToGrid w:val="0"/>
              <w:ind w:left="15" w:right="45"/>
              <w:rPr>
                <w:rFonts w:eastAsia="Times New Roman"/>
                <w:lang w:eastAsia="hi-IN" w:bidi="hi-IN"/>
              </w:rPr>
            </w:pPr>
          </w:p>
        </w:tc>
      </w:tr>
    </w:tbl>
    <w:p w14:paraId="145F5F8C" w14:textId="77777777" w:rsidR="00EA00BB" w:rsidRPr="008165D6" w:rsidRDefault="00EA00BB" w:rsidP="00EA00BB">
      <w:pPr>
        <w:ind w:left="15" w:right="45"/>
        <w:rPr>
          <w:rFonts w:eastAsia="Times New Roman"/>
          <w:spacing w:val="-2"/>
          <w:lang w:eastAsia="hi-IN" w:bidi="hi-IN"/>
        </w:rPr>
      </w:pPr>
    </w:p>
    <w:p w14:paraId="29E135AF" w14:textId="77777777" w:rsidR="00EA00BB" w:rsidRPr="008165D6" w:rsidRDefault="00EA00BB" w:rsidP="00EA00BB">
      <w:pPr>
        <w:ind w:left="15" w:right="45"/>
        <w:rPr>
          <w:rFonts w:eastAsia="Times New Roman"/>
          <w:spacing w:val="-2"/>
          <w:lang w:eastAsia="hi-IN" w:bidi="hi-IN"/>
        </w:rPr>
      </w:pPr>
    </w:p>
    <w:p w14:paraId="3FD53A6A" w14:textId="77777777" w:rsidR="00EA00BB" w:rsidRDefault="00EA00BB" w:rsidP="00EA00BB">
      <w:pPr>
        <w:ind w:left="15" w:right="45"/>
        <w:rPr>
          <w:rFonts w:eastAsia="Times New Roman"/>
          <w:b/>
          <w:lang w:eastAsia="hi-IN" w:bidi="hi-IN"/>
        </w:rPr>
      </w:pPr>
    </w:p>
    <w:p w14:paraId="722EC50E" w14:textId="77777777" w:rsidR="00EA00BB" w:rsidRDefault="00EA00BB" w:rsidP="00EA00BB">
      <w:pPr>
        <w:ind w:left="15" w:right="45"/>
        <w:rPr>
          <w:rFonts w:eastAsia="Times New Roman"/>
          <w:b/>
          <w:lang w:eastAsia="hi-IN" w:bidi="hi-IN"/>
        </w:rPr>
      </w:pPr>
    </w:p>
    <w:p w14:paraId="074A8E0B" w14:textId="77777777" w:rsidR="00EA00BB" w:rsidRDefault="00EA00BB" w:rsidP="00EA00BB">
      <w:pPr>
        <w:ind w:left="15" w:right="45"/>
        <w:rPr>
          <w:rFonts w:eastAsia="Times New Roman"/>
          <w:b/>
          <w:lang w:eastAsia="hi-IN" w:bidi="hi-IN"/>
        </w:rPr>
      </w:pPr>
    </w:p>
    <w:p w14:paraId="5237FB76" w14:textId="77777777" w:rsidR="00EA00BB" w:rsidRDefault="00EA00BB" w:rsidP="00EA00BB">
      <w:pPr>
        <w:ind w:left="15" w:right="45"/>
        <w:rPr>
          <w:rFonts w:eastAsia="Times New Roman"/>
          <w:b/>
          <w:lang w:eastAsia="hi-IN" w:bidi="hi-IN"/>
        </w:rPr>
      </w:pPr>
    </w:p>
    <w:p w14:paraId="48B6B1F0" w14:textId="77777777" w:rsidR="00EA00BB" w:rsidRDefault="00EA00BB" w:rsidP="00EA00BB">
      <w:pPr>
        <w:ind w:left="15" w:right="45"/>
        <w:rPr>
          <w:rFonts w:eastAsia="Times New Roman"/>
          <w:b/>
          <w:lang w:eastAsia="hi-IN" w:bidi="hi-IN"/>
        </w:rPr>
      </w:pPr>
    </w:p>
    <w:p w14:paraId="23D51663" w14:textId="77777777" w:rsidR="00EA00BB" w:rsidRDefault="00EA00BB" w:rsidP="00EA00BB">
      <w:pPr>
        <w:ind w:left="15" w:right="45"/>
        <w:rPr>
          <w:rFonts w:eastAsia="Times New Roman"/>
          <w:b/>
          <w:lang w:eastAsia="hi-IN" w:bidi="hi-IN"/>
        </w:rPr>
      </w:pPr>
    </w:p>
    <w:p w14:paraId="40C89168" w14:textId="77777777" w:rsidR="00EA00BB" w:rsidRDefault="00EA00BB" w:rsidP="00EA00BB">
      <w:pPr>
        <w:ind w:left="15" w:right="45"/>
        <w:rPr>
          <w:rFonts w:eastAsia="Times New Roman"/>
          <w:b/>
          <w:lang w:eastAsia="hi-IN" w:bidi="hi-IN"/>
        </w:rPr>
      </w:pPr>
    </w:p>
    <w:p w14:paraId="697F1A85" w14:textId="77777777" w:rsidR="00EA00BB" w:rsidRDefault="00EA00BB" w:rsidP="00EA00BB">
      <w:pPr>
        <w:ind w:left="15" w:right="45"/>
        <w:rPr>
          <w:rFonts w:eastAsia="Times New Roman"/>
          <w:b/>
          <w:lang w:eastAsia="hi-IN" w:bidi="hi-IN"/>
        </w:rPr>
      </w:pPr>
    </w:p>
    <w:p w14:paraId="4C29550E" w14:textId="77777777" w:rsidR="00EA00BB" w:rsidRDefault="00EA00BB" w:rsidP="00EA00BB">
      <w:pPr>
        <w:ind w:left="15" w:right="45"/>
        <w:rPr>
          <w:rFonts w:eastAsia="Times New Roman"/>
          <w:b/>
          <w:lang w:eastAsia="hi-IN" w:bidi="hi-IN"/>
        </w:rPr>
      </w:pPr>
    </w:p>
    <w:p w14:paraId="68B0D3C6" w14:textId="77777777" w:rsidR="00EA00BB" w:rsidRDefault="00EA00BB" w:rsidP="00EA00BB">
      <w:pPr>
        <w:ind w:left="15" w:right="45"/>
        <w:rPr>
          <w:rFonts w:eastAsia="Times New Roman"/>
          <w:b/>
          <w:lang w:eastAsia="hi-IN" w:bidi="hi-IN"/>
        </w:rPr>
      </w:pPr>
    </w:p>
    <w:p w14:paraId="62B93D07" w14:textId="77777777" w:rsidR="00EA00BB" w:rsidRDefault="00EA00BB" w:rsidP="00EA00BB">
      <w:pPr>
        <w:ind w:left="15" w:right="45"/>
        <w:rPr>
          <w:rFonts w:eastAsia="Times New Roman"/>
          <w:b/>
          <w:lang w:eastAsia="hi-IN" w:bidi="hi-IN"/>
        </w:rPr>
      </w:pPr>
    </w:p>
    <w:p w14:paraId="7767172C" w14:textId="77777777" w:rsidR="00EA00BB" w:rsidRDefault="00EA00BB" w:rsidP="00EA00BB">
      <w:pPr>
        <w:ind w:left="15" w:right="45"/>
        <w:rPr>
          <w:rFonts w:eastAsia="Times New Roman"/>
          <w:b/>
          <w:lang w:eastAsia="hi-IN" w:bidi="hi-IN"/>
        </w:rPr>
      </w:pPr>
    </w:p>
    <w:p w14:paraId="48F0E6D3" w14:textId="77777777" w:rsidR="00EA00BB" w:rsidRDefault="00EA00BB" w:rsidP="00EA00BB">
      <w:pPr>
        <w:ind w:left="15" w:right="45"/>
        <w:rPr>
          <w:rFonts w:eastAsia="Times New Roman"/>
          <w:b/>
          <w:lang w:eastAsia="hi-IN" w:bidi="hi-IN"/>
        </w:rPr>
      </w:pPr>
    </w:p>
    <w:p w14:paraId="5CD3FF99" w14:textId="77777777" w:rsidR="00EA00BB" w:rsidRDefault="00EA00BB" w:rsidP="00EA00BB">
      <w:pPr>
        <w:ind w:left="15" w:right="45"/>
        <w:rPr>
          <w:rFonts w:eastAsia="Times New Roman"/>
          <w:b/>
          <w:lang w:eastAsia="hi-IN" w:bidi="hi-IN"/>
        </w:rPr>
      </w:pPr>
    </w:p>
    <w:p w14:paraId="4C016D58" w14:textId="77777777" w:rsidR="001A4E3B" w:rsidRDefault="001A4E3B" w:rsidP="00EA00BB">
      <w:pPr>
        <w:ind w:left="15" w:right="45"/>
        <w:rPr>
          <w:rFonts w:eastAsia="Times New Roman"/>
          <w:b/>
          <w:lang w:eastAsia="hi-IN" w:bidi="hi-IN"/>
        </w:rPr>
      </w:pPr>
    </w:p>
    <w:p w14:paraId="6DCC9DDC" w14:textId="77777777" w:rsidR="00EA00BB" w:rsidRDefault="00EA00BB" w:rsidP="00EA00BB">
      <w:pPr>
        <w:ind w:left="15" w:right="45"/>
        <w:rPr>
          <w:rFonts w:eastAsia="Times New Roman"/>
          <w:b/>
          <w:lang w:eastAsia="hi-IN" w:bidi="hi-IN"/>
        </w:rPr>
      </w:pPr>
    </w:p>
    <w:p w14:paraId="5DD0F968" w14:textId="77777777" w:rsidR="00EA00BB" w:rsidRDefault="00EA00BB" w:rsidP="00EA00BB">
      <w:pPr>
        <w:ind w:left="15" w:right="45"/>
        <w:rPr>
          <w:rFonts w:eastAsia="Times New Roman"/>
          <w:b/>
          <w:lang w:eastAsia="hi-IN" w:bidi="hi-IN"/>
        </w:rPr>
      </w:pPr>
    </w:p>
    <w:p w14:paraId="34FCE79E" w14:textId="77777777" w:rsidR="00EA00BB" w:rsidRDefault="00EA00BB" w:rsidP="00EA00BB">
      <w:pPr>
        <w:ind w:left="15" w:right="45"/>
        <w:rPr>
          <w:rFonts w:eastAsia="Times New Roman"/>
          <w:b/>
          <w:lang w:eastAsia="hi-IN" w:bidi="hi-IN"/>
        </w:rPr>
      </w:pPr>
    </w:p>
    <w:p w14:paraId="654E7442" w14:textId="77777777" w:rsidR="00EA00BB" w:rsidRDefault="00EA00BB" w:rsidP="00EA00BB">
      <w:pPr>
        <w:ind w:left="15" w:right="45"/>
        <w:rPr>
          <w:rFonts w:eastAsia="Times New Roman"/>
          <w:b/>
          <w:lang w:eastAsia="hi-IN" w:bidi="hi-IN"/>
        </w:rPr>
      </w:pPr>
    </w:p>
    <w:p w14:paraId="0DCEFC58" w14:textId="77777777" w:rsidR="00EA00BB" w:rsidRDefault="00EA00BB" w:rsidP="00EA00BB">
      <w:pPr>
        <w:ind w:left="15" w:right="45"/>
        <w:rPr>
          <w:rFonts w:eastAsia="Times New Roman"/>
          <w:b/>
          <w:lang w:eastAsia="hi-IN" w:bidi="hi-IN"/>
        </w:rPr>
      </w:pPr>
    </w:p>
    <w:p w14:paraId="58B372D1" w14:textId="77777777" w:rsidR="00EA00BB" w:rsidRDefault="00EA00BB" w:rsidP="00EA00BB">
      <w:pPr>
        <w:ind w:left="15" w:right="45"/>
        <w:rPr>
          <w:rFonts w:eastAsia="Times New Roman"/>
          <w:b/>
          <w:lang w:eastAsia="hi-IN" w:bidi="hi-IN"/>
        </w:rPr>
      </w:pPr>
    </w:p>
    <w:p w14:paraId="77489443" w14:textId="77777777" w:rsidR="00EA00BB" w:rsidRDefault="00EA00BB" w:rsidP="00EA00BB">
      <w:pPr>
        <w:ind w:left="15" w:right="45"/>
        <w:rPr>
          <w:rFonts w:eastAsia="Times New Roman"/>
          <w:b/>
          <w:lang w:eastAsia="hi-IN" w:bidi="hi-IN"/>
        </w:rPr>
      </w:pPr>
    </w:p>
    <w:p w14:paraId="366CD476" w14:textId="77777777" w:rsidR="00EA00BB" w:rsidRDefault="00EA00BB" w:rsidP="00EA00BB">
      <w:pPr>
        <w:ind w:left="15" w:right="45"/>
        <w:rPr>
          <w:rFonts w:eastAsia="Times New Roman"/>
          <w:b/>
          <w:lang w:eastAsia="hi-IN" w:bidi="hi-IN"/>
        </w:rPr>
      </w:pPr>
    </w:p>
    <w:p w14:paraId="081F921B" w14:textId="77777777" w:rsidR="00EA00BB" w:rsidRPr="008165D6" w:rsidRDefault="00EA00BB" w:rsidP="00EA00BB">
      <w:pPr>
        <w:ind w:left="15" w:right="45"/>
        <w:rPr>
          <w:rFonts w:eastAsia="Times New Roman"/>
          <w:b/>
          <w:lang w:eastAsia="hi-IN" w:bidi="hi-IN"/>
        </w:rPr>
      </w:pPr>
      <w:r>
        <w:rPr>
          <w:rFonts w:eastAsia="Times New Roman"/>
          <w:b/>
          <w:lang w:eastAsia="hi-IN" w:bidi="hi-IN"/>
        </w:rPr>
        <w:lastRenderedPageBreak/>
        <w:t>1</w:t>
      </w:r>
      <w:r w:rsidRPr="008165D6">
        <w:rPr>
          <w:rFonts w:eastAsia="Times New Roman"/>
          <w:b/>
          <w:lang w:eastAsia="hi-IN" w:bidi="hi-IN"/>
        </w:rPr>
        <w:t>.8</w:t>
      </w:r>
      <w:r w:rsidRPr="008165D6">
        <w:rPr>
          <w:rFonts w:eastAsia="Times New Roman"/>
          <w:b/>
          <w:lang w:eastAsia="hi-IN" w:bidi="hi-IN"/>
        </w:rPr>
        <w:tab/>
        <w:t>PERSONAL TÉCNICO MÍNIMO REQUERIDO</w:t>
      </w:r>
    </w:p>
    <w:p w14:paraId="3E34C41D" w14:textId="77777777" w:rsidR="00EA00BB" w:rsidRPr="008165D6" w:rsidRDefault="00EA00BB" w:rsidP="00EA00BB">
      <w:pPr>
        <w:ind w:left="15" w:right="45"/>
        <w:jc w:val="both"/>
        <w:rPr>
          <w:rFonts w:eastAsia="Times New Roman"/>
          <w:b/>
          <w:spacing w:val="-2"/>
          <w:lang w:eastAsia="hi-IN" w:bidi="hi-IN"/>
        </w:rPr>
      </w:pPr>
    </w:p>
    <w:p w14:paraId="0954701E" w14:textId="77777777" w:rsidR="00EA00BB" w:rsidRPr="008165D6" w:rsidRDefault="00EA00BB" w:rsidP="00EA00BB">
      <w:pPr>
        <w:ind w:left="15" w:right="45"/>
        <w:jc w:val="both"/>
        <w:rPr>
          <w:rFonts w:eastAsia="Times New Roman"/>
          <w:b/>
          <w:spacing w:val="-2"/>
          <w:lang w:eastAsia="hi-IN" w:bidi="hi-IN"/>
        </w:rPr>
      </w:pPr>
    </w:p>
    <w:p w14:paraId="075DF1BD" w14:textId="77777777" w:rsidR="00EA00BB" w:rsidRPr="008165D6" w:rsidRDefault="00EA00BB" w:rsidP="00EA00BB">
      <w:pPr>
        <w:ind w:left="15" w:right="45"/>
        <w:jc w:val="right"/>
        <w:rPr>
          <w:rFonts w:eastAsia="Times New Roman"/>
          <w:b/>
          <w:spacing w:val="-2"/>
          <w:lang w:eastAsia="hi-IN" w:bidi="hi-IN"/>
        </w:rPr>
      </w:pPr>
      <w:r w:rsidRPr="008165D6">
        <w:rPr>
          <w:rFonts w:eastAsia="Times New Roman"/>
          <w:b/>
          <w:spacing w:val="-2"/>
          <w:lang w:eastAsia="hi-IN" w:bidi="hi-IN"/>
        </w:rPr>
        <w:t>Hoja.... de</w:t>
      </w:r>
      <w:proofErr w:type="gramStart"/>
      <w:r w:rsidRPr="008165D6">
        <w:rPr>
          <w:rFonts w:eastAsia="Times New Roman"/>
          <w:b/>
          <w:spacing w:val="-2"/>
          <w:lang w:eastAsia="hi-IN" w:bidi="hi-IN"/>
        </w:rPr>
        <w:t xml:space="preserve"> ....</w:t>
      </w:r>
      <w:proofErr w:type="gramEnd"/>
      <w:r w:rsidRPr="008165D6">
        <w:rPr>
          <w:rFonts w:eastAsia="Times New Roman"/>
          <w:b/>
          <w:spacing w:val="-2"/>
          <w:lang w:eastAsia="hi-IN" w:bidi="hi-IN"/>
        </w:rPr>
        <w:t>.</w:t>
      </w:r>
    </w:p>
    <w:p w14:paraId="3A0F9409" w14:textId="77777777" w:rsidR="00EA00BB" w:rsidRPr="008165D6" w:rsidRDefault="00EA00BB" w:rsidP="00EA00BB">
      <w:pPr>
        <w:tabs>
          <w:tab w:val="right" w:pos="8848"/>
        </w:tabs>
        <w:ind w:left="15" w:right="45"/>
        <w:jc w:val="both"/>
        <w:rPr>
          <w:rFonts w:eastAsia="Times New Roman"/>
          <w:spacing w:val="-3"/>
          <w:lang w:eastAsia="hi-IN" w:bidi="hi-IN"/>
        </w:rPr>
      </w:pPr>
    </w:p>
    <w:p w14:paraId="02AEF5D7" w14:textId="77777777" w:rsidR="00EA00BB" w:rsidRPr="008165D6" w:rsidRDefault="00EA00BB" w:rsidP="00EA00BB">
      <w:pPr>
        <w:tabs>
          <w:tab w:val="right" w:pos="8848"/>
        </w:tabs>
        <w:ind w:left="15" w:right="45"/>
        <w:jc w:val="both"/>
        <w:rPr>
          <w:rFonts w:eastAsia="Times New Roman"/>
          <w:spacing w:val="-3"/>
          <w:lang w:eastAsia="hi-IN" w:bidi="hi-IN"/>
        </w:rPr>
      </w:pPr>
    </w:p>
    <w:p w14:paraId="0D19E10C" w14:textId="77777777" w:rsidR="00EA00BB" w:rsidRPr="008165D6" w:rsidRDefault="00EA00BB" w:rsidP="00EA00BB">
      <w:pPr>
        <w:ind w:left="15" w:right="45"/>
        <w:rPr>
          <w:rFonts w:eastAsia="Times New Roman"/>
          <w:lang w:eastAsia="hi-IN" w:bidi="hi-IN"/>
        </w:rPr>
      </w:pPr>
    </w:p>
    <w:tbl>
      <w:tblPr>
        <w:tblW w:w="8564" w:type="dxa"/>
        <w:jc w:val="center"/>
        <w:tblLayout w:type="fixed"/>
        <w:tblCellMar>
          <w:left w:w="0" w:type="dxa"/>
          <w:right w:w="0" w:type="dxa"/>
        </w:tblCellMar>
        <w:tblLook w:val="0000" w:firstRow="0" w:lastRow="0" w:firstColumn="0" w:lastColumn="0" w:noHBand="0" w:noVBand="0"/>
      </w:tblPr>
      <w:tblGrid>
        <w:gridCol w:w="597"/>
        <w:gridCol w:w="3117"/>
        <w:gridCol w:w="3090"/>
        <w:gridCol w:w="1760"/>
      </w:tblGrid>
      <w:tr w:rsidR="00EA00BB" w:rsidRPr="008165D6" w14:paraId="4EBD28E1" w14:textId="77777777">
        <w:trPr>
          <w:jc w:val="center"/>
        </w:trPr>
        <w:tc>
          <w:tcPr>
            <w:tcW w:w="597" w:type="dxa"/>
            <w:tcBorders>
              <w:top w:val="single" w:sz="4" w:space="0" w:color="000000"/>
              <w:left w:val="single" w:sz="4" w:space="0" w:color="000000"/>
              <w:bottom w:val="single" w:sz="4" w:space="0" w:color="000000"/>
            </w:tcBorders>
          </w:tcPr>
          <w:p w14:paraId="34DB35B8"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No.</w:t>
            </w:r>
          </w:p>
        </w:tc>
        <w:tc>
          <w:tcPr>
            <w:tcW w:w="3117" w:type="dxa"/>
            <w:tcBorders>
              <w:top w:val="single" w:sz="4" w:space="0" w:color="000000"/>
              <w:left w:val="single" w:sz="4" w:space="0" w:color="000000"/>
              <w:bottom w:val="single" w:sz="4" w:space="0" w:color="000000"/>
            </w:tcBorders>
            <w:shd w:val="clear" w:color="auto" w:fill="auto"/>
            <w:vAlign w:val="center"/>
          </w:tcPr>
          <w:p w14:paraId="58A8B2B1"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Cargo / Función</w:t>
            </w:r>
          </w:p>
        </w:tc>
        <w:tc>
          <w:tcPr>
            <w:tcW w:w="3090" w:type="dxa"/>
            <w:tcBorders>
              <w:top w:val="single" w:sz="4" w:space="0" w:color="000000"/>
              <w:left w:val="single" w:sz="4" w:space="0" w:color="000000"/>
              <w:bottom w:val="single" w:sz="4" w:space="0" w:color="000000"/>
            </w:tcBorders>
            <w:shd w:val="clear" w:color="auto" w:fill="auto"/>
            <w:vAlign w:val="center"/>
          </w:tcPr>
          <w:p w14:paraId="5ADC1F9B"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Experiencia en trabajos similares</w:t>
            </w:r>
          </w:p>
        </w:tc>
        <w:tc>
          <w:tcPr>
            <w:tcW w:w="17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B563A9"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Observaciones</w:t>
            </w:r>
          </w:p>
        </w:tc>
      </w:tr>
      <w:tr w:rsidR="00EA00BB" w:rsidRPr="008165D6" w14:paraId="7BEEDBAE" w14:textId="77777777">
        <w:trPr>
          <w:jc w:val="center"/>
        </w:trPr>
        <w:tc>
          <w:tcPr>
            <w:tcW w:w="597" w:type="dxa"/>
            <w:tcBorders>
              <w:top w:val="single" w:sz="4" w:space="0" w:color="000000"/>
              <w:left w:val="single" w:sz="4" w:space="0" w:color="000000"/>
              <w:bottom w:val="single" w:sz="4" w:space="0" w:color="000000"/>
            </w:tcBorders>
          </w:tcPr>
          <w:p w14:paraId="49D61B73" w14:textId="77777777" w:rsidR="00EA00BB" w:rsidRPr="008165D6" w:rsidRDefault="00EA00BB">
            <w:pPr>
              <w:snapToGrid w:val="0"/>
              <w:ind w:left="15" w:right="45"/>
              <w:rPr>
                <w:rFonts w:eastAsia="Times New Roman"/>
                <w:lang w:eastAsia="hi-IN" w:bidi="hi-IN"/>
              </w:rPr>
            </w:pPr>
          </w:p>
        </w:tc>
        <w:tc>
          <w:tcPr>
            <w:tcW w:w="3117" w:type="dxa"/>
            <w:tcBorders>
              <w:top w:val="single" w:sz="4" w:space="0" w:color="000000"/>
              <w:left w:val="single" w:sz="4" w:space="0" w:color="000000"/>
              <w:bottom w:val="single" w:sz="4" w:space="0" w:color="000000"/>
            </w:tcBorders>
            <w:shd w:val="clear" w:color="auto" w:fill="auto"/>
          </w:tcPr>
          <w:p w14:paraId="35E7F135" w14:textId="77777777" w:rsidR="00EA00BB" w:rsidRPr="008165D6" w:rsidRDefault="00EA00BB">
            <w:pPr>
              <w:snapToGrid w:val="0"/>
              <w:ind w:left="15" w:right="45"/>
              <w:rPr>
                <w:rFonts w:eastAsia="Times New Roman"/>
                <w:lang w:eastAsia="hi-IN" w:bidi="hi-IN"/>
              </w:rPr>
            </w:pPr>
          </w:p>
        </w:tc>
        <w:tc>
          <w:tcPr>
            <w:tcW w:w="3090" w:type="dxa"/>
            <w:tcBorders>
              <w:top w:val="single" w:sz="4" w:space="0" w:color="000000"/>
              <w:left w:val="single" w:sz="4" w:space="0" w:color="000000"/>
              <w:bottom w:val="single" w:sz="4" w:space="0" w:color="000000"/>
            </w:tcBorders>
            <w:shd w:val="clear" w:color="auto" w:fill="auto"/>
          </w:tcPr>
          <w:p w14:paraId="1E1D3D59" w14:textId="77777777" w:rsidR="00EA00BB" w:rsidRPr="008165D6" w:rsidRDefault="00EA00BB">
            <w:pPr>
              <w:snapToGrid w:val="0"/>
              <w:ind w:left="15" w:right="45"/>
              <w:rPr>
                <w:rFonts w:eastAsia="Times New Roman"/>
                <w:lang w:eastAsia="hi-IN" w:bidi="hi-IN"/>
              </w:rPr>
            </w:pPr>
          </w:p>
        </w:tc>
        <w:tc>
          <w:tcPr>
            <w:tcW w:w="1760" w:type="dxa"/>
            <w:tcBorders>
              <w:top w:val="single" w:sz="4" w:space="0" w:color="000000"/>
              <w:left w:val="single" w:sz="4" w:space="0" w:color="000000"/>
              <w:bottom w:val="single" w:sz="4" w:space="0" w:color="000000"/>
              <w:right w:val="single" w:sz="4" w:space="0" w:color="000000"/>
            </w:tcBorders>
            <w:shd w:val="clear" w:color="auto" w:fill="auto"/>
          </w:tcPr>
          <w:p w14:paraId="62C7308F" w14:textId="77777777" w:rsidR="00EA00BB" w:rsidRPr="008165D6" w:rsidRDefault="00EA00BB">
            <w:pPr>
              <w:snapToGrid w:val="0"/>
              <w:ind w:left="15" w:right="45"/>
              <w:rPr>
                <w:rFonts w:eastAsia="Times New Roman"/>
                <w:lang w:eastAsia="hi-IN" w:bidi="hi-IN"/>
              </w:rPr>
            </w:pPr>
          </w:p>
          <w:p w14:paraId="0E9EC4C1" w14:textId="77777777" w:rsidR="00EA00BB" w:rsidRPr="008165D6" w:rsidRDefault="00EA00BB">
            <w:pPr>
              <w:ind w:left="15" w:right="45"/>
              <w:rPr>
                <w:rFonts w:eastAsia="Times New Roman"/>
                <w:lang w:eastAsia="hi-IN" w:bidi="hi-IN"/>
              </w:rPr>
            </w:pPr>
          </w:p>
        </w:tc>
      </w:tr>
      <w:tr w:rsidR="00EA00BB" w:rsidRPr="008165D6" w14:paraId="0D86216A" w14:textId="77777777">
        <w:trPr>
          <w:jc w:val="center"/>
        </w:trPr>
        <w:tc>
          <w:tcPr>
            <w:tcW w:w="597" w:type="dxa"/>
            <w:tcBorders>
              <w:top w:val="single" w:sz="4" w:space="0" w:color="000000"/>
              <w:left w:val="single" w:sz="4" w:space="0" w:color="000000"/>
              <w:bottom w:val="single" w:sz="4" w:space="0" w:color="000000"/>
            </w:tcBorders>
          </w:tcPr>
          <w:p w14:paraId="156E8B90" w14:textId="77777777" w:rsidR="00EA00BB" w:rsidRPr="008165D6" w:rsidRDefault="00EA00BB">
            <w:pPr>
              <w:snapToGrid w:val="0"/>
              <w:ind w:left="15" w:right="45"/>
              <w:rPr>
                <w:rFonts w:eastAsia="Times New Roman"/>
                <w:lang w:eastAsia="hi-IN" w:bidi="hi-IN"/>
              </w:rPr>
            </w:pPr>
          </w:p>
        </w:tc>
        <w:tc>
          <w:tcPr>
            <w:tcW w:w="3117" w:type="dxa"/>
            <w:tcBorders>
              <w:top w:val="single" w:sz="4" w:space="0" w:color="000000"/>
              <w:left w:val="single" w:sz="4" w:space="0" w:color="000000"/>
              <w:bottom w:val="single" w:sz="4" w:space="0" w:color="000000"/>
            </w:tcBorders>
            <w:shd w:val="clear" w:color="auto" w:fill="auto"/>
          </w:tcPr>
          <w:p w14:paraId="4CECD5C6" w14:textId="77777777" w:rsidR="00EA00BB" w:rsidRPr="008165D6" w:rsidRDefault="00EA00BB">
            <w:pPr>
              <w:snapToGrid w:val="0"/>
              <w:ind w:left="15" w:right="45"/>
              <w:rPr>
                <w:rFonts w:eastAsia="Times New Roman"/>
                <w:lang w:eastAsia="hi-IN" w:bidi="hi-IN"/>
              </w:rPr>
            </w:pPr>
          </w:p>
        </w:tc>
        <w:tc>
          <w:tcPr>
            <w:tcW w:w="3090" w:type="dxa"/>
            <w:tcBorders>
              <w:top w:val="single" w:sz="4" w:space="0" w:color="000000"/>
              <w:left w:val="single" w:sz="4" w:space="0" w:color="000000"/>
              <w:bottom w:val="single" w:sz="4" w:space="0" w:color="000000"/>
            </w:tcBorders>
            <w:shd w:val="clear" w:color="auto" w:fill="auto"/>
          </w:tcPr>
          <w:p w14:paraId="34D1EB31" w14:textId="77777777" w:rsidR="00EA00BB" w:rsidRPr="008165D6" w:rsidRDefault="00EA00BB">
            <w:pPr>
              <w:snapToGrid w:val="0"/>
              <w:ind w:left="15" w:right="45"/>
              <w:rPr>
                <w:rFonts w:eastAsia="Times New Roman"/>
                <w:lang w:eastAsia="hi-IN" w:bidi="hi-IN"/>
              </w:rPr>
            </w:pPr>
          </w:p>
        </w:tc>
        <w:tc>
          <w:tcPr>
            <w:tcW w:w="1760" w:type="dxa"/>
            <w:tcBorders>
              <w:top w:val="single" w:sz="4" w:space="0" w:color="000000"/>
              <w:left w:val="single" w:sz="4" w:space="0" w:color="000000"/>
              <w:bottom w:val="single" w:sz="4" w:space="0" w:color="000000"/>
              <w:right w:val="single" w:sz="4" w:space="0" w:color="000000"/>
            </w:tcBorders>
            <w:shd w:val="clear" w:color="auto" w:fill="auto"/>
          </w:tcPr>
          <w:p w14:paraId="74387D9B" w14:textId="77777777" w:rsidR="00EA00BB" w:rsidRPr="008165D6" w:rsidRDefault="00EA00BB">
            <w:pPr>
              <w:snapToGrid w:val="0"/>
              <w:ind w:left="15" w:right="45"/>
              <w:rPr>
                <w:rFonts w:eastAsia="Times New Roman"/>
                <w:lang w:eastAsia="hi-IN" w:bidi="hi-IN"/>
              </w:rPr>
            </w:pPr>
          </w:p>
          <w:p w14:paraId="3637961A" w14:textId="77777777" w:rsidR="00EA00BB" w:rsidRPr="008165D6" w:rsidRDefault="00EA00BB">
            <w:pPr>
              <w:snapToGrid w:val="0"/>
              <w:ind w:left="15" w:right="45"/>
              <w:rPr>
                <w:rFonts w:eastAsia="Times New Roman"/>
                <w:lang w:eastAsia="hi-IN" w:bidi="hi-IN"/>
              </w:rPr>
            </w:pPr>
          </w:p>
        </w:tc>
      </w:tr>
      <w:tr w:rsidR="00EA00BB" w:rsidRPr="008165D6" w14:paraId="2A12D503" w14:textId="77777777">
        <w:trPr>
          <w:jc w:val="center"/>
        </w:trPr>
        <w:tc>
          <w:tcPr>
            <w:tcW w:w="597" w:type="dxa"/>
            <w:tcBorders>
              <w:top w:val="single" w:sz="4" w:space="0" w:color="000000"/>
              <w:left w:val="single" w:sz="4" w:space="0" w:color="000000"/>
              <w:bottom w:val="single" w:sz="4" w:space="0" w:color="000000"/>
            </w:tcBorders>
          </w:tcPr>
          <w:p w14:paraId="6DBC9B4C" w14:textId="77777777" w:rsidR="00EA00BB" w:rsidRPr="008165D6" w:rsidRDefault="00EA00BB">
            <w:pPr>
              <w:snapToGrid w:val="0"/>
              <w:ind w:left="15" w:right="45"/>
              <w:rPr>
                <w:rFonts w:eastAsia="Times New Roman"/>
                <w:lang w:eastAsia="hi-IN" w:bidi="hi-IN"/>
              </w:rPr>
            </w:pPr>
          </w:p>
        </w:tc>
        <w:tc>
          <w:tcPr>
            <w:tcW w:w="3117" w:type="dxa"/>
            <w:tcBorders>
              <w:top w:val="single" w:sz="4" w:space="0" w:color="000000"/>
              <w:left w:val="single" w:sz="4" w:space="0" w:color="000000"/>
              <w:bottom w:val="single" w:sz="4" w:space="0" w:color="000000"/>
            </w:tcBorders>
            <w:shd w:val="clear" w:color="auto" w:fill="auto"/>
          </w:tcPr>
          <w:p w14:paraId="779EB0DC" w14:textId="77777777" w:rsidR="00EA00BB" w:rsidRPr="008165D6" w:rsidRDefault="00EA00BB">
            <w:pPr>
              <w:snapToGrid w:val="0"/>
              <w:ind w:left="15" w:right="45"/>
              <w:rPr>
                <w:rFonts w:eastAsia="Times New Roman"/>
                <w:lang w:eastAsia="hi-IN" w:bidi="hi-IN"/>
              </w:rPr>
            </w:pPr>
          </w:p>
        </w:tc>
        <w:tc>
          <w:tcPr>
            <w:tcW w:w="3090" w:type="dxa"/>
            <w:tcBorders>
              <w:top w:val="single" w:sz="4" w:space="0" w:color="000000"/>
              <w:left w:val="single" w:sz="4" w:space="0" w:color="000000"/>
              <w:bottom w:val="single" w:sz="4" w:space="0" w:color="000000"/>
            </w:tcBorders>
            <w:shd w:val="clear" w:color="auto" w:fill="auto"/>
          </w:tcPr>
          <w:p w14:paraId="1DF3EAAD" w14:textId="77777777" w:rsidR="00EA00BB" w:rsidRPr="008165D6" w:rsidRDefault="00EA00BB">
            <w:pPr>
              <w:snapToGrid w:val="0"/>
              <w:ind w:left="15" w:right="45"/>
              <w:rPr>
                <w:rFonts w:eastAsia="Times New Roman"/>
                <w:lang w:eastAsia="hi-IN" w:bidi="hi-IN"/>
              </w:rPr>
            </w:pPr>
          </w:p>
        </w:tc>
        <w:tc>
          <w:tcPr>
            <w:tcW w:w="1760" w:type="dxa"/>
            <w:tcBorders>
              <w:top w:val="single" w:sz="4" w:space="0" w:color="000000"/>
              <w:left w:val="single" w:sz="4" w:space="0" w:color="000000"/>
              <w:bottom w:val="single" w:sz="4" w:space="0" w:color="000000"/>
              <w:right w:val="single" w:sz="4" w:space="0" w:color="000000"/>
            </w:tcBorders>
            <w:shd w:val="clear" w:color="auto" w:fill="auto"/>
          </w:tcPr>
          <w:p w14:paraId="317EA0FA" w14:textId="77777777" w:rsidR="00EA00BB" w:rsidRPr="008165D6" w:rsidRDefault="00EA00BB">
            <w:pPr>
              <w:snapToGrid w:val="0"/>
              <w:ind w:left="15" w:right="45"/>
              <w:rPr>
                <w:rFonts w:eastAsia="Times New Roman"/>
                <w:lang w:eastAsia="hi-IN" w:bidi="hi-IN"/>
              </w:rPr>
            </w:pPr>
          </w:p>
          <w:p w14:paraId="61F25E26" w14:textId="77777777" w:rsidR="00EA00BB" w:rsidRPr="008165D6" w:rsidRDefault="00EA00BB">
            <w:pPr>
              <w:snapToGrid w:val="0"/>
              <w:ind w:left="15" w:right="45"/>
              <w:rPr>
                <w:rFonts w:eastAsia="Times New Roman"/>
                <w:lang w:eastAsia="hi-IN" w:bidi="hi-IN"/>
              </w:rPr>
            </w:pPr>
          </w:p>
        </w:tc>
      </w:tr>
      <w:tr w:rsidR="00EA00BB" w:rsidRPr="008165D6" w14:paraId="2CFA9A22" w14:textId="77777777">
        <w:trPr>
          <w:jc w:val="center"/>
        </w:trPr>
        <w:tc>
          <w:tcPr>
            <w:tcW w:w="597" w:type="dxa"/>
            <w:tcBorders>
              <w:top w:val="single" w:sz="4" w:space="0" w:color="000000"/>
              <w:left w:val="single" w:sz="4" w:space="0" w:color="000000"/>
              <w:bottom w:val="single" w:sz="4" w:space="0" w:color="000000"/>
            </w:tcBorders>
          </w:tcPr>
          <w:p w14:paraId="2F829B93" w14:textId="77777777" w:rsidR="00EA00BB" w:rsidRPr="008165D6" w:rsidRDefault="00EA00BB">
            <w:pPr>
              <w:snapToGrid w:val="0"/>
              <w:ind w:left="15" w:right="45"/>
              <w:rPr>
                <w:rFonts w:eastAsia="Times New Roman"/>
                <w:lang w:eastAsia="hi-IN" w:bidi="hi-IN"/>
              </w:rPr>
            </w:pPr>
          </w:p>
        </w:tc>
        <w:tc>
          <w:tcPr>
            <w:tcW w:w="3117" w:type="dxa"/>
            <w:tcBorders>
              <w:top w:val="single" w:sz="4" w:space="0" w:color="000000"/>
              <w:left w:val="single" w:sz="4" w:space="0" w:color="000000"/>
              <w:bottom w:val="single" w:sz="4" w:space="0" w:color="000000"/>
            </w:tcBorders>
            <w:shd w:val="clear" w:color="auto" w:fill="auto"/>
          </w:tcPr>
          <w:p w14:paraId="409714D1" w14:textId="77777777" w:rsidR="00EA00BB" w:rsidRPr="008165D6" w:rsidRDefault="00EA00BB">
            <w:pPr>
              <w:snapToGrid w:val="0"/>
              <w:ind w:left="15" w:right="45"/>
              <w:rPr>
                <w:rFonts w:eastAsia="Times New Roman"/>
                <w:lang w:eastAsia="hi-IN" w:bidi="hi-IN"/>
              </w:rPr>
            </w:pPr>
          </w:p>
        </w:tc>
        <w:tc>
          <w:tcPr>
            <w:tcW w:w="3090" w:type="dxa"/>
            <w:tcBorders>
              <w:top w:val="single" w:sz="4" w:space="0" w:color="000000"/>
              <w:left w:val="single" w:sz="4" w:space="0" w:color="000000"/>
              <w:bottom w:val="single" w:sz="4" w:space="0" w:color="000000"/>
            </w:tcBorders>
            <w:shd w:val="clear" w:color="auto" w:fill="auto"/>
          </w:tcPr>
          <w:p w14:paraId="7F067B86" w14:textId="77777777" w:rsidR="00EA00BB" w:rsidRPr="008165D6" w:rsidRDefault="00EA00BB">
            <w:pPr>
              <w:snapToGrid w:val="0"/>
              <w:ind w:left="15" w:right="45"/>
              <w:rPr>
                <w:rFonts w:eastAsia="Times New Roman"/>
                <w:lang w:eastAsia="hi-IN" w:bidi="hi-IN"/>
              </w:rPr>
            </w:pPr>
          </w:p>
        </w:tc>
        <w:tc>
          <w:tcPr>
            <w:tcW w:w="1760" w:type="dxa"/>
            <w:tcBorders>
              <w:top w:val="single" w:sz="4" w:space="0" w:color="000000"/>
              <w:left w:val="single" w:sz="4" w:space="0" w:color="000000"/>
              <w:bottom w:val="single" w:sz="4" w:space="0" w:color="000000"/>
              <w:right w:val="single" w:sz="4" w:space="0" w:color="000000"/>
            </w:tcBorders>
            <w:shd w:val="clear" w:color="auto" w:fill="auto"/>
          </w:tcPr>
          <w:p w14:paraId="36BDCF92" w14:textId="77777777" w:rsidR="00EA00BB" w:rsidRPr="008165D6" w:rsidRDefault="00EA00BB">
            <w:pPr>
              <w:snapToGrid w:val="0"/>
              <w:ind w:left="15" w:right="45"/>
              <w:rPr>
                <w:rFonts w:eastAsia="Times New Roman"/>
                <w:lang w:eastAsia="hi-IN" w:bidi="hi-IN"/>
              </w:rPr>
            </w:pPr>
          </w:p>
          <w:p w14:paraId="2AD0F2AD" w14:textId="77777777" w:rsidR="00EA00BB" w:rsidRPr="008165D6" w:rsidRDefault="00EA00BB">
            <w:pPr>
              <w:snapToGrid w:val="0"/>
              <w:ind w:left="15" w:right="45"/>
              <w:rPr>
                <w:rFonts w:eastAsia="Times New Roman"/>
                <w:lang w:eastAsia="hi-IN" w:bidi="hi-IN"/>
              </w:rPr>
            </w:pPr>
          </w:p>
        </w:tc>
      </w:tr>
      <w:tr w:rsidR="00EA00BB" w:rsidRPr="008165D6" w14:paraId="13E75AF2" w14:textId="77777777">
        <w:trPr>
          <w:jc w:val="center"/>
        </w:trPr>
        <w:tc>
          <w:tcPr>
            <w:tcW w:w="597" w:type="dxa"/>
            <w:tcBorders>
              <w:top w:val="single" w:sz="4" w:space="0" w:color="000000"/>
              <w:left w:val="single" w:sz="4" w:space="0" w:color="000000"/>
              <w:bottom w:val="single" w:sz="4" w:space="0" w:color="000000"/>
            </w:tcBorders>
          </w:tcPr>
          <w:p w14:paraId="24F7E88A" w14:textId="77777777" w:rsidR="00EA00BB" w:rsidRPr="008165D6" w:rsidRDefault="00EA00BB">
            <w:pPr>
              <w:snapToGrid w:val="0"/>
              <w:ind w:left="15" w:right="45"/>
              <w:rPr>
                <w:rFonts w:eastAsia="Times New Roman"/>
                <w:lang w:eastAsia="hi-IN" w:bidi="hi-IN"/>
              </w:rPr>
            </w:pPr>
          </w:p>
        </w:tc>
        <w:tc>
          <w:tcPr>
            <w:tcW w:w="3117" w:type="dxa"/>
            <w:tcBorders>
              <w:top w:val="single" w:sz="4" w:space="0" w:color="000000"/>
              <w:left w:val="single" w:sz="4" w:space="0" w:color="000000"/>
              <w:bottom w:val="single" w:sz="4" w:space="0" w:color="000000"/>
            </w:tcBorders>
            <w:shd w:val="clear" w:color="auto" w:fill="auto"/>
          </w:tcPr>
          <w:p w14:paraId="55A0B5F9" w14:textId="77777777" w:rsidR="00EA00BB" w:rsidRPr="008165D6" w:rsidRDefault="00EA00BB">
            <w:pPr>
              <w:snapToGrid w:val="0"/>
              <w:ind w:left="15" w:right="45"/>
              <w:rPr>
                <w:rFonts w:eastAsia="Times New Roman"/>
                <w:lang w:eastAsia="hi-IN" w:bidi="hi-IN"/>
              </w:rPr>
            </w:pPr>
          </w:p>
        </w:tc>
        <w:tc>
          <w:tcPr>
            <w:tcW w:w="3090" w:type="dxa"/>
            <w:tcBorders>
              <w:top w:val="single" w:sz="4" w:space="0" w:color="000000"/>
              <w:left w:val="single" w:sz="4" w:space="0" w:color="000000"/>
              <w:bottom w:val="single" w:sz="4" w:space="0" w:color="000000"/>
            </w:tcBorders>
            <w:shd w:val="clear" w:color="auto" w:fill="auto"/>
          </w:tcPr>
          <w:p w14:paraId="1171E202" w14:textId="77777777" w:rsidR="00EA00BB" w:rsidRPr="008165D6" w:rsidRDefault="00EA00BB">
            <w:pPr>
              <w:snapToGrid w:val="0"/>
              <w:ind w:left="15" w:right="45"/>
              <w:rPr>
                <w:rFonts w:eastAsia="Times New Roman"/>
                <w:lang w:eastAsia="hi-IN" w:bidi="hi-IN"/>
              </w:rPr>
            </w:pPr>
          </w:p>
        </w:tc>
        <w:tc>
          <w:tcPr>
            <w:tcW w:w="1760" w:type="dxa"/>
            <w:tcBorders>
              <w:top w:val="single" w:sz="4" w:space="0" w:color="000000"/>
              <w:left w:val="single" w:sz="4" w:space="0" w:color="000000"/>
              <w:bottom w:val="single" w:sz="4" w:space="0" w:color="000000"/>
              <w:right w:val="single" w:sz="4" w:space="0" w:color="000000"/>
            </w:tcBorders>
            <w:shd w:val="clear" w:color="auto" w:fill="auto"/>
          </w:tcPr>
          <w:p w14:paraId="58F82451" w14:textId="77777777" w:rsidR="00EA00BB" w:rsidRPr="008165D6" w:rsidRDefault="00EA00BB">
            <w:pPr>
              <w:snapToGrid w:val="0"/>
              <w:ind w:left="15" w:right="45"/>
              <w:rPr>
                <w:rFonts w:eastAsia="Times New Roman"/>
                <w:lang w:eastAsia="hi-IN" w:bidi="hi-IN"/>
              </w:rPr>
            </w:pPr>
          </w:p>
          <w:p w14:paraId="42961D1B" w14:textId="77777777" w:rsidR="00EA00BB" w:rsidRPr="008165D6" w:rsidRDefault="00EA00BB">
            <w:pPr>
              <w:ind w:left="15" w:right="45"/>
              <w:rPr>
                <w:rFonts w:eastAsia="Times New Roman"/>
                <w:lang w:eastAsia="hi-IN" w:bidi="hi-IN"/>
              </w:rPr>
            </w:pPr>
          </w:p>
        </w:tc>
      </w:tr>
    </w:tbl>
    <w:p w14:paraId="2D98A9FE" w14:textId="77777777" w:rsidR="00EA00BB" w:rsidRPr="008165D6" w:rsidRDefault="00EA00BB" w:rsidP="00EA00BB">
      <w:pPr>
        <w:ind w:left="15" w:right="45"/>
        <w:rPr>
          <w:rFonts w:eastAsia="Times New Roman"/>
          <w:lang w:eastAsia="hi-IN" w:bidi="hi-IN"/>
        </w:rPr>
      </w:pPr>
    </w:p>
    <w:p w14:paraId="54BE31F7" w14:textId="77777777" w:rsidR="00EA00BB" w:rsidRPr="008165D6" w:rsidRDefault="00EA00BB" w:rsidP="00EA00BB">
      <w:pPr>
        <w:ind w:left="15" w:right="45"/>
        <w:rPr>
          <w:rFonts w:eastAsia="Times New Roman"/>
          <w:spacing w:val="-2"/>
          <w:lang w:eastAsia="hi-IN" w:bidi="hi-IN"/>
        </w:rPr>
      </w:pPr>
    </w:p>
    <w:p w14:paraId="1F8FAF84" w14:textId="77777777" w:rsidR="00EA00BB" w:rsidRPr="008165D6" w:rsidRDefault="00EA00BB" w:rsidP="00EA00BB">
      <w:pPr>
        <w:ind w:left="15" w:right="45"/>
        <w:rPr>
          <w:rFonts w:eastAsia="Times New Roman"/>
          <w:spacing w:val="-2"/>
          <w:lang w:eastAsia="hi-IN" w:bidi="hi-IN"/>
        </w:rPr>
      </w:pPr>
    </w:p>
    <w:p w14:paraId="664D2C2C" w14:textId="77777777" w:rsidR="00EA00BB" w:rsidRDefault="00EA00BB" w:rsidP="00EA00BB">
      <w:pPr>
        <w:ind w:left="15" w:right="45"/>
        <w:rPr>
          <w:rFonts w:eastAsia="Times New Roman"/>
          <w:b/>
          <w:lang w:eastAsia="hi-IN" w:bidi="hi-IN"/>
        </w:rPr>
      </w:pPr>
    </w:p>
    <w:p w14:paraId="39A4904B" w14:textId="77777777" w:rsidR="00EA00BB" w:rsidRDefault="00EA00BB" w:rsidP="00EA00BB">
      <w:pPr>
        <w:ind w:left="15" w:right="45"/>
        <w:rPr>
          <w:rFonts w:eastAsia="Times New Roman"/>
          <w:b/>
          <w:lang w:eastAsia="hi-IN" w:bidi="hi-IN"/>
        </w:rPr>
      </w:pPr>
    </w:p>
    <w:p w14:paraId="79404DD5" w14:textId="77777777" w:rsidR="00EA00BB" w:rsidRDefault="00EA00BB" w:rsidP="00EA00BB">
      <w:pPr>
        <w:ind w:left="15" w:right="45"/>
        <w:rPr>
          <w:rFonts w:eastAsia="Times New Roman"/>
          <w:b/>
          <w:lang w:eastAsia="hi-IN" w:bidi="hi-IN"/>
        </w:rPr>
      </w:pPr>
    </w:p>
    <w:p w14:paraId="32F6D43F" w14:textId="77777777" w:rsidR="00EA00BB" w:rsidRDefault="00EA00BB" w:rsidP="00EA00BB">
      <w:pPr>
        <w:ind w:left="15" w:right="45"/>
        <w:rPr>
          <w:rFonts w:eastAsia="Times New Roman"/>
          <w:b/>
          <w:lang w:eastAsia="hi-IN" w:bidi="hi-IN"/>
        </w:rPr>
      </w:pPr>
    </w:p>
    <w:p w14:paraId="42395612" w14:textId="77777777" w:rsidR="00EA00BB" w:rsidRDefault="00EA00BB" w:rsidP="00EA00BB">
      <w:pPr>
        <w:ind w:left="15" w:right="45"/>
        <w:rPr>
          <w:rFonts w:eastAsia="Times New Roman"/>
          <w:b/>
          <w:lang w:eastAsia="hi-IN" w:bidi="hi-IN"/>
        </w:rPr>
      </w:pPr>
    </w:p>
    <w:p w14:paraId="2CA7BA92" w14:textId="77777777" w:rsidR="00EA00BB" w:rsidRDefault="00EA00BB" w:rsidP="00EA00BB">
      <w:pPr>
        <w:ind w:left="15" w:right="45"/>
        <w:rPr>
          <w:rFonts w:eastAsia="Times New Roman"/>
          <w:b/>
          <w:lang w:eastAsia="hi-IN" w:bidi="hi-IN"/>
        </w:rPr>
      </w:pPr>
    </w:p>
    <w:p w14:paraId="39AD3833" w14:textId="77777777" w:rsidR="00EA00BB" w:rsidRDefault="00EA00BB" w:rsidP="00EA00BB">
      <w:pPr>
        <w:ind w:left="15" w:right="45"/>
        <w:rPr>
          <w:rFonts w:eastAsia="Times New Roman"/>
          <w:b/>
          <w:lang w:eastAsia="hi-IN" w:bidi="hi-IN"/>
        </w:rPr>
      </w:pPr>
    </w:p>
    <w:p w14:paraId="4551C91B" w14:textId="77777777" w:rsidR="00EA00BB" w:rsidRDefault="00EA00BB" w:rsidP="00EA00BB">
      <w:pPr>
        <w:ind w:left="15" w:right="45"/>
        <w:rPr>
          <w:rFonts w:eastAsia="Times New Roman"/>
          <w:b/>
          <w:lang w:eastAsia="hi-IN" w:bidi="hi-IN"/>
        </w:rPr>
      </w:pPr>
    </w:p>
    <w:p w14:paraId="6D9CDCB5" w14:textId="77777777" w:rsidR="00EA00BB" w:rsidRDefault="00EA00BB" w:rsidP="00EA00BB">
      <w:pPr>
        <w:ind w:left="15" w:right="45"/>
        <w:rPr>
          <w:rFonts w:eastAsia="Times New Roman"/>
          <w:b/>
          <w:lang w:eastAsia="hi-IN" w:bidi="hi-IN"/>
        </w:rPr>
      </w:pPr>
    </w:p>
    <w:p w14:paraId="35CC0C08" w14:textId="77777777" w:rsidR="00EA00BB" w:rsidRDefault="00EA00BB" w:rsidP="00EA00BB">
      <w:pPr>
        <w:ind w:left="15" w:right="45"/>
        <w:rPr>
          <w:rFonts w:eastAsia="Times New Roman"/>
          <w:b/>
          <w:lang w:eastAsia="hi-IN" w:bidi="hi-IN"/>
        </w:rPr>
      </w:pPr>
    </w:p>
    <w:p w14:paraId="6FF6678B" w14:textId="77777777" w:rsidR="00EA00BB" w:rsidRDefault="00EA00BB" w:rsidP="00EA00BB">
      <w:pPr>
        <w:ind w:left="15" w:right="45"/>
        <w:rPr>
          <w:rFonts w:eastAsia="Times New Roman"/>
          <w:b/>
          <w:lang w:eastAsia="hi-IN" w:bidi="hi-IN"/>
        </w:rPr>
      </w:pPr>
    </w:p>
    <w:p w14:paraId="5AEF3B20" w14:textId="77777777" w:rsidR="00EA00BB" w:rsidRDefault="00EA00BB" w:rsidP="00EA00BB">
      <w:pPr>
        <w:ind w:left="15" w:right="45"/>
        <w:rPr>
          <w:rFonts w:eastAsia="Times New Roman"/>
          <w:b/>
          <w:lang w:eastAsia="hi-IN" w:bidi="hi-IN"/>
        </w:rPr>
      </w:pPr>
    </w:p>
    <w:p w14:paraId="26BC2FBD" w14:textId="77777777" w:rsidR="00EA00BB" w:rsidRDefault="00EA00BB" w:rsidP="00EA00BB">
      <w:pPr>
        <w:ind w:left="15" w:right="45"/>
        <w:rPr>
          <w:rFonts w:eastAsia="Times New Roman"/>
          <w:b/>
          <w:lang w:eastAsia="hi-IN" w:bidi="hi-IN"/>
        </w:rPr>
      </w:pPr>
    </w:p>
    <w:p w14:paraId="1C803BD5" w14:textId="77777777" w:rsidR="00EA00BB" w:rsidRDefault="00EA00BB" w:rsidP="00EA00BB">
      <w:pPr>
        <w:ind w:left="15" w:right="45"/>
        <w:rPr>
          <w:rFonts w:eastAsia="Times New Roman"/>
          <w:b/>
          <w:lang w:eastAsia="hi-IN" w:bidi="hi-IN"/>
        </w:rPr>
      </w:pPr>
    </w:p>
    <w:p w14:paraId="7E840981" w14:textId="77777777" w:rsidR="001A4E3B" w:rsidRDefault="001A4E3B" w:rsidP="00EA00BB">
      <w:pPr>
        <w:ind w:left="15" w:right="45"/>
        <w:rPr>
          <w:rFonts w:eastAsia="Times New Roman"/>
          <w:b/>
          <w:lang w:eastAsia="hi-IN" w:bidi="hi-IN"/>
        </w:rPr>
      </w:pPr>
    </w:p>
    <w:p w14:paraId="2A6DA3BC" w14:textId="77777777" w:rsidR="00EA00BB" w:rsidRDefault="00EA00BB" w:rsidP="00EA00BB">
      <w:pPr>
        <w:ind w:left="15" w:right="45"/>
        <w:rPr>
          <w:rFonts w:eastAsia="Times New Roman"/>
          <w:b/>
          <w:lang w:eastAsia="hi-IN" w:bidi="hi-IN"/>
        </w:rPr>
      </w:pPr>
    </w:p>
    <w:p w14:paraId="4B2F1F2A" w14:textId="77777777" w:rsidR="00EA00BB" w:rsidRDefault="00EA00BB" w:rsidP="00EA00BB">
      <w:pPr>
        <w:ind w:left="15" w:right="45"/>
        <w:rPr>
          <w:rFonts w:eastAsia="Times New Roman"/>
          <w:b/>
          <w:lang w:eastAsia="hi-IN" w:bidi="hi-IN"/>
        </w:rPr>
      </w:pPr>
    </w:p>
    <w:p w14:paraId="69CB6D1D" w14:textId="77777777" w:rsidR="00EA00BB" w:rsidRDefault="00EA00BB" w:rsidP="00EA00BB">
      <w:pPr>
        <w:ind w:left="15" w:right="45"/>
        <w:rPr>
          <w:rFonts w:eastAsia="Times New Roman"/>
          <w:b/>
          <w:lang w:eastAsia="hi-IN" w:bidi="hi-IN"/>
        </w:rPr>
      </w:pPr>
    </w:p>
    <w:p w14:paraId="3C25F017" w14:textId="77777777" w:rsidR="00EA00BB" w:rsidRDefault="00EA00BB" w:rsidP="00EA00BB">
      <w:pPr>
        <w:ind w:left="15" w:right="45"/>
        <w:rPr>
          <w:rFonts w:eastAsia="Times New Roman"/>
          <w:b/>
          <w:lang w:eastAsia="hi-IN" w:bidi="hi-IN"/>
        </w:rPr>
      </w:pPr>
    </w:p>
    <w:p w14:paraId="1678742E" w14:textId="77777777" w:rsidR="00EA00BB" w:rsidRDefault="00EA00BB" w:rsidP="00EA00BB">
      <w:pPr>
        <w:ind w:left="15" w:right="45"/>
        <w:rPr>
          <w:rFonts w:eastAsia="Times New Roman"/>
          <w:b/>
          <w:lang w:eastAsia="hi-IN" w:bidi="hi-IN"/>
        </w:rPr>
      </w:pPr>
    </w:p>
    <w:p w14:paraId="260DC9AD" w14:textId="77777777" w:rsidR="00EA00BB" w:rsidRDefault="00EA00BB" w:rsidP="00EA00BB">
      <w:pPr>
        <w:ind w:left="15" w:right="45"/>
        <w:rPr>
          <w:rFonts w:eastAsia="Times New Roman"/>
          <w:b/>
          <w:lang w:eastAsia="hi-IN" w:bidi="hi-IN"/>
        </w:rPr>
      </w:pPr>
    </w:p>
    <w:p w14:paraId="79FEB7D4" w14:textId="77777777" w:rsidR="00EA00BB" w:rsidRDefault="00EA00BB" w:rsidP="00EA00BB">
      <w:pPr>
        <w:ind w:left="15" w:right="45"/>
        <w:rPr>
          <w:rFonts w:eastAsia="Times New Roman"/>
          <w:b/>
          <w:lang w:eastAsia="hi-IN" w:bidi="hi-IN"/>
        </w:rPr>
      </w:pPr>
    </w:p>
    <w:p w14:paraId="3BDF32E2" w14:textId="77777777" w:rsidR="00EA00BB" w:rsidRDefault="00EA00BB" w:rsidP="00EA00BB">
      <w:pPr>
        <w:ind w:left="15" w:right="45"/>
        <w:rPr>
          <w:rFonts w:eastAsia="Times New Roman"/>
          <w:b/>
          <w:lang w:eastAsia="hi-IN" w:bidi="hi-IN"/>
        </w:rPr>
      </w:pPr>
    </w:p>
    <w:p w14:paraId="7CAFCD1B" w14:textId="77777777" w:rsidR="00EA00BB" w:rsidRPr="008165D6" w:rsidRDefault="00EA00BB" w:rsidP="00EA00BB">
      <w:pPr>
        <w:ind w:left="15" w:right="45"/>
        <w:rPr>
          <w:rFonts w:eastAsia="Times New Roman"/>
          <w:b/>
          <w:lang w:eastAsia="hi-IN" w:bidi="hi-IN"/>
        </w:rPr>
      </w:pPr>
      <w:r>
        <w:rPr>
          <w:rFonts w:eastAsia="Times New Roman"/>
          <w:b/>
          <w:lang w:eastAsia="hi-IN" w:bidi="hi-IN"/>
        </w:rPr>
        <w:lastRenderedPageBreak/>
        <w:t>1</w:t>
      </w:r>
      <w:r w:rsidRPr="008165D6">
        <w:rPr>
          <w:rFonts w:eastAsia="Times New Roman"/>
          <w:b/>
          <w:lang w:eastAsia="hi-IN" w:bidi="hi-IN"/>
        </w:rPr>
        <w:t>.9</w:t>
      </w:r>
      <w:r w:rsidRPr="008165D6">
        <w:rPr>
          <w:rFonts w:eastAsia="Times New Roman"/>
          <w:b/>
          <w:lang w:eastAsia="hi-IN" w:bidi="hi-IN"/>
        </w:rPr>
        <w:tab/>
        <w:t>EQUIPO MÍNIMO REQUERIDO</w:t>
      </w:r>
    </w:p>
    <w:p w14:paraId="7F5C902C" w14:textId="77777777" w:rsidR="00EA00BB" w:rsidRPr="008165D6" w:rsidRDefault="00EA00BB" w:rsidP="00EA00BB">
      <w:pPr>
        <w:ind w:left="15" w:right="45"/>
        <w:rPr>
          <w:rFonts w:eastAsia="Times New Roman"/>
          <w:b/>
          <w:spacing w:val="-2"/>
          <w:lang w:eastAsia="hi-IN" w:bidi="hi-IN"/>
        </w:rPr>
      </w:pPr>
    </w:p>
    <w:p w14:paraId="1D13E27F" w14:textId="77777777" w:rsidR="00EA00BB" w:rsidRPr="008165D6" w:rsidRDefault="00EA00BB" w:rsidP="00EA00BB">
      <w:pPr>
        <w:ind w:left="15" w:right="45"/>
        <w:jc w:val="right"/>
        <w:rPr>
          <w:rFonts w:eastAsia="Times New Roman"/>
          <w:b/>
          <w:spacing w:val="-2"/>
          <w:lang w:eastAsia="hi-IN" w:bidi="hi-IN"/>
        </w:rPr>
      </w:pPr>
      <w:r w:rsidRPr="008165D6">
        <w:rPr>
          <w:rFonts w:eastAsia="Times New Roman"/>
          <w:b/>
          <w:spacing w:val="-2"/>
          <w:lang w:eastAsia="hi-IN" w:bidi="hi-IN"/>
        </w:rPr>
        <w:t xml:space="preserve"> Hoja.... de</w:t>
      </w:r>
      <w:proofErr w:type="gramStart"/>
      <w:r w:rsidRPr="008165D6">
        <w:rPr>
          <w:rFonts w:eastAsia="Times New Roman"/>
          <w:b/>
          <w:spacing w:val="-2"/>
          <w:lang w:eastAsia="hi-IN" w:bidi="hi-IN"/>
        </w:rPr>
        <w:t xml:space="preserve"> ....</w:t>
      </w:r>
      <w:proofErr w:type="gramEnd"/>
      <w:r w:rsidRPr="008165D6">
        <w:rPr>
          <w:rFonts w:eastAsia="Times New Roman"/>
          <w:b/>
          <w:spacing w:val="-2"/>
          <w:lang w:eastAsia="hi-IN" w:bidi="hi-IN"/>
        </w:rPr>
        <w:t>.</w:t>
      </w:r>
    </w:p>
    <w:p w14:paraId="1EE4D504" w14:textId="77777777" w:rsidR="00EA00BB" w:rsidRPr="008165D6" w:rsidRDefault="00EA00BB" w:rsidP="00EA00BB">
      <w:pPr>
        <w:tabs>
          <w:tab w:val="right" w:pos="8848"/>
        </w:tabs>
        <w:ind w:left="15" w:right="45"/>
        <w:jc w:val="both"/>
        <w:rPr>
          <w:rFonts w:eastAsia="Times New Roman"/>
          <w:spacing w:val="-3"/>
          <w:lang w:eastAsia="hi-IN" w:bidi="hi-IN"/>
        </w:rPr>
      </w:pPr>
    </w:p>
    <w:p w14:paraId="4BCCBABE" w14:textId="77777777" w:rsidR="00EA00BB" w:rsidRPr="008165D6" w:rsidRDefault="00EA00BB" w:rsidP="00EA00BB">
      <w:pPr>
        <w:ind w:left="15" w:right="45"/>
        <w:rPr>
          <w:rFonts w:eastAsia="Times New Roman"/>
          <w:spacing w:val="-2"/>
          <w:lang w:eastAsia="hi-IN" w:bidi="hi-IN"/>
        </w:rPr>
      </w:pPr>
    </w:p>
    <w:p w14:paraId="0824DF06" w14:textId="77777777" w:rsidR="00EA00BB" w:rsidRPr="008165D6" w:rsidRDefault="00EA00BB" w:rsidP="00EA00BB">
      <w:pPr>
        <w:ind w:left="15" w:right="45"/>
        <w:rPr>
          <w:rFonts w:eastAsia="Times New Roman"/>
          <w:spacing w:val="-2"/>
          <w:lang w:eastAsia="hi-IN" w:bidi="hi-IN"/>
        </w:rPr>
      </w:pPr>
    </w:p>
    <w:tbl>
      <w:tblPr>
        <w:tblW w:w="10205" w:type="dxa"/>
        <w:tblInd w:w="-684" w:type="dxa"/>
        <w:tblLayout w:type="fixed"/>
        <w:tblCellMar>
          <w:left w:w="0" w:type="dxa"/>
          <w:right w:w="0" w:type="dxa"/>
        </w:tblCellMar>
        <w:tblLook w:val="0000" w:firstRow="0" w:lastRow="0" w:firstColumn="0" w:lastColumn="0" w:noHBand="0" w:noVBand="0"/>
      </w:tblPr>
      <w:tblGrid>
        <w:gridCol w:w="2532"/>
        <w:gridCol w:w="1559"/>
        <w:gridCol w:w="1416"/>
        <w:gridCol w:w="1553"/>
        <w:gridCol w:w="1302"/>
        <w:gridCol w:w="1843"/>
      </w:tblGrid>
      <w:tr w:rsidR="00EA00BB" w:rsidRPr="008165D6" w14:paraId="64188551" w14:textId="77777777">
        <w:trPr>
          <w:trHeight w:val="255"/>
        </w:trPr>
        <w:tc>
          <w:tcPr>
            <w:tcW w:w="2532" w:type="dxa"/>
            <w:tcBorders>
              <w:top w:val="single" w:sz="4" w:space="0" w:color="000000"/>
              <w:left w:val="single" w:sz="4" w:space="0" w:color="000000"/>
            </w:tcBorders>
            <w:shd w:val="clear" w:color="auto" w:fill="auto"/>
            <w:vAlign w:val="center"/>
          </w:tcPr>
          <w:p w14:paraId="098C8E0C"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Detalle del equipo</w:t>
            </w:r>
          </w:p>
        </w:tc>
        <w:tc>
          <w:tcPr>
            <w:tcW w:w="1559" w:type="dxa"/>
            <w:tcBorders>
              <w:top w:val="single" w:sz="4" w:space="0" w:color="000000"/>
              <w:left w:val="single" w:sz="4" w:space="0" w:color="000000"/>
            </w:tcBorders>
            <w:shd w:val="clear" w:color="auto" w:fill="auto"/>
            <w:vAlign w:val="center"/>
          </w:tcPr>
          <w:p w14:paraId="703223EB"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Año de fabricación</w:t>
            </w:r>
          </w:p>
        </w:tc>
        <w:tc>
          <w:tcPr>
            <w:tcW w:w="1416" w:type="dxa"/>
            <w:tcBorders>
              <w:top w:val="single" w:sz="4" w:space="0" w:color="000000"/>
              <w:left w:val="single" w:sz="4" w:space="0" w:color="000000"/>
            </w:tcBorders>
            <w:shd w:val="clear" w:color="auto" w:fill="auto"/>
            <w:vAlign w:val="center"/>
          </w:tcPr>
          <w:p w14:paraId="4E98EC1A"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Ubicación actual</w:t>
            </w:r>
          </w:p>
        </w:tc>
        <w:tc>
          <w:tcPr>
            <w:tcW w:w="1553" w:type="dxa"/>
            <w:tcBorders>
              <w:top w:val="single" w:sz="4" w:space="0" w:color="000000"/>
              <w:left w:val="single" w:sz="4" w:space="0" w:color="000000"/>
            </w:tcBorders>
            <w:shd w:val="clear" w:color="auto" w:fill="auto"/>
            <w:vAlign w:val="center"/>
          </w:tcPr>
          <w:p w14:paraId="5BA6737E"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Propietario actual</w:t>
            </w:r>
          </w:p>
        </w:tc>
        <w:tc>
          <w:tcPr>
            <w:tcW w:w="1302" w:type="dxa"/>
            <w:tcBorders>
              <w:top w:val="single" w:sz="4" w:space="0" w:color="000000"/>
              <w:left w:val="single" w:sz="4" w:space="0" w:color="000000"/>
            </w:tcBorders>
            <w:shd w:val="clear" w:color="auto" w:fill="auto"/>
            <w:vAlign w:val="center"/>
          </w:tcPr>
          <w:p w14:paraId="1BA97EA5"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Matrícula</w:t>
            </w:r>
          </w:p>
          <w:p w14:paraId="506C3990" w14:textId="77777777" w:rsidR="00EA00BB" w:rsidRPr="008165D6" w:rsidRDefault="00EA00BB">
            <w:pPr>
              <w:ind w:left="15" w:right="45"/>
              <w:jc w:val="center"/>
              <w:rPr>
                <w:rFonts w:eastAsia="Times New Roman"/>
                <w:b/>
                <w:lang w:eastAsia="hi-IN" w:bidi="hi-IN"/>
              </w:rPr>
            </w:pPr>
            <w:r w:rsidRPr="008165D6">
              <w:rPr>
                <w:rFonts w:eastAsia="Times New Roman"/>
                <w:b/>
                <w:lang w:eastAsia="hi-IN" w:bidi="hi-IN"/>
              </w:rPr>
              <w:t>No.</w:t>
            </w:r>
          </w:p>
        </w:tc>
        <w:tc>
          <w:tcPr>
            <w:tcW w:w="1843" w:type="dxa"/>
            <w:tcBorders>
              <w:top w:val="single" w:sz="4" w:space="0" w:color="000000"/>
              <w:left w:val="single" w:sz="4" w:space="0" w:color="000000"/>
              <w:right w:val="single" w:sz="4" w:space="0" w:color="000000"/>
            </w:tcBorders>
            <w:shd w:val="clear" w:color="auto" w:fill="auto"/>
            <w:vAlign w:val="center"/>
          </w:tcPr>
          <w:p w14:paraId="62E916F0" w14:textId="77777777" w:rsidR="00EA00BB" w:rsidRPr="008165D6" w:rsidRDefault="00EA00BB">
            <w:pPr>
              <w:snapToGrid w:val="0"/>
              <w:ind w:left="15" w:right="45"/>
              <w:jc w:val="center"/>
              <w:rPr>
                <w:rFonts w:eastAsia="Times New Roman"/>
                <w:b/>
                <w:lang w:eastAsia="hi-IN" w:bidi="hi-IN"/>
              </w:rPr>
            </w:pPr>
            <w:r w:rsidRPr="008165D6">
              <w:rPr>
                <w:rFonts w:eastAsia="Times New Roman"/>
                <w:b/>
                <w:lang w:eastAsia="hi-IN" w:bidi="hi-IN"/>
              </w:rPr>
              <w:t>Observaciones</w:t>
            </w:r>
          </w:p>
          <w:p w14:paraId="2321D5EC" w14:textId="77777777" w:rsidR="00EA00BB" w:rsidRPr="008165D6" w:rsidRDefault="00EA00BB">
            <w:pPr>
              <w:ind w:left="15" w:right="45"/>
              <w:jc w:val="center"/>
              <w:rPr>
                <w:rFonts w:eastAsia="Times New Roman"/>
                <w:b/>
                <w:lang w:eastAsia="hi-IN" w:bidi="hi-IN"/>
              </w:rPr>
            </w:pPr>
          </w:p>
        </w:tc>
      </w:tr>
      <w:tr w:rsidR="00EA00BB" w:rsidRPr="008165D6" w14:paraId="20CD753B" w14:textId="77777777">
        <w:trPr>
          <w:trHeight w:val="270"/>
        </w:trPr>
        <w:tc>
          <w:tcPr>
            <w:tcW w:w="2532" w:type="dxa"/>
            <w:tcBorders>
              <w:left w:val="single" w:sz="4" w:space="0" w:color="000000"/>
              <w:bottom w:val="single" w:sz="4" w:space="0" w:color="000000"/>
            </w:tcBorders>
            <w:shd w:val="clear" w:color="auto" w:fill="auto"/>
          </w:tcPr>
          <w:p w14:paraId="1BBF5250" w14:textId="77777777" w:rsidR="00EA00BB" w:rsidRPr="008165D6" w:rsidRDefault="00EA00BB">
            <w:pPr>
              <w:snapToGrid w:val="0"/>
              <w:rPr>
                <w:rFonts w:eastAsia="Times New Roman"/>
                <w:lang w:eastAsia="hi-IN" w:bidi="hi-IN"/>
              </w:rPr>
            </w:pPr>
          </w:p>
        </w:tc>
        <w:tc>
          <w:tcPr>
            <w:tcW w:w="1559" w:type="dxa"/>
            <w:tcBorders>
              <w:left w:val="single" w:sz="4" w:space="0" w:color="000000"/>
              <w:bottom w:val="single" w:sz="4" w:space="0" w:color="000000"/>
            </w:tcBorders>
            <w:shd w:val="clear" w:color="auto" w:fill="auto"/>
          </w:tcPr>
          <w:p w14:paraId="15C59165" w14:textId="77777777" w:rsidR="00EA00BB" w:rsidRPr="008165D6" w:rsidRDefault="00EA00BB">
            <w:pPr>
              <w:snapToGrid w:val="0"/>
              <w:rPr>
                <w:rFonts w:eastAsia="Times New Roman"/>
                <w:lang w:eastAsia="hi-IN" w:bidi="hi-IN"/>
              </w:rPr>
            </w:pPr>
          </w:p>
        </w:tc>
        <w:tc>
          <w:tcPr>
            <w:tcW w:w="1416" w:type="dxa"/>
            <w:tcBorders>
              <w:left w:val="single" w:sz="4" w:space="0" w:color="000000"/>
              <w:bottom w:val="single" w:sz="4" w:space="0" w:color="000000"/>
            </w:tcBorders>
            <w:shd w:val="clear" w:color="auto" w:fill="auto"/>
          </w:tcPr>
          <w:p w14:paraId="57678A5C" w14:textId="77777777" w:rsidR="00EA00BB" w:rsidRPr="008165D6" w:rsidRDefault="00EA00BB">
            <w:pPr>
              <w:snapToGrid w:val="0"/>
              <w:rPr>
                <w:rFonts w:eastAsia="Times New Roman"/>
                <w:lang w:eastAsia="hi-IN" w:bidi="hi-IN"/>
              </w:rPr>
            </w:pPr>
          </w:p>
        </w:tc>
        <w:tc>
          <w:tcPr>
            <w:tcW w:w="1553" w:type="dxa"/>
            <w:tcBorders>
              <w:left w:val="single" w:sz="4" w:space="0" w:color="000000"/>
              <w:bottom w:val="single" w:sz="4" w:space="0" w:color="000000"/>
            </w:tcBorders>
            <w:shd w:val="clear" w:color="auto" w:fill="auto"/>
          </w:tcPr>
          <w:p w14:paraId="3A33CDE1" w14:textId="77777777" w:rsidR="00EA00BB" w:rsidRPr="008165D6" w:rsidRDefault="00EA00BB">
            <w:pPr>
              <w:snapToGrid w:val="0"/>
              <w:rPr>
                <w:rFonts w:eastAsia="Times New Roman"/>
                <w:lang w:eastAsia="hi-IN" w:bidi="hi-IN"/>
              </w:rPr>
            </w:pPr>
          </w:p>
        </w:tc>
        <w:tc>
          <w:tcPr>
            <w:tcW w:w="1302" w:type="dxa"/>
            <w:tcBorders>
              <w:left w:val="single" w:sz="4" w:space="0" w:color="000000"/>
              <w:bottom w:val="single" w:sz="4" w:space="0" w:color="000000"/>
            </w:tcBorders>
            <w:shd w:val="clear" w:color="auto" w:fill="auto"/>
          </w:tcPr>
          <w:p w14:paraId="706DFE23" w14:textId="77777777" w:rsidR="00EA00BB" w:rsidRPr="008165D6" w:rsidRDefault="00EA00BB">
            <w:pPr>
              <w:snapToGrid w:val="0"/>
              <w:rPr>
                <w:rFonts w:eastAsia="Times New Roman"/>
                <w:lang w:eastAsia="hi-IN" w:bidi="hi-IN"/>
              </w:rPr>
            </w:pPr>
          </w:p>
        </w:tc>
        <w:tc>
          <w:tcPr>
            <w:tcW w:w="1843" w:type="dxa"/>
            <w:tcBorders>
              <w:left w:val="single" w:sz="4" w:space="0" w:color="000000"/>
              <w:bottom w:val="single" w:sz="4" w:space="0" w:color="000000"/>
              <w:right w:val="single" w:sz="4" w:space="0" w:color="000000"/>
            </w:tcBorders>
            <w:shd w:val="clear" w:color="auto" w:fill="auto"/>
          </w:tcPr>
          <w:p w14:paraId="46BB76E8" w14:textId="77777777" w:rsidR="00EA00BB" w:rsidRPr="008165D6" w:rsidRDefault="00EA00BB">
            <w:pPr>
              <w:snapToGrid w:val="0"/>
              <w:rPr>
                <w:rFonts w:eastAsia="Times New Roman"/>
                <w:lang w:eastAsia="hi-IN" w:bidi="hi-IN"/>
              </w:rPr>
            </w:pPr>
          </w:p>
        </w:tc>
      </w:tr>
      <w:tr w:rsidR="00EA00BB" w:rsidRPr="008165D6" w14:paraId="00F6C807" w14:textId="77777777">
        <w:trPr>
          <w:trHeight w:val="300"/>
        </w:trPr>
        <w:tc>
          <w:tcPr>
            <w:tcW w:w="2532" w:type="dxa"/>
            <w:tcBorders>
              <w:left w:val="single" w:sz="4" w:space="0" w:color="000000"/>
            </w:tcBorders>
            <w:shd w:val="clear" w:color="auto" w:fill="auto"/>
          </w:tcPr>
          <w:p w14:paraId="05170ED6" w14:textId="77777777" w:rsidR="00EA00BB" w:rsidRPr="008165D6" w:rsidRDefault="00EA00BB">
            <w:pPr>
              <w:snapToGrid w:val="0"/>
              <w:ind w:left="15" w:right="45"/>
              <w:rPr>
                <w:rFonts w:eastAsia="Times New Roman"/>
                <w:lang w:eastAsia="hi-IN" w:bidi="hi-IN"/>
              </w:rPr>
            </w:pPr>
          </w:p>
        </w:tc>
        <w:tc>
          <w:tcPr>
            <w:tcW w:w="1559" w:type="dxa"/>
            <w:tcBorders>
              <w:left w:val="single" w:sz="4" w:space="0" w:color="000000"/>
            </w:tcBorders>
            <w:shd w:val="clear" w:color="auto" w:fill="auto"/>
          </w:tcPr>
          <w:p w14:paraId="60A0D645" w14:textId="77777777" w:rsidR="00EA00BB" w:rsidRPr="008165D6" w:rsidRDefault="00EA00BB">
            <w:pPr>
              <w:snapToGrid w:val="0"/>
              <w:ind w:left="15" w:right="45"/>
              <w:rPr>
                <w:rFonts w:eastAsia="Times New Roman"/>
                <w:lang w:eastAsia="hi-IN" w:bidi="hi-IN"/>
              </w:rPr>
            </w:pPr>
          </w:p>
        </w:tc>
        <w:tc>
          <w:tcPr>
            <w:tcW w:w="1416" w:type="dxa"/>
            <w:tcBorders>
              <w:left w:val="single" w:sz="4" w:space="0" w:color="000000"/>
            </w:tcBorders>
            <w:shd w:val="clear" w:color="auto" w:fill="auto"/>
          </w:tcPr>
          <w:p w14:paraId="15490D8E" w14:textId="77777777" w:rsidR="00EA00BB" w:rsidRPr="008165D6" w:rsidRDefault="00EA00BB">
            <w:pPr>
              <w:snapToGrid w:val="0"/>
              <w:ind w:left="15" w:right="45"/>
              <w:rPr>
                <w:rFonts w:eastAsia="Times New Roman"/>
                <w:lang w:eastAsia="hi-IN" w:bidi="hi-IN"/>
              </w:rPr>
            </w:pPr>
          </w:p>
        </w:tc>
        <w:tc>
          <w:tcPr>
            <w:tcW w:w="1553" w:type="dxa"/>
            <w:tcBorders>
              <w:left w:val="single" w:sz="4" w:space="0" w:color="000000"/>
            </w:tcBorders>
            <w:shd w:val="clear" w:color="auto" w:fill="auto"/>
          </w:tcPr>
          <w:p w14:paraId="2E99B70F" w14:textId="77777777" w:rsidR="00EA00BB" w:rsidRPr="008165D6" w:rsidRDefault="00EA00BB">
            <w:pPr>
              <w:snapToGrid w:val="0"/>
              <w:ind w:left="15" w:right="45"/>
              <w:rPr>
                <w:rFonts w:eastAsia="Times New Roman"/>
                <w:lang w:eastAsia="hi-IN" w:bidi="hi-IN"/>
              </w:rPr>
            </w:pPr>
          </w:p>
        </w:tc>
        <w:tc>
          <w:tcPr>
            <w:tcW w:w="1302" w:type="dxa"/>
            <w:tcBorders>
              <w:left w:val="single" w:sz="4" w:space="0" w:color="000000"/>
            </w:tcBorders>
            <w:shd w:val="clear" w:color="auto" w:fill="auto"/>
          </w:tcPr>
          <w:p w14:paraId="5A10964F" w14:textId="77777777" w:rsidR="00EA00BB" w:rsidRPr="008165D6" w:rsidRDefault="00EA00BB">
            <w:pPr>
              <w:snapToGrid w:val="0"/>
              <w:ind w:left="15" w:right="45"/>
              <w:rPr>
                <w:rFonts w:eastAsia="Times New Roman"/>
                <w:lang w:eastAsia="hi-IN" w:bidi="hi-IN"/>
              </w:rPr>
            </w:pPr>
          </w:p>
        </w:tc>
        <w:tc>
          <w:tcPr>
            <w:tcW w:w="1843" w:type="dxa"/>
            <w:tcBorders>
              <w:left w:val="single" w:sz="4" w:space="0" w:color="000000"/>
              <w:right w:val="single" w:sz="4" w:space="0" w:color="000000"/>
            </w:tcBorders>
            <w:shd w:val="clear" w:color="auto" w:fill="auto"/>
          </w:tcPr>
          <w:p w14:paraId="49634910" w14:textId="77777777" w:rsidR="00EA00BB" w:rsidRPr="008165D6" w:rsidRDefault="00EA00BB">
            <w:pPr>
              <w:snapToGrid w:val="0"/>
              <w:ind w:left="15" w:right="45"/>
              <w:rPr>
                <w:rFonts w:eastAsia="Times New Roman"/>
                <w:lang w:eastAsia="hi-IN" w:bidi="hi-IN"/>
              </w:rPr>
            </w:pPr>
          </w:p>
        </w:tc>
      </w:tr>
      <w:tr w:rsidR="00EA00BB" w:rsidRPr="008165D6" w14:paraId="5294B097" w14:textId="77777777">
        <w:trPr>
          <w:trHeight w:val="300"/>
        </w:trPr>
        <w:tc>
          <w:tcPr>
            <w:tcW w:w="2532" w:type="dxa"/>
            <w:tcBorders>
              <w:top w:val="single" w:sz="4" w:space="0" w:color="000000"/>
              <w:left w:val="single" w:sz="4" w:space="0" w:color="000000"/>
            </w:tcBorders>
            <w:shd w:val="clear" w:color="auto" w:fill="auto"/>
          </w:tcPr>
          <w:p w14:paraId="16646686" w14:textId="77777777" w:rsidR="00EA00BB" w:rsidRPr="008165D6" w:rsidRDefault="00EA00BB">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24BDDC14" w14:textId="77777777" w:rsidR="00EA00BB" w:rsidRPr="008165D6" w:rsidRDefault="00EA00BB">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22B0AF7D" w14:textId="77777777" w:rsidR="00EA00BB" w:rsidRPr="008165D6" w:rsidRDefault="00EA00BB">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6F4923CA" w14:textId="77777777" w:rsidR="00EA00BB" w:rsidRPr="008165D6" w:rsidRDefault="00EA00BB">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63EEE89D" w14:textId="77777777" w:rsidR="00EA00BB" w:rsidRPr="008165D6" w:rsidRDefault="00EA00BB">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5F5ECABD" w14:textId="77777777" w:rsidR="00EA00BB" w:rsidRPr="008165D6" w:rsidRDefault="00EA00BB">
            <w:pPr>
              <w:snapToGrid w:val="0"/>
              <w:ind w:left="15" w:right="45"/>
              <w:rPr>
                <w:rFonts w:eastAsia="Times New Roman"/>
                <w:lang w:eastAsia="hi-IN" w:bidi="hi-IN"/>
              </w:rPr>
            </w:pPr>
          </w:p>
        </w:tc>
      </w:tr>
      <w:tr w:rsidR="00EA00BB" w:rsidRPr="008165D6" w14:paraId="20F5B5EC" w14:textId="77777777">
        <w:trPr>
          <w:trHeight w:val="300"/>
        </w:trPr>
        <w:tc>
          <w:tcPr>
            <w:tcW w:w="2532" w:type="dxa"/>
            <w:tcBorders>
              <w:top w:val="single" w:sz="4" w:space="0" w:color="000000"/>
              <w:left w:val="single" w:sz="4" w:space="0" w:color="000000"/>
            </w:tcBorders>
            <w:shd w:val="clear" w:color="auto" w:fill="auto"/>
          </w:tcPr>
          <w:p w14:paraId="2D477B54" w14:textId="77777777" w:rsidR="00EA00BB" w:rsidRPr="008165D6" w:rsidRDefault="00EA00BB">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2A5323A1" w14:textId="77777777" w:rsidR="00EA00BB" w:rsidRPr="008165D6" w:rsidRDefault="00EA00BB">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528A905C" w14:textId="77777777" w:rsidR="00EA00BB" w:rsidRPr="008165D6" w:rsidRDefault="00EA00BB">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28D0EE18" w14:textId="77777777" w:rsidR="00EA00BB" w:rsidRPr="008165D6" w:rsidRDefault="00EA00BB">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724ACBEF" w14:textId="77777777" w:rsidR="00EA00BB" w:rsidRPr="008165D6" w:rsidRDefault="00EA00BB">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3A7E7906" w14:textId="77777777" w:rsidR="00EA00BB" w:rsidRPr="008165D6" w:rsidRDefault="00EA00BB">
            <w:pPr>
              <w:snapToGrid w:val="0"/>
              <w:ind w:left="15" w:right="45"/>
              <w:rPr>
                <w:rFonts w:eastAsia="Times New Roman"/>
                <w:lang w:eastAsia="hi-IN" w:bidi="hi-IN"/>
              </w:rPr>
            </w:pPr>
          </w:p>
        </w:tc>
      </w:tr>
      <w:tr w:rsidR="00EA00BB" w:rsidRPr="008165D6" w14:paraId="3530ACE5" w14:textId="77777777">
        <w:trPr>
          <w:trHeight w:val="300"/>
        </w:trPr>
        <w:tc>
          <w:tcPr>
            <w:tcW w:w="2532" w:type="dxa"/>
            <w:tcBorders>
              <w:top w:val="single" w:sz="4" w:space="0" w:color="000000"/>
              <w:left w:val="single" w:sz="4" w:space="0" w:color="000000"/>
            </w:tcBorders>
            <w:shd w:val="clear" w:color="auto" w:fill="auto"/>
          </w:tcPr>
          <w:p w14:paraId="0D50D0F1" w14:textId="77777777" w:rsidR="00EA00BB" w:rsidRPr="008165D6" w:rsidRDefault="00EA00BB">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706C557C" w14:textId="77777777" w:rsidR="00EA00BB" w:rsidRPr="008165D6" w:rsidRDefault="00EA00BB">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07186F23" w14:textId="77777777" w:rsidR="00EA00BB" w:rsidRPr="008165D6" w:rsidRDefault="00EA00BB">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4F6C3335" w14:textId="77777777" w:rsidR="00EA00BB" w:rsidRPr="008165D6" w:rsidRDefault="00EA00BB">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04F55984" w14:textId="77777777" w:rsidR="00EA00BB" w:rsidRPr="008165D6" w:rsidRDefault="00EA00BB">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5377C796" w14:textId="77777777" w:rsidR="00EA00BB" w:rsidRPr="008165D6" w:rsidRDefault="00EA00BB">
            <w:pPr>
              <w:snapToGrid w:val="0"/>
              <w:ind w:left="15" w:right="45"/>
              <w:rPr>
                <w:rFonts w:eastAsia="Times New Roman"/>
                <w:lang w:eastAsia="hi-IN" w:bidi="hi-IN"/>
              </w:rPr>
            </w:pPr>
          </w:p>
        </w:tc>
      </w:tr>
      <w:tr w:rsidR="00EA00BB" w:rsidRPr="008165D6" w14:paraId="16B1D9E1" w14:textId="77777777">
        <w:trPr>
          <w:trHeight w:val="300"/>
        </w:trPr>
        <w:tc>
          <w:tcPr>
            <w:tcW w:w="2532" w:type="dxa"/>
            <w:tcBorders>
              <w:top w:val="single" w:sz="4" w:space="0" w:color="000000"/>
              <w:left w:val="single" w:sz="4" w:space="0" w:color="000000"/>
            </w:tcBorders>
            <w:shd w:val="clear" w:color="auto" w:fill="auto"/>
          </w:tcPr>
          <w:p w14:paraId="27659A25" w14:textId="77777777" w:rsidR="00EA00BB" w:rsidRPr="008165D6" w:rsidRDefault="00EA00BB">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7FD745D2" w14:textId="77777777" w:rsidR="00EA00BB" w:rsidRPr="008165D6" w:rsidRDefault="00EA00BB">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009E74F7" w14:textId="77777777" w:rsidR="00EA00BB" w:rsidRPr="008165D6" w:rsidRDefault="00EA00BB">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59F9DBF4" w14:textId="77777777" w:rsidR="00EA00BB" w:rsidRPr="008165D6" w:rsidRDefault="00EA00BB">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617810A2" w14:textId="77777777" w:rsidR="00EA00BB" w:rsidRPr="008165D6" w:rsidRDefault="00EA00BB">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5622F8DB" w14:textId="77777777" w:rsidR="00EA00BB" w:rsidRPr="008165D6" w:rsidRDefault="00EA00BB">
            <w:pPr>
              <w:snapToGrid w:val="0"/>
              <w:ind w:left="15" w:right="45"/>
              <w:rPr>
                <w:rFonts w:eastAsia="Times New Roman"/>
                <w:lang w:eastAsia="hi-IN" w:bidi="hi-IN"/>
              </w:rPr>
            </w:pPr>
          </w:p>
        </w:tc>
      </w:tr>
      <w:tr w:rsidR="00EA00BB" w:rsidRPr="008165D6" w14:paraId="113053C8" w14:textId="77777777">
        <w:trPr>
          <w:trHeight w:val="300"/>
        </w:trPr>
        <w:tc>
          <w:tcPr>
            <w:tcW w:w="2532" w:type="dxa"/>
            <w:tcBorders>
              <w:top w:val="single" w:sz="4" w:space="0" w:color="000000"/>
              <w:left w:val="single" w:sz="4" w:space="0" w:color="000000"/>
            </w:tcBorders>
            <w:shd w:val="clear" w:color="auto" w:fill="auto"/>
          </w:tcPr>
          <w:p w14:paraId="40004AEE" w14:textId="77777777" w:rsidR="00EA00BB" w:rsidRPr="008165D6" w:rsidRDefault="00EA00BB">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66475D28" w14:textId="77777777" w:rsidR="00EA00BB" w:rsidRPr="008165D6" w:rsidRDefault="00EA00BB">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5ACDB96C" w14:textId="77777777" w:rsidR="00EA00BB" w:rsidRPr="008165D6" w:rsidRDefault="00EA00BB">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214F41AC" w14:textId="77777777" w:rsidR="00EA00BB" w:rsidRPr="008165D6" w:rsidRDefault="00EA00BB">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78972A5D" w14:textId="77777777" w:rsidR="00EA00BB" w:rsidRPr="008165D6" w:rsidRDefault="00EA00BB">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5A412B8B" w14:textId="77777777" w:rsidR="00EA00BB" w:rsidRPr="008165D6" w:rsidRDefault="00EA00BB">
            <w:pPr>
              <w:snapToGrid w:val="0"/>
              <w:ind w:left="15" w:right="45"/>
              <w:rPr>
                <w:rFonts w:eastAsia="Times New Roman"/>
                <w:lang w:eastAsia="hi-IN" w:bidi="hi-IN"/>
              </w:rPr>
            </w:pPr>
          </w:p>
        </w:tc>
      </w:tr>
      <w:tr w:rsidR="00EA00BB" w:rsidRPr="008165D6" w14:paraId="530826EC" w14:textId="77777777">
        <w:trPr>
          <w:trHeight w:val="300"/>
        </w:trPr>
        <w:tc>
          <w:tcPr>
            <w:tcW w:w="2532" w:type="dxa"/>
            <w:tcBorders>
              <w:top w:val="single" w:sz="4" w:space="0" w:color="000000"/>
              <w:left w:val="single" w:sz="4" w:space="0" w:color="000000"/>
            </w:tcBorders>
            <w:shd w:val="clear" w:color="auto" w:fill="auto"/>
          </w:tcPr>
          <w:p w14:paraId="060AE2CC" w14:textId="77777777" w:rsidR="00EA00BB" w:rsidRPr="008165D6" w:rsidRDefault="00EA00BB">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6AAB55FE" w14:textId="77777777" w:rsidR="00EA00BB" w:rsidRPr="008165D6" w:rsidRDefault="00EA00BB">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4A0EDFB8" w14:textId="77777777" w:rsidR="00EA00BB" w:rsidRPr="008165D6" w:rsidRDefault="00EA00BB">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37A965A5" w14:textId="77777777" w:rsidR="00EA00BB" w:rsidRPr="008165D6" w:rsidRDefault="00EA00BB">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78AD2F93" w14:textId="77777777" w:rsidR="00EA00BB" w:rsidRPr="008165D6" w:rsidRDefault="00EA00BB">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270702EE" w14:textId="77777777" w:rsidR="00EA00BB" w:rsidRPr="008165D6" w:rsidRDefault="00EA00BB">
            <w:pPr>
              <w:snapToGrid w:val="0"/>
              <w:ind w:left="15" w:right="45"/>
              <w:rPr>
                <w:rFonts w:eastAsia="Times New Roman"/>
                <w:lang w:eastAsia="hi-IN" w:bidi="hi-IN"/>
              </w:rPr>
            </w:pPr>
          </w:p>
        </w:tc>
      </w:tr>
      <w:tr w:rsidR="00EA00BB" w:rsidRPr="008165D6" w14:paraId="3BDD2415" w14:textId="77777777">
        <w:trPr>
          <w:trHeight w:val="300"/>
        </w:trPr>
        <w:tc>
          <w:tcPr>
            <w:tcW w:w="2532" w:type="dxa"/>
            <w:tcBorders>
              <w:top w:val="single" w:sz="4" w:space="0" w:color="000000"/>
              <w:left w:val="single" w:sz="4" w:space="0" w:color="000000"/>
            </w:tcBorders>
            <w:shd w:val="clear" w:color="auto" w:fill="auto"/>
          </w:tcPr>
          <w:p w14:paraId="7ACA09FE" w14:textId="77777777" w:rsidR="00EA00BB" w:rsidRPr="008165D6" w:rsidRDefault="00EA00BB">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33EE4272" w14:textId="77777777" w:rsidR="00EA00BB" w:rsidRPr="008165D6" w:rsidRDefault="00EA00BB">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5677DBEA" w14:textId="77777777" w:rsidR="00EA00BB" w:rsidRPr="008165D6" w:rsidRDefault="00EA00BB">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4F3C8B4E" w14:textId="77777777" w:rsidR="00EA00BB" w:rsidRPr="008165D6" w:rsidRDefault="00EA00BB">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60B90D5F" w14:textId="77777777" w:rsidR="00EA00BB" w:rsidRPr="008165D6" w:rsidRDefault="00EA00BB">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3642CDC7" w14:textId="77777777" w:rsidR="00EA00BB" w:rsidRPr="008165D6" w:rsidRDefault="00EA00BB">
            <w:pPr>
              <w:snapToGrid w:val="0"/>
              <w:ind w:left="15" w:right="45"/>
              <w:rPr>
                <w:rFonts w:eastAsia="Times New Roman"/>
                <w:lang w:eastAsia="hi-IN" w:bidi="hi-IN"/>
              </w:rPr>
            </w:pPr>
          </w:p>
        </w:tc>
      </w:tr>
      <w:tr w:rsidR="00EA00BB" w:rsidRPr="008165D6" w14:paraId="7046F9AD" w14:textId="77777777">
        <w:trPr>
          <w:trHeight w:val="300"/>
        </w:trPr>
        <w:tc>
          <w:tcPr>
            <w:tcW w:w="2532" w:type="dxa"/>
            <w:tcBorders>
              <w:top w:val="single" w:sz="4" w:space="0" w:color="000000"/>
              <w:left w:val="single" w:sz="4" w:space="0" w:color="000000"/>
            </w:tcBorders>
            <w:shd w:val="clear" w:color="auto" w:fill="auto"/>
          </w:tcPr>
          <w:p w14:paraId="2DBE1CD6" w14:textId="77777777" w:rsidR="00EA00BB" w:rsidRPr="008165D6" w:rsidRDefault="00EA00BB">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71650419" w14:textId="77777777" w:rsidR="00EA00BB" w:rsidRPr="008165D6" w:rsidRDefault="00EA00BB">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4B5B226D" w14:textId="77777777" w:rsidR="00EA00BB" w:rsidRPr="008165D6" w:rsidRDefault="00EA00BB">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02448672" w14:textId="77777777" w:rsidR="00EA00BB" w:rsidRPr="008165D6" w:rsidRDefault="00EA00BB">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19E66489" w14:textId="77777777" w:rsidR="00EA00BB" w:rsidRPr="008165D6" w:rsidRDefault="00EA00BB">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36AB9A30" w14:textId="77777777" w:rsidR="00EA00BB" w:rsidRPr="008165D6" w:rsidRDefault="00EA00BB">
            <w:pPr>
              <w:snapToGrid w:val="0"/>
              <w:ind w:left="15" w:right="45"/>
              <w:rPr>
                <w:rFonts w:eastAsia="Times New Roman"/>
                <w:lang w:eastAsia="hi-IN" w:bidi="hi-IN"/>
              </w:rPr>
            </w:pPr>
          </w:p>
        </w:tc>
      </w:tr>
      <w:tr w:rsidR="00EA00BB" w:rsidRPr="008165D6" w14:paraId="5B7881C1" w14:textId="77777777">
        <w:trPr>
          <w:trHeight w:val="300"/>
        </w:trPr>
        <w:tc>
          <w:tcPr>
            <w:tcW w:w="2532" w:type="dxa"/>
            <w:tcBorders>
              <w:top w:val="single" w:sz="4" w:space="0" w:color="000000"/>
              <w:left w:val="single" w:sz="4" w:space="0" w:color="000000"/>
            </w:tcBorders>
            <w:shd w:val="clear" w:color="auto" w:fill="auto"/>
          </w:tcPr>
          <w:p w14:paraId="6DE564AC" w14:textId="77777777" w:rsidR="00EA00BB" w:rsidRPr="008165D6" w:rsidRDefault="00EA00BB">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1453FA05" w14:textId="77777777" w:rsidR="00EA00BB" w:rsidRPr="008165D6" w:rsidRDefault="00EA00BB">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74AB5C11" w14:textId="77777777" w:rsidR="00EA00BB" w:rsidRPr="008165D6" w:rsidRDefault="00EA00BB">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6CF7F89A" w14:textId="77777777" w:rsidR="00EA00BB" w:rsidRPr="008165D6" w:rsidRDefault="00EA00BB">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000912AD" w14:textId="77777777" w:rsidR="00EA00BB" w:rsidRPr="008165D6" w:rsidRDefault="00EA00BB">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771E2B85" w14:textId="77777777" w:rsidR="00EA00BB" w:rsidRPr="008165D6" w:rsidRDefault="00EA00BB">
            <w:pPr>
              <w:snapToGrid w:val="0"/>
              <w:ind w:left="15" w:right="45"/>
              <w:rPr>
                <w:rFonts w:eastAsia="Times New Roman"/>
                <w:lang w:eastAsia="hi-IN" w:bidi="hi-IN"/>
              </w:rPr>
            </w:pPr>
          </w:p>
        </w:tc>
      </w:tr>
      <w:tr w:rsidR="00EA00BB" w:rsidRPr="008165D6" w14:paraId="68D9B797" w14:textId="77777777">
        <w:trPr>
          <w:trHeight w:val="300"/>
        </w:trPr>
        <w:tc>
          <w:tcPr>
            <w:tcW w:w="2532" w:type="dxa"/>
            <w:tcBorders>
              <w:top w:val="single" w:sz="4" w:space="0" w:color="000000"/>
              <w:left w:val="single" w:sz="4" w:space="0" w:color="000000"/>
            </w:tcBorders>
            <w:shd w:val="clear" w:color="auto" w:fill="auto"/>
          </w:tcPr>
          <w:p w14:paraId="3916BB14" w14:textId="77777777" w:rsidR="00EA00BB" w:rsidRPr="008165D6" w:rsidRDefault="00EA00BB">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3813D2AC" w14:textId="77777777" w:rsidR="00EA00BB" w:rsidRPr="008165D6" w:rsidRDefault="00EA00BB">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6B85D33E" w14:textId="77777777" w:rsidR="00EA00BB" w:rsidRPr="008165D6" w:rsidRDefault="00EA00BB">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0805EBA9" w14:textId="77777777" w:rsidR="00EA00BB" w:rsidRPr="008165D6" w:rsidRDefault="00EA00BB">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662E68DE" w14:textId="77777777" w:rsidR="00EA00BB" w:rsidRPr="008165D6" w:rsidRDefault="00EA00BB">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1D79E883" w14:textId="77777777" w:rsidR="00EA00BB" w:rsidRPr="008165D6" w:rsidRDefault="00EA00BB">
            <w:pPr>
              <w:snapToGrid w:val="0"/>
              <w:ind w:left="15" w:right="45"/>
              <w:rPr>
                <w:rFonts w:eastAsia="Times New Roman"/>
                <w:lang w:eastAsia="hi-IN" w:bidi="hi-IN"/>
              </w:rPr>
            </w:pPr>
          </w:p>
        </w:tc>
      </w:tr>
      <w:tr w:rsidR="00EA00BB" w:rsidRPr="008165D6" w14:paraId="286F6DA8" w14:textId="77777777">
        <w:trPr>
          <w:trHeight w:val="300"/>
        </w:trPr>
        <w:tc>
          <w:tcPr>
            <w:tcW w:w="2532" w:type="dxa"/>
            <w:tcBorders>
              <w:top w:val="single" w:sz="4" w:space="0" w:color="000000"/>
              <w:left w:val="single" w:sz="4" w:space="0" w:color="000000"/>
            </w:tcBorders>
            <w:shd w:val="clear" w:color="auto" w:fill="auto"/>
          </w:tcPr>
          <w:p w14:paraId="0364F912" w14:textId="77777777" w:rsidR="00EA00BB" w:rsidRPr="008165D6" w:rsidRDefault="00EA00BB">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53B3D984" w14:textId="77777777" w:rsidR="00EA00BB" w:rsidRPr="008165D6" w:rsidRDefault="00EA00BB">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35AC7CB6" w14:textId="77777777" w:rsidR="00EA00BB" w:rsidRPr="008165D6" w:rsidRDefault="00EA00BB">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35393134" w14:textId="77777777" w:rsidR="00EA00BB" w:rsidRPr="008165D6" w:rsidRDefault="00EA00BB">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6E215E9F" w14:textId="77777777" w:rsidR="00EA00BB" w:rsidRPr="008165D6" w:rsidRDefault="00EA00BB">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1137E596" w14:textId="77777777" w:rsidR="00EA00BB" w:rsidRPr="008165D6" w:rsidRDefault="00EA00BB">
            <w:pPr>
              <w:snapToGrid w:val="0"/>
              <w:ind w:left="15" w:right="45"/>
              <w:rPr>
                <w:rFonts w:eastAsia="Times New Roman"/>
                <w:lang w:eastAsia="hi-IN" w:bidi="hi-IN"/>
              </w:rPr>
            </w:pPr>
          </w:p>
        </w:tc>
      </w:tr>
      <w:tr w:rsidR="00EA00BB" w:rsidRPr="008165D6" w14:paraId="3561E4AE" w14:textId="77777777">
        <w:trPr>
          <w:trHeight w:val="300"/>
        </w:trPr>
        <w:tc>
          <w:tcPr>
            <w:tcW w:w="2532" w:type="dxa"/>
            <w:tcBorders>
              <w:top w:val="single" w:sz="4" w:space="0" w:color="000000"/>
              <w:left w:val="single" w:sz="4" w:space="0" w:color="000000"/>
            </w:tcBorders>
            <w:shd w:val="clear" w:color="auto" w:fill="auto"/>
          </w:tcPr>
          <w:p w14:paraId="55CE886B" w14:textId="77777777" w:rsidR="00EA00BB" w:rsidRPr="008165D6" w:rsidRDefault="00EA00BB">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6F544829" w14:textId="77777777" w:rsidR="00EA00BB" w:rsidRPr="008165D6" w:rsidRDefault="00EA00BB">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0F613E30" w14:textId="77777777" w:rsidR="00EA00BB" w:rsidRPr="008165D6" w:rsidRDefault="00EA00BB">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209B837E" w14:textId="77777777" w:rsidR="00EA00BB" w:rsidRPr="008165D6" w:rsidRDefault="00EA00BB">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09103A44" w14:textId="77777777" w:rsidR="00EA00BB" w:rsidRPr="008165D6" w:rsidRDefault="00EA00BB">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4E97ECBD" w14:textId="77777777" w:rsidR="00EA00BB" w:rsidRPr="008165D6" w:rsidRDefault="00EA00BB">
            <w:pPr>
              <w:snapToGrid w:val="0"/>
              <w:ind w:left="15" w:right="45"/>
              <w:rPr>
                <w:rFonts w:eastAsia="Times New Roman"/>
                <w:lang w:eastAsia="hi-IN" w:bidi="hi-IN"/>
              </w:rPr>
            </w:pPr>
          </w:p>
        </w:tc>
      </w:tr>
      <w:tr w:rsidR="00EA00BB" w:rsidRPr="008165D6" w14:paraId="3D984CD4" w14:textId="77777777">
        <w:trPr>
          <w:trHeight w:val="315"/>
        </w:trPr>
        <w:tc>
          <w:tcPr>
            <w:tcW w:w="2532" w:type="dxa"/>
            <w:tcBorders>
              <w:top w:val="single" w:sz="4" w:space="0" w:color="000000"/>
              <w:left w:val="single" w:sz="4" w:space="0" w:color="000000"/>
              <w:bottom w:val="single" w:sz="4" w:space="0" w:color="000000"/>
            </w:tcBorders>
            <w:shd w:val="clear" w:color="auto" w:fill="auto"/>
          </w:tcPr>
          <w:p w14:paraId="078EAEC5" w14:textId="77777777" w:rsidR="00EA00BB" w:rsidRPr="008165D6" w:rsidRDefault="00EA00BB">
            <w:pPr>
              <w:snapToGrid w:val="0"/>
              <w:ind w:left="15" w:right="45"/>
              <w:rPr>
                <w:rFonts w:eastAsia="Times New Roman"/>
                <w:lang w:eastAsia="hi-IN" w:bidi="hi-IN"/>
              </w:rPr>
            </w:pPr>
          </w:p>
        </w:tc>
        <w:tc>
          <w:tcPr>
            <w:tcW w:w="1559" w:type="dxa"/>
            <w:tcBorders>
              <w:top w:val="single" w:sz="4" w:space="0" w:color="000000"/>
              <w:left w:val="single" w:sz="4" w:space="0" w:color="000000"/>
              <w:bottom w:val="single" w:sz="4" w:space="0" w:color="000000"/>
            </w:tcBorders>
            <w:shd w:val="clear" w:color="auto" w:fill="auto"/>
          </w:tcPr>
          <w:p w14:paraId="07D380F4" w14:textId="77777777" w:rsidR="00EA00BB" w:rsidRPr="008165D6" w:rsidRDefault="00EA00BB">
            <w:pPr>
              <w:snapToGrid w:val="0"/>
              <w:ind w:left="15" w:right="45"/>
              <w:rPr>
                <w:rFonts w:eastAsia="Times New Roman"/>
                <w:lang w:eastAsia="hi-IN" w:bidi="hi-IN"/>
              </w:rPr>
            </w:pPr>
          </w:p>
        </w:tc>
        <w:tc>
          <w:tcPr>
            <w:tcW w:w="1416" w:type="dxa"/>
            <w:tcBorders>
              <w:top w:val="single" w:sz="4" w:space="0" w:color="000000"/>
              <w:left w:val="single" w:sz="4" w:space="0" w:color="000000"/>
              <w:bottom w:val="single" w:sz="4" w:space="0" w:color="000000"/>
            </w:tcBorders>
            <w:shd w:val="clear" w:color="auto" w:fill="auto"/>
          </w:tcPr>
          <w:p w14:paraId="5806CBC2" w14:textId="77777777" w:rsidR="00EA00BB" w:rsidRPr="008165D6" w:rsidRDefault="00EA00BB">
            <w:pPr>
              <w:snapToGrid w:val="0"/>
              <w:ind w:left="15" w:right="45"/>
              <w:rPr>
                <w:rFonts w:eastAsia="Times New Roman"/>
                <w:lang w:eastAsia="hi-IN" w:bidi="hi-IN"/>
              </w:rPr>
            </w:pPr>
          </w:p>
        </w:tc>
        <w:tc>
          <w:tcPr>
            <w:tcW w:w="1553" w:type="dxa"/>
            <w:tcBorders>
              <w:top w:val="single" w:sz="4" w:space="0" w:color="000000"/>
              <w:left w:val="single" w:sz="4" w:space="0" w:color="000000"/>
              <w:bottom w:val="single" w:sz="4" w:space="0" w:color="000000"/>
            </w:tcBorders>
            <w:shd w:val="clear" w:color="auto" w:fill="auto"/>
          </w:tcPr>
          <w:p w14:paraId="17C3B762" w14:textId="77777777" w:rsidR="00EA00BB" w:rsidRPr="008165D6" w:rsidRDefault="00EA00BB">
            <w:pPr>
              <w:snapToGrid w:val="0"/>
              <w:ind w:left="15" w:right="45"/>
              <w:rPr>
                <w:rFonts w:eastAsia="Times New Roman"/>
                <w:lang w:eastAsia="hi-IN" w:bidi="hi-IN"/>
              </w:rPr>
            </w:pPr>
          </w:p>
        </w:tc>
        <w:tc>
          <w:tcPr>
            <w:tcW w:w="1302" w:type="dxa"/>
            <w:tcBorders>
              <w:top w:val="single" w:sz="4" w:space="0" w:color="000000"/>
              <w:left w:val="single" w:sz="4" w:space="0" w:color="000000"/>
              <w:bottom w:val="single" w:sz="4" w:space="0" w:color="000000"/>
            </w:tcBorders>
            <w:shd w:val="clear" w:color="auto" w:fill="auto"/>
          </w:tcPr>
          <w:p w14:paraId="4A5EDF47" w14:textId="77777777" w:rsidR="00EA00BB" w:rsidRPr="008165D6" w:rsidRDefault="00EA00BB">
            <w:pPr>
              <w:snapToGrid w:val="0"/>
              <w:ind w:left="15" w:right="45"/>
              <w:rPr>
                <w:rFonts w:eastAsia="Times New Roman"/>
                <w:lang w:eastAsia="hi-IN" w:bidi="hi-IN"/>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34A874DF" w14:textId="77777777" w:rsidR="00EA00BB" w:rsidRPr="008165D6" w:rsidRDefault="00EA00BB">
            <w:pPr>
              <w:snapToGrid w:val="0"/>
              <w:ind w:left="15" w:right="45"/>
              <w:rPr>
                <w:rFonts w:eastAsia="Times New Roman"/>
                <w:lang w:eastAsia="hi-IN" w:bidi="hi-IN"/>
              </w:rPr>
            </w:pPr>
          </w:p>
        </w:tc>
      </w:tr>
    </w:tbl>
    <w:p w14:paraId="16C8353D" w14:textId="77777777" w:rsidR="00EA00BB" w:rsidRPr="008165D6" w:rsidRDefault="00EA00BB" w:rsidP="00EA00BB">
      <w:pPr>
        <w:ind w:left="15" w:right="45"/>
        <w:rPr>
          <w:rFonts w:eastAsia="Times New Roman"/>
          <w:lang w:eastAsia="hi-IN" w:bidi="hi-IN"/>
        </w:rPr>
      </w:pPr>
    </w:p>
    <w:p w14:paraId="19AF1EEF" w14:textId="77777777" w:rsidR="00EA00BB" w:rsidRPr="008165D6" w:rsidRDefault="00EA00BB" w:rsidP="00EA00BB">
      <w:pPr>
        <w:ind w:left="15" w:right="45"/>
        <w:rPr>
          <w:rFonts w:eastAsia="Times New Roman"/>
          <w:spacing w:val="-2"/>
          <w:lang w:eastAsia="hi-IN" w:bidi="hi-IN"/>
        </w:rPr>
      </w:pPr>
    </w:p>
    <w:p w14:paraId="6E426C05" w14:textId="77777777" w:rsidR="00EA00BB" w:rsidRPr="008165D6" w:rsidRDefault="00EA00BB" w:rsidP="00EA00BB">
      <w:pPr>
        <w:ind w:left="15" w:right="45"/>
        <w:rPr>
          <w:rFonts w:eastAsia="Times New Roman"/>
          <w:spacing w:val="-2"/>
          <w:lang w:eastAsia="hi-IN" w:bidi="hi-IN"/>
        </w:rPr>
      </w:pPr>
    </w:p>
    <w:p w14:paraId="0536FAAD" w14:textId="77777777" w:rsidR="00EA00BB" w:rsidRDefault="00EA00BB" w:rsidP="00EA00BB">
      <w:pPr>
        <w:ind w:left="15" w:right="45"/>
        <w:rPr>
          <w:rFonts w:eastAsia="Times New Roman"/>
          <w:spacing w:val="-2"/>
          <w:lang w:eastAsia="hi-IN" w:bidi="hi-IN"/>
        </w:rPr>
      </w:pPr>
    </w:p>
    <w:p w14:paraId="293B5FE5" w14:textId="77777777" w:rsidR="00EA00BB" w:rsidRDefault="00EA00BB" w:rsidP="00EA00BB">
      <w:pPr>
        <w:ind w:left="15" w:right="45"/>
        <w:rPr>
          <w:rFonts w:eastAsia="Times New Roman"/>
          <w:spacing w:val="-2"/>
          <w:lang w:eastAsia="hi-IN" w:bidi="hi-IN"/>
        </w:rPr>
      </w:pPr>
    </w:p>
    <w:p w14:paraId="65DA8BA3" w14:textId="77777777" w:rsidR="00EA00BB" w:rsidRDefault="00EA00BB" w:rsidP="00EA00BB">
      <w:pPr>
        <w:ind w:left="15" w:right="45"/>
        <w:rPr>
          <w:rFonts w:eastAsia="Times New Roman"/>
          <w:spacing w:val="-2"/>
          <w:lang w:eastAsia="hi-IN" w:bidi="hi-IN"/>
        </w:rPr>
      </w:pPr>
    </w:p>
    <w:p w14:paraId="0C2BD5F1" w14:textId="77777777" w:rsidR="00EA00BB" w:rsidRDefault="00EA00BB" w:rsidP="00EA00BB">
      <w:pPr>
        <w:ind w:left="15" w:right="45"/>
        <w:rPr>
          <w:rFonts w:eastAsia="Times New Roman"/>
          <w:spacing w:val="-2"/>
          <w:lang w:eastAsia="hi-IN" w:bidi="hi-IN"/>
        </w:rPr>
      </w:pPr>
    </w:p>
    <w:p w14:paraId="08BB3D58" w14:textId="77777777" w:rsidR="00EA00BB" w:rsidRDefault="00EA00BB" w:rsidP="00EA00BB">
      <w:pPr>
        <w:ind w:left="15" w:right="45"/>
        <w:rPr>
          <w:rFonts w:eastAsia="Times New Roman"/>
          <w:spacing w:val="-2"/>
          <w:lang w:eastAsia="hi-IN" w:bidi="hi-IN"/>
        </w:rPr>
      </w:pPr>
    </w:p>
    <w:p w14:paraId="122D14B1" w14:textId="77777777" w:rsidR="00EA00BB" w:rsidRDefault="00EA00BB" w:rsidP="00EA00BB">
      <w:pPr>
        <w:ind w:left="15" w:right="45"/>
        <w:rPr>
          <w:rFonts w:eastAsia="Times New Roman"/>
          <w:spacing w:val="-2"/>
          <w:lang w:eastAsia="hi-IN" w:bidi="hi-IN"/>
        </w:rPr>
      </w:pPr>
    </w:p>
    <w:p w14:paraId="667F74DC" w14:textId="77777777" w:rsidR="00EA00BB" w:rsidRDefault="00EA00BB" w:rsidP="00EA00BB">
      <w:pPr>
        <w:ind w:left="15" w:right="45"/>
        <w:rPr>
          <w:rFonts w:eastAsia="Times New Roman"/>
          <w:spacing w:val="-2"/>
          <w:lang w:eastAsia="hi-IN" w:bidi="hi-IN"/>
        </w:rPr>
      </w:pPr>
    </w:p>
    <w:p w14:paraId="42B2FC5B" w14:textId="77777777" w:rsidR="00EA00BB" w:rsidRDefault="00EA00BB" w:rsidP="00EA00BB">
      <w:pPr>
        <w:ind w:left="15" w:right="45"/>
        <w:rPr>
          <w:rFonts w:eastAsia="Times New Roman"/>
          <w:spacing w:val="-2"/>
          <w:lang w:eastAsia="hi-IN" w:bidi="hi-IN"/>
        </w:rPr>
      </w:pPr>
    </w:p>
    <w:p w14:paraId="67880021" w14:textId="77777777" w:rsidR="00EA00BB" w:rsidRDefault="00EA00BB" w:rsidP="00EA00BB">
      <w:pPr>
        <w:ind w:left="15" w:right="45"/>
        <w:rPr>
          <w:rFonts w:eastAsia="Times New Roman"/>
          <w:spacing w:val="-2"/>
          <w:lang w:eastAsia="hi-IN" w:bidi="hi-IN"/>
        </w:rPr>
      </w:pPr>
    </w:p>
    <w:p w14:paraId="6779E05B" w14:textId="77777777" w:rsidR="00EA00BB" w:rsidRDefault="00EA00BB" w:rsidP="00EA00BB">
      <w:pPr>
        <w:ind w:left="15" w:right="45"/>
        <w:rPr>
          <w:rFonts w:eastAsia="Times New Roman"/>
          <w:spacing w:val="-2"/>
          <w:lang w:eastAsia="hi-IN" w:bidi="hi-IN"/>
        </w:rPr>
      </w:pPr>
    </w:p>
    <w:p w14:paraId="49A0F240" w14:textId="77777777" w:rsidR="00EA00BB" w:rsidRDefault="00EA00BB" w:rsidP="00EA00BB">
      <w:pPr>
        <w:ind w:left="15" w:right="45"/>
        <w:rPr>
          <w:rFonts w:eastAsia="Times New Roman"/>
          <w:spacing w:val="-2"/>
          <w:lang w:eastAsia="hi-IN" w:bidi="hi-IN"/>
        </w:rPr>
      </w:pPr>
    </w:p>
    <w:p w14:paraId="3E7A705E" w14:textId="77777777" w:rsidR="00EA00BB" w:rsidRDefault="00EA00BB" w:rsidP="00EA00BB">
      <w:pPr>
        <w:ind w:left="15" w:right="45"/>
        <w:rPr>
          <w:rFonts w:eastAsia="Times New Roman"/>
          <w:spacing w:val="-2"/>
          <w:lang w:eastAsia="hi-IN" w:bidi="hi-IN"/>
        </w:rPr>
      </w:pPr>
    </w:p>
    <w:p w14:paraId="7A35AE4C" w14:textId="77777777" w:rsidR="00EA00BB" w:rsidRDefault="00EA00BB" w:rsidP="00EA00BB">
      <w:pPr>
        <w:ind w:left="15" w:right="45"/>
        <w:rPr>
          <w:rFonts w:eastAsia="Times New Roman"/>
          <w:spacing w:val="-2"/>
          <w:lang w:eastAsia="hi-IN" w:bidi="hi-IN"/>
        </w:rPr>
      </w:pPr>
    </w:p>
    <w:p w14:paraId="786C85E1" w14:textId="77777777" w:rsidR="00EA00BB" w:rsidRDefault="00EA00BB" w:rsidP="00EA00BB">
      <w:pPr>
        <w:ind w:left="15" w:right="45"/>
        <w:rPr>
          <w:rFonts w:eastAsia="Times New Roman"/>
          <w:spacing w:val="-2"/>
          <w:lang w:eastAsia="hi-IN" w:bidi="hi-IN"/>
        </w:rPr>
      </w:pPr>
    </w:p>
    <w:p w14:paraId="7658F4B5" w14:textId="77777777" w:rsidR="00EA00BB" w:rsidRDefault="00EA00BB" w:rsidP="00EA00BB">
      <w:pPr>
        <w:ind w:left="15" w:right="45"/>
        <w:rPr>
          <w:rFonts w:eastAsia="Times New Roman"/>
          <w:spacing w:val="-2"/>
          <w:lang w:eastAsia="hi-IN" w:bidi="hi-IN"/>
        </w:rPr>
      </w:pPr>
    </w:p>
    <w:p w14:paraId="4DB0BA37" w14:textId="77777777" w:rsidR="00EA00BB" w:rsidRPr="008165D6" w:rsidRDefault="00EA00BB" w:rsidP="00EA00BB">
      <w:pPr>
        <w:ind w:left="15" w:right="45"/>
        <w:rPr>
          <w:rFonts w:eastAsia="Times New Roman"/>
          <w:spacing w:val="-2"/>
          <w:lang w:eastAsia="hi-IN" w:bidi="hi-IN"/>
        </w:rPr>
      </w:pPr>
    </w:p>
    <w:p w14:paraId="0FE4B091" w14:textId="77777777" w:rsidR="00EA00BB" w:rsidRPr="008165D6" w:rsidRDefault="00EA00BB" w:rsidP="00EA00BB">
      <w:pPr>
        <w:ind w:left="15" w:right="45"/>
        <w:rPr>
          <w:rFonts w:eastAsia="Times New Roman"/>
          <w:spacing w:val="-2"/>
          <w:lang w:eastAsia="hi-IN" w:bidi="hi-IN"/>
        </w:rPr>
      </w:pPr>
    </w:p>
    <w:p w14:paraId="53566352" w14:textId="77777777" w:rsidR="00EA00BB" w:rsidRPr="008165D6" w:rsidRDefault="00EA00BB" w:rsidP="00EA00BB">
      <w:pPr>
        <w:pStyle w:val="Prrafodelista"/>
        <w:spacing w:line="276" w:lineRule="auto"/>
        <w:ind w:left="0" w:right="45"/>
        <w:rPr>
          <w:b/>
        </w:rPr>
      </w:pPr>
      <w:r>
        <w:rPr>
          <w:b/>
        </w:rPr>
        <w:lastRenderedPageBreak/>
        <w:t xml:space="preserve">1.10 </w:t>
      </w:r>
      <w:r w:rsidRPr="008165D6">
        <w:rPr>
          <w:b/>
        </w:rPr>
        <w:t>DECLARACIÓN DE VALOR AGREGADO ECUATORIANO DE LA OFERTA</w:t>
      </w:r>
    </w:p>
    <w:p w14:paraId="342D26EB" w14:textId="77777777" w:rsidR="00EA00BB" w:rsidRPr="008165D6" w:rsidRDefault="00EA00BB" w:rsidP="00EA00BB">
      <w:pPr>
        <w:spacing w:after="240"/>
        <w:jc w:val="center"/>
      </w:pPr>
    </w:p>
    <w:p w14:paraId="433ACEF3" w14:textId="77777777" w:rsidR="00EA00BB" w:rsidRPr="008165D6" w:rsidRDefault="00EA00BB" w:rsidP="00EA00BB">
      <w:pPr>
        <w:contextualSpacing/>
        <w:jc w:val="both"/>
      </w:pPr>
      <w:r w:rsidRPr="008165D6">
        <w:t>El que suscribe, (</w:t>
      </w:r>
      <w:r w:rsidRPr="008165D6">
        <w:rPr>
          <w:i/>
        </w:rPr>
        <w:t>por mis propios derechos o en calidad de representante legal de la compañía..., o del consorcio...)</w:t>
      </w:r>
      <w:r w:rsidRPr="008165D6">
        <w:t xml:space="preserve"> declaro bajo juramento y en pleno conocimiento de las consecuencias legales que conlleva faltar a la verdad, que:</w:t>
      </w:r>
    </w:p>
    <w:p w14:paraId="4222285A" w14:textId="77777777" w:rsidR="00EA00BB" w:rsidRPr="008165D6" w:rsidRDefault="00EA00BB" w:rsidP="00EA00BB">
      <w:pPr>
        <w:contextualSpacing/>
        <w:jc w:val="both"/>
      </w:pPr>
    </w:p>
    <w:p w14:paraId="3372EA00" w14:textId="77777777" w:rsidR="00EA00BB" w:rsidRPr="008165D6" w:rsidRDefault="00EA00BB" w:rsidP="00EA00BB">
      <w:pPr>
        <w:pStyle w:val="Prrafodelista"/>
        <w:widowControl/>
        <w:numPr>
          <w:ilvl w:val="0"/>
          <w:numId w:val="65"/>
        </w:numPr>
        <w:suppressAutoHyphens w:val="0"/>
        <w:spacing w:line="276" w:lineRule="auto"/>
        <w:contextualSpacing/>
        <w:jc w:val="both"/>
        <w:rPr>
          <w:rFonts w:eastAsia="Calibri"/>
          <w:lang w:eastAsia="en-US"/>
        </w:rPr>
      </w:pPr>
      <w:r w:rsidRPr="008165D6">
        <w:rPr>
          <w:rFonts w:eastAsia="Calibri"/>
          <w:lang w:eastAsia="en-US"/>
        </w:rPr>
        <w:t>Libre y voluntariamente presento la información que detallo más adelante, para fines única y exclusivamente relacionados con el presente procedimiento de contratación;</w:t>
      </w:r>
    </w:p>
    <w:p w14:paraId="5A87CBA7" w14:textId="77777777" w:rsidR="00EA00BB" w:rsidRPr="008165D6" w:rsidRDefault="00EA00BB" w:rsidP="00EA00BB">
      <w:pPr>
        <w:pStyle w:val="Prrafodelista"/>
        <w:widowControl/>
        <w:numPr>
          <w:ilvl w:val="0"/>
          <w:numId w:val="65"/>
        </w:numPr>
        <w:suppressAutoHyphens w:val="0"/>
        <w:spacing w:line="276" w:lineRule="auto"/>
        <w:contextualSpacing/>
        <w:jc w:val="both"/>
        <w:rPr>
          <w:rFonts w:eastAsia="Calibri"/>
          <w:lang w:eastAsia="en-US"/>
        </w:rPr>
      </w:pPr>
      <w:r w:rsidRPr="008165D6">
        <w:rPr>
          <w:rFonts w:eastAsia="Calibri"/>
          <w:lang w:eastAsia="en-US"/>
        </w:rPr>
        <w:t>Garantizo la veracidad y exactitud de la presente información; y, autorizo a la Entidad Contratante, al Servicio Nacional de Contratación Pública, o los Órganos de Control, a efectuar averiguaciones para comprobar tal información.</w:t>
      </w:r>
    </w:p>
    <w:p w14:paraId="269CB4B7" w14:textId="77777777" w:rsidR="00EA00BB" w:rsidRPr="008165D6" w:rsidRDefault="00EA00BB" w:rsidP="00EA00BB">
      <w:pPr>
        <w:pStyle w:val="Prrafodelista"/>
        <w:widowControl/>
        <w:numPr>
          <w:ilvl w:val="0"/>
          <w:numId w:val="65"/>
        </w:numPr>
        <w:suppressAutoHyphens w:val="0"/>
        <w:spacing w:line="276" w:lineRule="auto"/>
        <w:contextualSpacing/>
        <w:jc w:val="both"/>
        <w:rPr>
          <w:rFonts w:eastAsia="Calibri"/>
          <w:lang w:eastAsia="en-US"/>
        </w:rPr>
      </w:pPr>
      <w:r w:rsidRPr="008165D6">
        <w:rPr>
          <w:rFonts w:eastAsia="Calibri"/>
          <w:lang w:eastAsia="en-US"/>
        </w:rPr>
        <w:t>Autorizo a que esta información se transparente a través del Portal Institucional del Servicio Nacional de Contratación Pública; y, doy mi consentimiento para que se realicen las verificaciones que sean pertinentes en cualquier momento y sin previo aviso.</w:t>
      </w:r>
    </w:p>
    <w:p w14:paraId="64CD8B4C" w14:textId="77777777" w:rsidR="00EA00BB" w:rsidRPr="008165D6" w:rsidRDefault="00EA00BB" w:rsidP="00EA00BB">
      <w:pPr>
        <w:pStyle w:val="Prrafodelista"/>
        <w:widowControl/>
        <w:numPr>
          <w:ilvl w:val="0"/>
          <w:numId w:val="65"/>
        </w:numPr>
        <w:suppressAutoHyphens w:val="0"/>
        <w:spacing w:line="276" w:lineRule="auto"/>
        <w:contextualSpacing/>
        <w:jc w:val="both"/>
        <w:rPr>
          <w:rFonts w:eastAsia="Calibri"/>
          <w:lang w:eastAsia="en-US"/>
        </w:rPr>
      </w:pPr>
      <w:r w:rsidRPr="008165D6">
        <w:rPr>
          <w:rFonts w:eastAsia="Calibri"/>
          <w:lang w:eastAsia="en-US"/>
        </w:rPr>
        <w:t>Como oferente me comprometo a tener, en el momento que el Servicio Nacional de Contratación Pública lo solicite, la documentación de respaldo necesaria para el cálculo del VAE, para la verificación correspondiente.</w:t>
      </w:r>
    </w:p>
    <w:p w14:paraId="3C65D301" w14:textId="77777777" w:rsidR="00EA00BB" w:rsidRPr="008165D6" w:rsidRDefault="00EA00BB" w:rsidP="00EA00BB">
      <w:pPr>
        <w:pStyle w:val="Prrafodelista"/>
        <w:widowControl/>
        <w:numPr>
          <w:ilvl w:val="0"/>
          <w:numId w:val="65"/>
        </w:numPr>
        <w:suppressAutoHyphens w:val="0"/>
        <w:spacing w:line="276" w:lineRule="auto"/>
        <w:contextualSpacing/>
        <w:jc w:val="both"/>
        <w:rPr>
          <w:rFonts w:eastAsia="Calibri"/>
          <w:lang w:eastAsia="en-US"/>
        </w:rPr>
      </w:pPr>
      <w:r w:rsidRPr="008165D6">
        <w:rPr>
          <w:rFonts w:eastAsia="Calibri"/>
          <w:lang w:eastAsia="en-US"/>
        </w:rPr>
        <w:t>La falta de veracidad de la información presentada por el oferente será causa de descalificación de la oferta, declararlo adjudicatario fallido o de terminación unilateral del contrato, según corresponda; sin perjuicio de las acciones judiciales a las que hubiera lugar.</w:t>
      </w:r>
    </w:p>
    <w:p w14:paraId="295C9286" w14:textId="77777777" w:rsidR="00EA00BB" w:rsidRPr="008165D6" w:rsidRDefault="00EA00BB" w:rsidP="00EA00BB">
      <w:pPr>
        <w:contextualSpacing/>
        <w:jc w:val="both"/>
      </w:pPr>
    </w:p>
    <w:p w14:paraId="5F6DEB41" w14:textId="77777777" w:rsidR="00EA00BB" w:rsidRPr="008165D6" w:rsidRDefault="00EA00BB" w:rsidP="00EA00BB">
      <w:pPr>
        <w:contextualSpacing/>
        <w:jc w:val="both"/>
      </w:pPr>
      <w:r w:rsidRPr="008165D6">
        <w:t>El proveedor, como parte de la entrega de la oferta, presentará los siguientes datos:</w:t>
      </w:r>
    </w:p>
    <w:p w14:paraId="16E70EE2" w14:textId="77777777" w:rsidR="00EA00BB" w:rsidRPr="008165D6" w:rsidRDefault="00EA00BB" w:rsidP="00EA00BB">
      <w:pPr>
        <w:contextualSpacing/>
        <w:jc w:val="both"/>
      </w:pPr>
    </w:p>
    <w:p w14:paraId="3932A7A7" w14:textId="77777777" w:rsidR="00EA00BB" w:rsidRPr="008165D6" w:rsidRDefault="00EA00BB" w:rsidP="00EA00BB">
      <w:pPr>
        <w:contextualSpacing/>
        <w:jc w:val="both"/>
      </w:pPr>
    </w:p>
    <w:p w14:paraId="67568A4E" w14:textId="77777777" w:rsidR="00EA00BB" w:rsidRPr="008165D6" w:rsidRDefault="00EA00BB" w:rsidP="00EA00BB">
      <w:pPr>
        <w:contextualSpacing/>
        <w:jc w:val="both"/>
      </w:pPr>
    </w:p>
    <w:p w14:paraId="7E04CDF7" w14:textId="77777777" w:rsidR="00EA00BB" w:rsidRPr="008165D6" w:rsidRDefault="00EA00BB" w:rsidP="00EA00BB">
      <w:pPr>
        <w:contextualSpacing/>
        <w:jc w:val="both"/>
      </w:pPr>
    </w:p>
    <w:p w14:paraId="195E71B2" w14:textId="77777777" w:rsidR="00EA00BB" w:rsidRPr="008165D6" w:rsidRDefault="00EA00BB" w:rsidP="00EA00BB">
      <w:pPr>
        <w:contextualSpacing/>
        <w:jc w:val="both"/>
      </w:pPr>
    </w:p>
    <w:p w14:paraId="573C81F8" w14:textId="77777777" w:rsidR="00EA00BB" w:rsidRPr="008165D6" w:rsidRDefault="00EA00BB" w:rsidP="00EA00BB">
      <w:pPr>
        <w:contextualSpacing/>
        <w:jc w:val="both"/>
      </w:pPr>
    </w:p>
    <w:p w14:paraId="4752EBCC" w14:textId="77777777" w:rsidR="00EA00BB" w:rsidRDefault="00EA00BB" w:rsidP="00EA00BB">
      <w:pPr>
        <w:contextualSpacing/>
        <w:jc w:val="both"/>
      </w:pPr>
    </w:p>
    <w:p w14:paraId="532CCFBE" w14:textId="77777777" w:rsidR="00EA00BB" w:rsidRDefault="00EA00BB" w:rsidP="00EA00BB">
      <w:pPr>
        <w:contextualSpacing/>
        <w:jc w:val="both"/>
      </w:pPr>
    </w:p>
    <w:p w14:paraId="792A95AB" w14:textId="77777777" w:rsidR="001A4E3B" w:rsidRDefault="001A4E3B" w:rsidP="00EA00BB">
      <w:pPr>
        <w:contextualSpacing/>
        <w:jc w:val="both"/>
      </w:pPr>
    </w:p>
    <w:p w14:paraId="71BCC5AB" w14:textId="77777777" w:rsidR="001A4E3B" w:rsidRDefault="001A4E3B" w:rsidP="00EA00BB">
      <w:pPr>
        <w:contextualSpacing/>
        <w:jc w:val="both"/>
      </w:pPr>
    </w:p>
    <w:p w14:paraId="71F81765" w14:textId="77777777" w:rsidR="001A4E3B" w:rsidRDefault="001A4E3B" w:rsidP="00EA00BB">
      <w:pPr>
        <w:contextualSpacing/>
        <w:jc w:val="both"/>
      </w:pPr>
    </w:p>
    <w:p w14:paraId="55A67BA5" w14:textId="77777777" w:rsidR="00EA00BB" w:rsidRDefault="00EA00BB" w:rsidP="00EA00BB">
      <w:pPr>
        <w:contextualSpacing/>
        <w:jc w:val="both"/>
      </w:pPr>
    </w:p>
    <w:p w14:paraId="6EE24FD1" w14:textId="77777777" w:rsidR="00EA00BB" w:rsidRDefault="00EA00BB" w:rsidP="00EA00BB">
      <w:pPr>
        <w:contextualSpacing/>
        <w:jc w:val="both"/>
      </w:pPr>
    </w:p>
    <w:p w14:paraId="7B1CEDD2" w14:textId="77777777" w:rsidR="00EA00BB" w:rsidRDefault="00EA00BB" w:rsidP="00EA00BB">
      <w:pPr>
        <w:contextualSpacing/>
        <w:jc w:val="both"/>
      </w:pPr>
    </w:p>
    <w:p w14:paraId="1FDC9CE2" w14:textId="77777777" w:rsidR="00EA00BB" w:rsidRPr="008165D6" w:rsidRDefault="00EA00BB" w:rsidP="00EA00BB">
      <w:pPr>
        <w:contextualSpacing/>
        <w:jc w:val="both"/>
      </w:pPr>
    </w:p>
    <w:p w14:paraId="6D7B4CDC" w14:textId="77777777" w:rsidR="00EA00BB" w:rsidRPr="008165D6" w:rsidRDefault="00EA00BB" w:rsidP="00EA00BB">
      <w:pPr>
        <w:contextualSpacing/>
        <w:jc w:val="both"/>
      </w:pPr>
    </w:p>
    <w:p w14:paraId="2E408E0E" w14:textId="77777777" w:rsidR="00EA00BB" w:rsidRPr="008165D6" w:rsidRDefault="00EA00BB" w:rsidP="00EA00BB">
      <w:pPr>
        <w:contextualSpacing/>
        <w:jc w:val="both"/>
      </w:pPr>
    </w:p>
    <w:p w14:paraId="7D968BEB" w14:textId="77777777" w:rsidR="00EA00BB" w:rsidRPr="008165D6" w:rsidRDefault="00EA00BB" w:rsidP="00EA00BB">
      <w:pPr>
        <w:contextualSpacing/>
        <w:jc w:val="both"/>
      </w:pPr>
    </w:p>
    <w:p w14:paraId="1382B899" w14:textId="77777777" w:rsidR="00EA00BB" w:rsidRPr="008165D6" w:rsidRDefault="00EA00BB" w:rsidP="00EA00BB">
      <w:pPr>
        <w:contextualSpacing/>
        <w:jc w:val="both"/>
      </w:pPr>
    </w:p>
    <w:p w14:paraId="18F093BC" w14:textId="77777777" w:rsidR="00EA00BB" w:rsidRPr="008165D6" w:rsidRDefault="00EA00BB" w:rsidP="00EA00BB">
      <w:pPr>
        <w:contextualSpacing/>
        <w:jc w:val="both"/>
      </w:pPr>
    </w:p>
    <w:tbl>
      <w:tblPr>
        <w:tblW w:w="9118" w:type="dxa"/>
        <w:tblInd w:w="55" w:type="dxa"/>
        <w:tblCellMar>
          <w:left w:w="70" w:type="dxa"/>
          <w:right w:w="70" w:type="dxa"/>
        </w:tblCellMar>
        <w:tblLook w:val="04A0" w:firstRow="1" w:lastRow="0" w:firstColumn="1" w:lastColumn="0" w:noHBand="0" w:noVBand="1"/>
      </w:tblPr>
      <w:tblGrid>
        <w:gridCol w:w="7329"/>
        <w:gridCol w:w="165"/>
        <w:gridCol w:w="475"/>
        <w:gridCol w:w="201"/>
        <w:gridCol w:w="216"/>
        <w:gridCol w:w="732"/>
      </w:tblGrid>
      <w:tr w:rsidR="00EA00BB" w:rsidRPr="008165D6" w14:paraId="6B1FEDBA" w14:textId="77777777">
        <w:trPr>
          <w:trHeight w:val="272"/>
        </w:trPr>
        <w:tc>
          <w:tcPr>
            <w:tcW w:w="9118" w:type="dxa"/>
            <w:gridSpan w:val="6"/>
            <w:tcBorders>
              <w:top w:val="nil"/>
              <w:left w:val="nil"/>
              <w:bottom w:val="nil"/>
              <w:right w:val="nil"/>
            </w:tcBorders>
            <w:shd w:val="clear" w:color="auto" w:fill="auto"/>
            <w:noWrap/>
            <w:vAlign w:val="bottom"/>
            <w:hideMark/>
          </w:tcPr>
          <w:p w14:paraId="60605814" w14:textId="77777777" w:rsidR="00EA00BB" w:rsidRPr="008165D6" w:rsidRDefault="00EA00BB">
            <w:pPr>
              <w:jc w:val="center"/>
              <w:rPr>
                <w:rFonts w:eastAsia="Times New Roman"/>
                <w:b/>
                <w:bCs/>
              </w:rPr>
            </w:pPr>
            <w:r w:rsidRPr="008165D6">
              <w:rPr>
                <w:rFonts w:eastAsia="Times New Roman"/>
                <w:b/>
                <w:bCs/>
              </w:rPr>
              <w:lastRenderedPageBreak/>
              <w:t>FORMULARIO DE DECLARACIÓN DE VALOR AGREGADO ECUATORIANO DE LA OFERTA</w:t>
            </w:r>
          </w:p>
        </w:tc>
      </w:tr>
      <w:tr w:rsidR="00EA00BB" w:rsidRPr="008165D6" w14:paraId="4BD21EE2" w14:textId="77777777">
        <w:trPr>
          <w:trHeight w:val="172"/>
        </w:trPr>
        <w:tc>
          <w:tcPr>
            <w:tcW w:w="7329" w:type="dxa"/>
            <w:tcBorders>
              <w:top w:val="nil"/>
              <w:left w:val="nil"/>
              <w:bottom w:val="nil"/>
              <w:right w:val="nil"/>
            </w:tcBorders>
            <w:shd w:val="clear" w:color="auto" w:fill="auto"/>
            <w:noWrap/>
            <w:vAlign w:val="bottom"/>
            <w:hideMark/>
          </w:tcPr>
          <w:p w14:paraId="42EFD914" w14:textId="77777777" w:rsidR="00EA00BB" w:rsidRPr="008165D6" w:rsidRDefault="00EA00BB">
            <w:pPr>
              <w:rPr>
                <w:rFonts w:eastAsia="Times New Roman"/>
              </w:rPr>
            </w:pPr>
          </w:p>
        </w:tc>
        <w:tc>
          <w:tcPr>
            <w:tcW w:w="165" w:type="dxa"/>
            <w:tcBorders>
              <w:top w:val="nil"/>
              <w:left w:val="nil"/>
              <w:bottom w:val="nil"/>
              <w:right w:val="nil"/>
            </w:tcBorders>
            <w:shd w:val="clear" w:color="auto" w:fill="auto"/>
            <w:noWrap/>
            <w:vAlign w:val="bottom"/>
            <w:hideMark/>
          </w:tcPr>
          <w:p w14:paraId="0667AC4F" w14:textId="77777777" w:rsidR="00EA00BB" w:rsidRPr="008165D6" w:rsidRDefault="00EA00BB">
            <w:pPr>
              <w:rPr>
                <w:rFonts w:eastAsia="Times New Roman"/>
              </w:rPr>
            </w:pPr>
          </w:p>
        </w:tc>
        <w:tc>
          <w:tcPr>
            <w:tcW w:w="676" w:type="dxa"/>
            <w:gridSpan w:val="2"/>
            <w:tcBorders>
              <w:top w:val="nil"/>
              <w:left w:val="nil"/>
              <w:bottom w:val="nil"/>
              <w:right w:val="nil"/>
            </w:tcBorders>
            <w:shd w:val="clear" w:color="auto" w:fill="auto"/>
            <w:noWrap/>
            <w:vAlign w:val="bottom"/>
            <w:hideMark/>
          </w:tcPr>
          <w:p w14:paraId="524A1695" w14:textId="77777777" w:rsidR="00EA00BB" w:rsidRPr="008165D6" w:rsidRDefault="00EA00BB">
            <w:pPr>
              <w:rPr>
                <w:rFonts w:eastAsia="Times New Roman"/>
              </w:rPr>
            </w:pPr>
          </w:p>
        </w:tc>
        <w:tc>
          <w:tcPr>
            <w:tcW w:w="216" w:type="dxa"/>
            <w:tcBorders>
              <w:top w:val="nil"/>
              <w:left w:val="nil"/>
              <w:bottom w:val="nil"/>
              <w:right w:val="nil"/>
            </w:tcBorders>
            <w:shd w:val="clear" w:color="auto" w:fill="auto"/>
            <w:noWrap/>
            <w:vAlign w:val="bottom"/>
            <w:hideMark/>
          </w:tcPr>
          <w:p w14:paraId="7F5141B2" w14:textId="77777777" w:rsidR="00EA00BB" w:rsidRPr="008165D6" w:rsidRDefault="00EA00BB">
            <w:pPr>
              <w:rPr>
                <w:rFonts w:eastAsia="Times New Roman"/>
              </w:rPr>
            </w:pPr>
          </w:p>
        </w:tc>
        <w:tc>
          <w:tcPr>
            <w:tcW w:w="732" w:type="dxa"/>
            <w:tcBorders>
              <w:top w:val="nil"/>
              <w:left w:val="nil"/>
              <w:bottom w:val="nil"/>
              <w:right w:val="nil"/>
            </w:tcBorders>
            <w:shd w:val="clear" w:color="auto" w:fill="auto"/>
            <w:noWrap/>
            <w:vAlign w:val="bottom"/>
            <w:hideMark/>
          </w:tcPr>
          <w:p w14:paraId="6B523542" w14:textId="77777777" w:rsidR="00EA00BB" w:rsidRPr="008165D6" w:rsidRDefault="00EA00BB">
            <w:pPr>
              <w:rPr>
                <w:rFonts w:eastAsia="Times New Roman"/>
              </w:rPr>
            </w:pPr>
          </w:p>
        </w:tc>
      </w:tr>
      <w:tr w:rsidR="00EA00BB" w:rsidRPr="008165D6" w14:paraId="1E51A990" w14:textId="77777777">
        <w:trPr>
          <w:trHeight w:val="272"/>
        </w:trPr>
        <w:tc>
          <w:tcPr>
            <w:tcW w:w="7329" w:type="dxa"/>
            <w:tcBorders>
              <w:top w:val="nil"/>
              <w:left w:val="nil"/>
              <w:bottom w:val="nil"/>
              <w:right w:val="nil"/>
            </w:tcBorders>
            <w:shd w:val="clear" w:color="auto" w:fill="auto"/>
            <w:noWrap/>
            <w:vAlign w:val="bottom"/>
            <w:hideMark/>
          </w:tcPr>
          <w:p w14:paraId="56F7B252" w14:textId="77777777" w:rsidR="00EA00BB" w:rsidRPr="008165D6" w:rsidRDefault="00EA00BB">
            <w:pPr>
              <w:rPr>
                <w:rFonts w:eastAsia="Times New Roman"/>
              </w:rPr>
            </w:pPr>
          </w:p>
        </w:tc>
        <w:tc>
          <w:tcPr>
            <w:tcW w:w="165" w:type="dxa"/>
            <w:tcBorders>
              <w:top w:val="nil"/>
              <w:left w:val="nil"/>
              <w:bottom w:val="nil"/>
              <w:right w:val="nil"/>
            </w:tcBorders>
            <w:shd w:val="clear" w:color="auto" w:fill="auto"/>
            <w:noWrap/>
            <w:vAlign w:val="bottom"/>
            <w:hideMark/>
          </w:tcPr>
          <w:p w14:paraId="7780D50B" w14:textId="77777777" w:rsidR="00EA00BB" w:rsidRPr="008165D6" w:rsidRDefault="00EA00BB">
            <w:pPr>
              <w:rPr>
                <w:rFonts w:eastAsia="Times New Roman"/>
              </w:rPr>
            </w:pPr>
          </w:p>
        </w:tc>
        <w:tc>
          <w:tcPr>
            <w:tcW w:w="676" w:type="dxa"/>
            <w:gridSpan w:val="2"/>
            <w:tcBorders>
              <w:top w:val="nil"/>
              <w:left w:val="nil"/>
              <w:bottom w:val="nil"/>
              <w:right w:val="nil"/>
            </w:tcBorders>
            <w:shd w:val="clear" w:color="auto" w:fill="auto"/>
            <w:noWrap/>
            <w:vAlign w:val="bottom"/>
            <w:hideMark/>
          </w:tcPr>
          <w:p w14:paraId="2479FE5C" w14:textId="77777777" w:rsidR="00EA00BB" w:rsidRPr="008165D6" w:rsidRDefault="00EA00BB">
            <w:pPr>
              <w:jc w:val="center"/>
              <w:rPr>
                <w:rFonts w:eastAsia="Times New Roman"/>
                <w:b/>
                <w:bCs/>
              </w:rPr>
            </w:pPr>
            <w:r w:rsidRPr="008165D6">
              <w:rPr>
                <w:rFonts w:eastAsia="Times New Roman"/>
                <w:b/>
                <w:bCs/>
              </w:rPr>
              <w:t>Si</w:t>
            </w:r>
          </w:p>
        </w:tc>
        <w:tc>
          <w:tcPr>
            <w:tcW w:w="216" w:type="dxa"/>
            <w:tcBorders>
              <w:top w:val="nil"/>
              <w:left w:val="nil"/>
              <w:bottom w:val="nil"/>
              <w:right w:val="nil"/>
            </w:tcBorders>
            <w:shd w:val="clear" w:color="auto" w:fill="auto"/>
            <w:noWrap/>
            <w:vAlign w:val="bottom"/>
            <w:hideMark/>
          </w:tcPr>
          <w:p w14:paraId="771FD088" w14:textId="77777777" w:rsidR="00EA00BB" w:rsidRPr="008165D6" w:rsidRDefault="00EA00BB">
            <w:pPr>
              <w:jc w:val="center"/>
              <w:rPr>
                <w:rFonts w:eastAsia="Times New Roman"/>
                <w:b/>
                <w:bCs/>
              </w:rPr>
            </w:pPr>
          </w:p>
        </w:tc>
        <w:tc>
          <w:tcPr>
            <w:tcW w:w="732" w:type="dxa"/>
            <w:tcBorders>
              <w:top w:val="nil"/>
              <w:left w:val="nil"/>
              <w:bottom w:val="nil"/>
              <w:right w:val="nil"/>
            </w:tcBorders>
            <w:shd w:val="clear" w:color="auto" w:fill="auto"/>
            <w:noWrap/>
            <w:vAlign w:val="bottom"/>
            <w:hideMark/>
          </w:tcPr>
          <w:p w14:paraId="1A8FEBB1" w14:textId="77777777" w:rsidR="00EA00BB" w:rsidRPr="008165D6" w:rsidRDefault="00EA00BB">
            <w:pPr>
              <w:jc w:val="center"/>
              <w:rPr>
                <w:rFonts w:eastAsia="Times New Roman"/>
                <w:b/>
                <w:bCs/>
              </w:rPr>
            </w:pPr>
            <w:r w:rsidRPr="008165D6">
              <w:rPr>
                <w:rFonts w:eastAsia="Times New Roman"/>
                <w:b/>
                <w:bCs/>
              </w:rPr>
              <w:t>No</w:t>
            </w:r>
          </w:p>
        </w:tc>
      </w:tr>
      <w:tr w:rsidR="00EA00BB" w:rsidRPr="008165D6" w14:paraId="1377C648" w14:textId="77777777">
        <w:trPr>
          <w:trHeight w:val="272"/>
        </w:trPr>
        <w:tc>
          <w:tcPr>
            <w:tcW w:w="7329" w:type="dxa"/>
            <w:tcBorders>
              <w:top w:val="nil"/>
              <w:left w:val="nil"/>
              <w:bottom w:val="nil"/>
              <w:right w:val="nil"/>
            </w:tcBorders>
            <w:shd w:val="clear" w:color="auto" w:fill="auto"/>
            <w:noWrap/>
            <w:vAlign w:val="bottom"/>
            <w:hideMark/>
          </w:tcPr>
          <w:p w14:paraId="3DE2BEFF" w14:textId="77777777" w:rsidR="00EA00BB" w:rsidRPr="008165D6" w:rsidRDefault="00EA00BB">
            <w:pPr>
              <w:rPr>
                <w:rFonts w:eastAsia="Times New Roman"/>
              </w:rPr>
            </w:pPr>
            <w:r w:rsidRPr="008165D6">
              <w:rPr>
                <w:rFonts w:eastAsia="Times New Roman"/>
              </w:rPr>
              <w:t>¿Es intermediario (importador directo, distribuidor o comerciante) de todos los productos que conforman su oferta?</w:t>
            </w:r>
          </w:p>
        </w:tc>
        <w:tc>
          <w:tcPr>
            <w:tcW w:w="165" w:type="dxa"/>
            <w:tcBorders>
              <w:top w:val="nil"/>
              <w:left w:val="nil"/>
              <w:bottom w:val="nil"/>
              <w:right w:val="nil"/>
            </w:tcBorders>
            <w:shd w:val="clear" w:color="auto" w:fill="auto"/>
            <w:noWrap/>
            <w:vAlign w:val="bottom"/>
            <w:hideMark/>
          </w:tcPr>
          <w:p w14:paraId="3EC613A1" w14:textId="77777777" w:rsidR="00EA00BB" w:rsidRPr="008165D6" w:rsidRDefault="00EA00BB">
            <w:pPr>
              <w:rPr>
                <w:rFonts w:eastAsia="Times New Roman"/>
              </w:rPr>
            </w:pPr>
          </w:p>
        </w:tc>
        <w:tc>
          <w:tcPr>
            <w:tcW w:w="6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EBDCE8" w14:textId="77777777" w:rsidR="00EA00BB" w:rsidRPr="008165D6" w:rsidRDefault="00EA00BB">
            <w:pPr>
              <w:rPr>
                <w:rFonts w:eastAsia="Times New Roman"/>
              </w:rPr>
            </w:pPr>
            <w:r w:rsidRPr="008165D6">
              <w:rPr>
                <w:rFonts w:eastAsia="Times New Roman"/>
              </w:rPr>
              <w:t> </w:t>
            </w:r>
          </w:p>
        </w:tc>
        <w:tc>
          <w:tcPr>
            <w:tcW w:w="216" w:type="dxa"/>
            <w:tcBorders>
              <w:top w:val="nil"/>
              <w:left w:val="nil"/>
              <w:bottom w:val="nil"/>
              <w:right w:val="nil"/>
            </w:tcBorders>
            <w:shd w:val="clear" w:color="auto" w:fill="auto"/>
            <w:noWrap/>
            <w:vAlign w:val="bottom"/>
            <w:hideMark/>
          </w:tcPr>
          <w:p w14:paraId="26868CD2" w14:textId="77777777" w:rsidR="00EA00BB" w:rsidRPr="008165D6" w:rsidRDefault="00EA00BB">
            <w:pPr>
              <w:rPr>
                <w:rFonts w:eastAsia="Times New Roman"/>
              </w:rPr>
            </w:pPr>
          </w:p>
        </w:tc>
        <w:tc>
          <w:tcPr>
            <w:tcW w:w="7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D51448" w14:textId="77777777" w:rsidR="00EA00BB" w:rsidRPr="008165D6" w:rsidRDefault="00EA00BB">
            <w:pPr>
              <w:rPr>
                <w:rFonts w:eastAsia="Times New Roman"/>
              </w:rPr>
            </w:pPr>
            <w:r w:rsidRPr="008165D6">
              <w:rPr>
                <w:rFonts w:eastAsia="Times New Roman"/>
              </w:rPr>
              <w:t> </w:t>
            </w:r>
          </w:p>
        </w:tc>
      </w:tr>
      <w:tr w:rsidR="00EA00BB" w:rsidRPr="008165D6" w14:paraId="63556AD8" w14:textId="77777777">
        <w:trPr>
          <w:trHeight w:val="172"/>
        </w:trPr>
        <w:tc>
          <w:tcPr>
            <w:tcW w:w="7329" w:type="dxa"/>
            <w:tcBorders>
              <w:top w:val="nil"/>
              <w:left w:val="nil"/>
              <w:bottom w:val="nil"/>
              <w:right w:val="nil"/>
            </w:tcBorders>
            <w:shd w:val="clear" w:color="auto" w:fill="auto"/>
            <w:noWrap/>
            <w:vAlign w:val="bottom"/>
            <w:hideMark/>
          </w:tcPr>
          <w:p w14:paraId="74FE6D81" w14:textId="77777777" w:rsidR="00EA00BB" w:rsidRPr="008165D6" w:rsidRDefault="00EA00BB">
            <w:pPr>
              <w:rPr>
                <w:rFonts w:eastAsia="Times New Roman"/>
              </w:rPr>
            </w:pPr>
          </w:p>
        </w:tc>
        <w:tc>
          <w:tcPr>
            <w:tcW w:w="165" w:type="dxa"/>
            <w:tcBorders>
              <w:top w:val="nil"/>
              <w:left w:val="nil"/>
              <w:bottom w:val="nil"/>
              <w:right w:val="nil"/>
            </w:tcBorders>
            <w:shd w:val="clear" w:color="auto" w:fill="auto"/>
            <w:noWrap/>
            <w:vAlign w:val="bottom"/>
            <w:hideMark/>
          </w:tcPr>
          <w:p w14:paraId="5FBBD44A" w14:textId="77777777" w:rsidR="00EA00BB" w:rsidRPr="008165D6" w:rsidRDefault="00EA00BB">
            <w:pPr>
              <w:rPr>
                <w:rFonts w:eastAsia="Times New Roman"/>
              </w:rPr>
            </w:pPr>
          </w:p>
        </w:tc>
        <w:tc>
          <w:tcPr>
            <w:tcW w:w="676" w:type="dxa"/>
            <w:gridSpan w:val="2"/>
            <w:tcBorders>
              <w:top w:val="nil"/>
              <w:left w:val="nil"/>
              <w:bottom w:val="nil"/>
              <w:right w:val="nil"/>
            </w:tcBorders>
            <w:shd w:val="clear" w:color="auto" w:fill="auto"/>
            <w:noWrap/>
            <w:vAlign w:val="bottom"/>
            <w:hideMark/>
          </w:tcPr>
          <w:p w14:paraId="43CC0069" w14:textId="77777777" w:rsidR="00EA00BB" w:rsidRPr="008165D6" w:rsidRDefault="00EA00BB">
            <w:pPr>
              <w:rPr>
                <w:rFonts w:eastAsia="Times New Roman"/>
              </w:rPr>
            </w:pPr>
          </w:p>
        </w:tc>
        <w:tc>
          <w:tcPr>
            <w:tcW w:w="216" w:type="dxa"/>
            <w:tcBorders>
              <w:top w:val="nil"/>
              <w:left w:val="nil"/>
              <w:bottom w:val="nil"/>
              <w:right w:val="nil"/>
            </w:tcBorders>
            <w:shd w:val="clear" w:color="auto" w:fill="auto"/>
            <w:noWrap/>
            <w:vAlign w:val="bottom"/>
            <w:hideMark/>
          </w:tcPr>
          <w:p w14:paraId="04389AB5" w14:textId="77777777" w:rsidR="00EA00BB" w:rsidRPr="008165D6" w:rsidRDefault="00EA00BB">
            <w:pPr>
              <w:rPr>
                <w:rFonts w:eastAsia="Times New Roman"/>
              </w:rPr>
            </w:pPr>
          </w:p>
        </w:tc>
        <w:tc>
          <w:tcPr>
            <w:tcW w:w="732" w:type="dxa"/>
            <w:tcBorders>
              <w:top w:val="nil"/>
              <w:left w:val="nil"/>
              <w:bottom w:val="nil"/>
              <w:right w:val="nil"/>
            </w:tcBorders>
            <w:shd w:val="clear" w:color="auto" w:fill="auto"/>
            <w:noWrap/>
            <w:vAlign w:val="bottom"/>
            <w:hideMark/>
          </w:tcPr>
          <w:p w14:paraId="0A93CE13" w14:textId="77777777" w:rsidR="00EA00BB" w:rsidRPr="008165D6" w:rsidRDefault="00EA00BB">
            <w:pPr>
              <w:rPr>
                <w:rFonts w:eastAsia="Times New Roman"/>
              </w:rPr>
            </w:pPr>
          </w:p>
        </w:tc>
      </w:tr>
      <w:tr w:rsidR="00EA00BB" w:rsidRPr="008165D6" w14:paraId="153DB797" w14:textId="77777777">
        <w:trPr>
          <w:trHeight w:val="272"/>
        </w:trPr>
        <w:tc>
          <w:tcPr>
            <w:tcW w:w="7329" w:type="dxa"/>
            <w:tcBorders>
              <w:top w:val="nil"/>
              <w:left w:val="nil"/>
              <w:bottom w:val="nil"/>
              <w:right w:val="nil"/>
            </w:tcBorders>
            <w:shd w:val="clear" w:color="auto" w:fill="auto"/>
            <w:noWrap/>
            <w:vAlign w:val="bottom"/>
            <w:hideMark/>
          </w:tcPr>
          <w:p w14:paraId="5EF0C64B" w14:textId="77777777" w:rsidR="00EA00BB" w:rsidRPr="008165D6" w:rsidRDefault="00EA00BB">
            <w:pPr>
              <w:rPr>
                <w:rFonts w:eastAsia="Times New Roman"/>
              </w:rPr>
            </w:pPr>
          </w:p>
        </w:tc>
        <w:tc>
          <w:tcPr>
            <w:tcW w:w="165" w:type="dxa"/>
            <w:tcBorders>
              <w:top w:val="nil"/>
              <w:left w:val="nil"/>
              <w:bottom w:val="nil"/>
              <w:right w:val="nil"/>
            </w:tcBorders>
            <w:shd w:val="clear" w:color="auto" w:fill="auto"/>
            <w:noWrap/>
            <w:vAlign w:val="bottom"/>
            <w:hideMark/>
          </w:tcPr>
          <w:p w14:paraId="55F425AE" w14:textId="77777777" w:rsidR="00EA00BB" w:rsidRPr="008165D6" w:rsidRDefault="00EA00BB">
            <w:pPr>
              <w:rPr>
                <w:rFonts w:eastAsia="Times New Roman"/>
              </w:rPr>
            </w:pPr>
          </w:p>
        </w:tc>
        <w:tc>
          <w:tcPr>
            <w:tcW w:w="1624" w:type="dxa"/>
            <w:gridSpan w:val="4"/>
            <w:tcBorders>
              <w:top w:val="nil"/>
              <w:left w:val="nil"/>
              <w:bottom w:val="nil"/>
              <w:right w:val="nil"/>
            </w:tcBorders>
            <w:shd w:val="clear" w:color="auto" w:fill="auto"/>
            <w:noWrap/>
            <w:vAlign w:val="bottom"/>
            <w:hideMark/>
          </w:tcPr>
          <w:p w14:paraId="12565669" w14:textId="77777777" w:rsidR="00EA00BB" w:rsidRPr="008165D6" w:rsidRDefault="00EA00BB">
            <w:pPr>
              <w:jc w:val="center"/>
              <w:rPr>
                <w:rFonts w:eastAsia="Times New Roman"/>
              </w:rPr>
            </w:pPr>
            <w:r w:rsidRPr="008165D6">
              <w:rPr>
                <w:rFonts w:eastAsia="Times New Roman"/>
              </w:rPr>
              <w:t>Valor en USD$.</w:t>
            </w:r>
          </w:p>
        </w:tc>
      </w:tr>
      <w:tr w:rsidR="00EA00BB" w:rsidRPr="008165D6" w14:paraId="2A2C0B9D" w14:textId="77777777">
        <w:trPr>
          <w:trHeight w:val="272"/>
        </w:trPr>
        <w:tc>
          <w:tcPr>
            <w:tcW w:w="7329" w:type="dxa"/>
            <w:tcBorders>
              <w:top w:val="nil"/>
              <w:left w:val="nil"/>
              <w:bottom w:val="nil"/>
              <w:right w:val="nil"/>
            </w:tcBorders>
            <w:shd w:val="clear" w:color="auto" w:fill="auto"/>
            <w:noWrap/>
            <w:vAlign w:val="bottom"/>
            <w:hideMark/>
          </w:tcPr>
          <w:p w14:paraId="7BB8CD3B" w14:textId="77777777" w:rsidR="00EA00BB" w:rsidRPr="008165D6" w:rsidRDefault="00EA00BB">
            <w:pPr>
              <w:rPr>
                <w:rFonts w:eastAsia="Times New Roman"/>
              </w:rPr>
            </w:pPr>
          </w:p>
        </w:tc>
        <w:tc>
          <w:tcPr>
            <w:tcW w:w="165" w:type="dxa"/>
            <w:tcBorders>
              <w:top w:val="nil"/>
              <w:left w:val="nil"/>
              <w:bottom w:val="nil"/>
              <w:right w:val="nil"/>
            </w:tcBorders>
            <w:shd w:val="clear" w:color="auto" w:fill="auto"/>
            <w:noWrap/>
            <w:vAlign w:val="bottom"/>
            <w:hideMark/>
          </w:tcPr>
          <w:p w14:paraId="7BA6452B" w14:textId="77777777" w:rsidR="00EA00BB" w:rsidRPr="008165D6" w:rsidRDefault="00EA00BB">
            <w:pPr>
              <w:rPr>
                <w:rFonts w:eastAsia="Times New Roman"/>
              </w:rPr>
            </w:pPr>
          </w:p>
        </w:tc>
        <w:tc>
          <w:tcPr>
            <w:tcW w:w="475" w:type="dxa"/>
            <w:tcBorders>
              <w:top w:val="nil"/>
              <w:left w:val="nil"/>
              <w:bottom w:val="nil"/>
              <w:right w:val="nil"/>
            </w:tcBorders>
            <w:shd w:val="clear" w:color="auto" w:fill="auto"/>
            <w:noWrap/>
            <w:vAlign w:val="bottom"/>
            <w:hideMark/>
          </w:tcPr>
          <w:p w14:paraId="34B882D3" w14:textId="77777777" w:rsidR="00EA00BB" w:rsidRPr="008165D6" w:rsidRDefault="00EA00BB">
            <w:pPr>
              <w:rPr>
                <w:rFonts w:eastAsia="Times New Roman"/>
              </w:rPr>
            </w:pPr>
          </w:p>
        </w:tc>
        <w:tc>
          <w:tcPr>
            <w:tcW w:w="201" w:type="dxa"/>
            <w:tcBorders>
              <w:top w:val="nil"/>
              <w:left w:val="nil"/>
              <w:bottom w:val="nil"/>
              <w:right w:val="nil"/>
            </w:tcBorders>
            <w:shd w:val="clear" w:color="auto" w:fill="auto"/>
            <w:noWrap/>
            <w:vAlign w:val="bottom"/>
            <w:hideMark/>
          </w:tcPr>
          <w:p w14:paraId="257FAA67" w14:textId="77777777" w:rsidR="00EA00BB" w:rsidRPr="008165D6" w:rsidRDefault="00EA00BB">
            <w:pPr>
              <w:rPr>
                <w:rFonts w:eastAsia="Times New Roman"/>
              </w:rPr>
            </w:pPr>
          </w:p>
        </w:tc>
        <w:tc>
          <w:tcPr>
            <w:tcW w:w="948" w:type="dxa"/>
            <w:gridSpan w:val="2"/>
            <w:tcBorders>
              <w:top w:val="nil"/>
              <w:left w:val="nil"/>
              <w:bottom w:val="nil"/>
              <w:right w:val="nil"/>
            </w:tcBorders>
            <w:shd w:val="clear" w:color="auto" w:fill="auto"/>
            <w:noWrap/>
            <w:vAlign w:val="bottom"/>
            <w:hideMark/>
          </w:tcPr>
          <w:p w14:paraId="2DB8EB6A" w14:textId="77777777" w:rsidR="00EA00BB" w:rsidRPr="008165D6" w:rsidRDefault="00EA00BB">
            <w:pPr>
              <w:rPr>
                <w:rFonts w:eastAsia="Times New Roman"/>
              </w:rPr>
            </w:pPr>
          </w:p>
        </w:tc>
      </w:tr>
      <w:tr w:rsidR="00EA00BB" w:rsidRPr="008165D6" w14:paraId="4DDDB3B4" w14:textId="77777777">
        <w:trPr>
          <w:trHeight w:val="272"/>
        </w:trPr>
        <w:tc>
          <w:tcPr>
            <w:tcW w:w="7329" w:type="dxa"/>
            <w:tcBorders>
              <w:top w:val="nil"/>
              <w:left w:val="nil"/>
              <w:bottom w:val="nil"/>
              <w:right w:val="nil"/>
            </w:tcBorders>
            <w:shd w:val="clear" w:color="auto" w:fill="auto"/>
            <w:noWrap/>
            <w:vAlign w:val="bottom"/>
            <w:hideMark/>
          </w:tcPr>
          <w:p w14:paraId="76C65229" w14:textId="77777777" w:rsidR="00EA00BB" w:rsidRPr="008165D6" w:rsidRDefault="00EA00BB">
            <w:pPr>
              <w:rPr>
                <w:rFonts w:eastAsia="Times New Roman"/>
              </w:rPr>
            </w:pPr>
            <w:r w:rsidRPr="008165D6">
              <w:rPr>
                <w:rFonts w:eastAsia="Times New Roman"/>
              </w:rPr>
              <w:t>(a) ¿Cuánto va a importar o importó, directamente, para cumplir con esta oferta?</w:t>
            </w:r>
            <w:r w:rsidRPr="008165D6">
              <w:rPr>
                <w:rStyle w:val="Refdenotaalpie"/>
                <w:rFonts w:eastAsia="Times New Roman"/>
              </w:rPr>
              <w:footnoteReference w:id="3"/>
            </w:r>
          </w:p>
        </w:tc>
        <w:tc>
          <w:tcPr>
            <w:tcW w:w="165" w:type="dxa"/>
            <w:tcBorders>
              <w:top w:val="nil"/>
              <w:left w:val="nil"/>
              <w:bottom w:val="nil"/>
              <w:right w:val="nil"/>
            </w:tcBorders>
            <w:shd w:val="clear" w:color="auto" w:fill="auto"/>
            <w:noWrap/>
            <w:vAlign w:val="bottom"/>
            <w:hideMark/>
          </w:tcPr>
          <w:p w14:paraId="314ADDB7" w14:textId="77777777" w:rsidR="00EA00BB" w:rsidRPr="008165D6" w:rsidRDefault="00EA00BB">
            <w:pPr>
              <w:rPr>
                <w:rFonts w:eastAsia="Times New Roman"/>
              </w:rPr>
            </w:pPr>
          </w:p>
        </w:tc>
        <w:tc>
          <w:tcPr>
            <w:tcW w:w="475" w:type="dxa"/>
            <w:tcBorders>
              <w:top w:val="single" w:sz="4" w:space="0" w:color="auto"/>
              <w:left w:val="single" w:sz="4" w:space="0" w:color="auto"/>
              <w:bottom w:val="single" w:sz="4" w:space="0" w:color="auto"/>
              <w:right w:val="nil"/>
            </w:tcBorders>
            <w:shd w:val="clear" w:color="auto" w:fill="auto"/>
            <w:noWrap/>
            <w:vAlign w:val="bottom"/>
            <w:hideMark/>
          </w:tcPr>
          <w:p w14:paraId="202881D6" w14:textId="77777777" w:rsidR="00EA00BB" w:rsidRPr="008165D6" w:rsidRDefault="00EA00BB">
            <w:pPr>
              <w:rPr>
                <w:rFonts w:eastAsia="Times New Roman"/>
              </w:rPr>
            </w:pPr>
            <w:r w:rsidRPr="008165D6">
              <w:rPr>
                <w:rFonts w:eastAsia="Times New Roman"/>
              </w:rPr>
              <w:t> </w:t>
            </w:r>
          </w:p>
        </w:tc>
        <w:tc>
          <w:tcPr>
            <w:tcW w:w="201" w:type="dxa"/>
            <w:tcBorders>
              <w:top w:val="single" w:sz="4" w:space="0" w:color="auto"/>
              <w:left w:val="nil"/>
              <w:bottom w:val="single" w:sz="4" w:space="0" w:color="auto"/>
              <w:right w:val="nil"/>
            </w:tcBorders>
            <w:shd w:val="clear" w:color="auto" w:fill="auto"/>
            <w:noWrap/>
            <w:vAlign w:val="bottom"/>
            <w:hideMark/>
          </w:tcPr>
          <w:p w14:paraId="4D09A5BD" w14:textId="77777777" w:rsidR="00EA00BB" w:rsidRPr="008165D6" w:rsidRDefault="00EA00BB">
            <w:pPr>
              <w:rPr>
                <w:rFonts w:eastAsia="Times New Roman"/>
              </w:rPr>
            </w:pPr>
            <w:r w:rsidRPr="008165D6">
              <w:rPr>
                <w:rFonts w:eastAsia="Times New Roman"/>
              </w:rPr>
              <w:t> </w:t>
            </w:r>
          </w:p>
        </w:tc>
        <w:tc>
          <w:tcPr>
            <w:tcW w:w="948" w:type="dxa"/>
            <w:gridSpan w:val="2"/>
            <w:tcBorders>
              <w:top w:val="single" w:sz="4" w:space="0" w:color="auto"/>
              <w:left w:val="nil"/>
              <w:bottom w:val="single" w:sz="4" w:space="0" w:color="auto"/>
              <w:right w:val="single" w:sz="4" w:space="0" w:color="auto"/>
            </w:tcBorders>
            <w:shd w:val="clear" w:color="auto" w:fill="auto"/>
            <w:noWrap/>
            <w:vAlign w:val="bottom"/>
            <w:hideMark/>
          </w:tcPr>
          <w:p w14:paraId="062829F1" w14:textId="77777777" w:rsidR="00EA00BB" w:rsidRPr="008165D6" w:rsidRDefault="00EA00BB">
            <w:pPr>
              <w:rPr>
                <w:rFonts w:eastAsia="Times New Roman"/>
              </w:rPr>
            </w:pPr>
            <w:r w:rsidRPr="008165D6">
              <w:rPr>
                <w:rFonts w:eastAsia="Times New Roman"/>
              </w:rPr>
              <w:t> </w:t>
            </w:r>
          </w:p>
        </w:tc>
      </w:tr>
      <w:tr w:rsidR="00EA00BB" w:rsidRPr="008165D6" w14:paraId="287F3A25" w14:textId="77777777">
        <w:trPr>
          <w:trHeight w:val="172"/>
        </w:trPr>
        <w:tc>
          <w:tcPr>
            <w:tcW w:w="7329" w:type="dxa"/>
            <w:tcBorders>
              <w:top w:val="nil"/>
              <w:left w:val="nil"/>
              <w:bottom w:val="nil"/>
              <w:right w:val="nil"/>
            </w:tcBorders>
            <w:shd w:val="clear" w:color="auto" w:fill="auto"/>
            <w:noWrap/>
            <w:vAlign w:val="bottom"/>
            <w:hideMark/>
          </w:tcPr>
          <w:p w14:paraId="4D43E039" w14:textId="77777777" w:rsidR="00EA00BB" w:rsidRPr="008165D6" w:rsidRDefault="00EA00BB">
            <w:pPr>
              <w:rPr>
                <w:rFonts w:eastAsia="Times New Roman"/>
              </w:rPr>
            </w:pPr>
          </w:p>
        </w:tc>
        <w:tc>
          <w:tcPr>
            <w:tcW w:w="165" w:type="dxa"/>
            <w:tcBorders>
              <w:top w:val="nil"/>
              <w:left w:val="nil"/>
              <w:bottom w:val="nil"/>
              <w:right w:val="nil"/>
            </w:tcBorders>
            <w:shd w:val="clear" w:color="auto" w:fill="auto"/>
            <w:noWrap/>
            <w:vAlign w:val="bottom"/>
            <w:hideMark/>
          </w:tcPr>
          <w:p w14:paraId="3FFDD0C2" w14:textId="77777777" w:rsidR="00EA00BB" w:rsidRPr="008165D6" w:rsidRDefault="00EA00BB">
            <w:pPr>
              <w:rPr>
                <w:rFonts w:eastAsia="Times New Roman"/>
              </w:rPr>
            </w:pPr>
          </w:p>
        </w:tc>
        <w:tc>
          <w:tcPr>
            <w:tcW w:w="475" w:type="dxa"/>
            <w:tcBorders>
              <w:top w:val="nil"/>
              <w:left w:val="nil"/>
              <w:bottom w:val="nil"/>
              <w:right w:val="nil"/>
            </w:tcBorders>
            <w:shd w:val="clear" w:color="auto" w:fill="auto"/>
            <w:noWrap/>
            <w:vAlign w:val="bottom"/>
            <w:hideMark/>
          </w:tcPr>
          <w:p w14:paraId="073E8B74" w14:textId="77777777" w:rsidR="00EA00BB" w:rsidRPr="008165D6" w:rsidRDefault="00EA00BB">
            <w:pPr>
              <w:rPr>
                <w:rFonts w:eastAsia="Times New Roman"/>
              </w:rPr>
            </w:pPr>
          </w:p>
        </w:tc>
        <w:tc>
          <w:tcPr>
            <w:tcW w:w="201" w:type="dxa"/>
            <w:tcBorders>
              <w:top w:val="nil"/>
              <w:left w:val="nil"/>
              <w:bottom w:val="nil"/>
              <w:right w:val="nil"/>
            </w:tcBorders>
            <w:shd w:val="clear" w:color="auto" w:fill="auto"/>
            <w:noWrap/>
            <w:vAlign w:val="bottom"/>
            <w:hideMark/>
          </w:tcPr>
          <w:p w14:paraId="0578A6FA" w14:textId="77777777" w:rsidR="00EA00BB" w:rsidRPr="008165D6" w:rsidRDefault="00EA00BB">
            <w:pPr>
              <w:rPr>
                <w:rFonts w:eastAsia="Times New Roman"/>
              </w:rPr>
            </w:pPr>
          </w:p>
        </w:tc>
        <w:tc>
          <w:tcPr>
            <w:tcW w:w="948" w:type="dxa"/>
            <w:gridSpan w:val="2"/>
            <w:tcBorders>
              <w:top w:val="nil"/>
              <w:left w:val="nil"/>
              <w:bottom w:val="nil"/>
              <w:right w:val="nil"/>
            </w:tcBorders>
            <w:shd w:val="clear" w:color="auto" w:fill="auto"/>
            <w:noWrap/>
            <w:vAlign w:val="bottom"/>
            <w:hideMark/>
          </w:tcPr>
          <w:p w14:paraId="00AA8364" w14:textId="77777777" w:rsidR="00EA00BB" w:rsidRPr="008165D6" w:rsidRDefault="00EA00BB">
            <w:pPr>
              <w:rPr>
                <w:rFonts w:eastAsia="Times New Roman"/>
              </w:rPr>
            </w:pPr>
          </w:p>
        </w:tc>
      </w:tr>
      <w:tr w:rsidR="00EA00BB" w:rsidRPr="008165D6" w14:paraId="338B2B77" w14:textId="77777777">
        <w:trPr>
          <w:trHeight w:val="272"/>
        </w:trPr>
        <w:tc>
          <w:tcPr>
            <w:tcW w:w="7329" w:type="dxa"/>
            <w:tcBorders>
              <w:top w:val="nil"/>
              <w:left w:val="nil"/>
              <w:bottom w:val="nil"/>
              <w:right w:val="nil"/>
            </w:tcBorders>
            <w:shd w:val="clear" w:color="auto" w:fill="auto"/>
            <w:noWrap/>
            <w:vAlign w:val="bottom"/>
            <w:hideMark/>
          </w:tcPr>
          <w:p w14:paraId="33E6545E" w14:textId="77777777" w:rsidR="00EA00BB" w:rsidRPr="008165D6" w:rsidRDefault="00EA00BB">
            <w:pPr>
              <w:rPr>
                <w:rFonts w:eastAsia="Times New Roman"/>
              </w:rPr>
            </w:pPr>
            <w:r w:rsidRPr="008165D6">
              <w:rPr>
                <w:rFonts w:eastAsia="Times New Roman"/>
              </w:rPr>
              <w:t>(b) ¿Cuánto va a comprar o compró en el Ecuador, pero que es importado, para cumplir con esta oferta?</w:t>
            </w:r>
          </w:p>
        </w:tc>
        <w:tc>
          <w:tcPr>
            <w:tcW w:w="165" w:type="dxa"/>
            <w:tcBorders>
              <w:top w:val="nil"/>
              <w:left w:val="nil"/>
              <w:bottom w:val="nil"/>
              <w:right w:val="nil"/>
            </w:tcBorders>
            <w:shd w:val="clear" w:color="auto" w:fill="auto"/>
            <w:noWrap/>
            <w:vAlign w:val="bottom"/>
            <w:hideMark/>
          </w:tcPr>
          <w:p w14:paraId="263F5E99" w14:textId="77777777" w:rsidR="00EA00BB" w:rsidRPr="008165D6" w:rsidRDefault="00EA00BB">
            <w:pPr>
              <w:rPr>
                <w:rFonts w:eastAsia="Times New Roman"/>
              </w:rPr>
            </w:pPr>
          </w:p>
        </w:tc>
        <w:tc>
          <w:tcPr>
            <w:tcW w:w="475" w:type="dxa"/>
            <w:tcBorders>
              <w:top w:val="single" w:sz="4" w:space="0" w:color="auto"/>
              <w:left w:val="single" w:sz="4" w:space="0" w:color="auto"/>
              <w:bottom w:val="single" w:sz="4" w:space="0" w:color="auto"/>
              <w:right w:val="nil"/>
            </w:tcBorders>
            <w:shd w:val="clear" w:color="auto" w:fill="auto"/>
            <w:noWrap/>
            <w:vAlign w:val="bottom"/>
            <w:hideMark/>
          </w:tcPr>
          <w:p w14:paraId="681CD781" w14:textId="77777777" w:rsidR="00EA00BB" w:rsidRPr="008165D6" w:rsidRDefault="00EA00BB">
            <w:pPr>
              <w:rPr>
                <w:rFonts w:eastAsia="Times New Roman"/>
              </w:rPr>
            </w:pPr>
            <w:r w:rsidRPr="008165D6">
              <w:rPr>
                <w:rFonts w:eastAsia="Times New Roman"/>
              </w:rPr>
              <w:t> </w:t>
            </w:r>
          </w:p>
        </w:tc>
        <w:tc>
          <w:tcPr>
            <w:tcW w:w="201" w:type="dxa"/>
            <w:tcBorders>
              <w:top w:val="single" w:sz="4" w:space="0" w:color="auto"/>
              <w:left w:val="nil"/>
              <w:bottom w:val="single" w:sz="4" w:space="0" w:color="auto"/>
              <w:right w:val="nil"/>
            </w:tcBorders>
            <w:shd w:val="clear" w:color="auto" w:fill="auto"/>
            <w:noWrap/>
            <w:vAlign w:val="bottom"/>
            <w:hideMark/>
          </w:tcPr>
          <w:p w14:paraId="35844FBC" w14:textId="77777777" w:rsidR="00EA00BB" w:rsidRPr="008165D6" w:rsidRDefault="00EA00BB">
            <w:pPr>
              <w:rPr>
                <w:rFonts w:eastAsia="Times New Roman"/>
              </w:rPr>
            </w:pPr>
            <w:r w:rsidRPr="008165D6">
              <w:rPr>
                <w:rFonts w:eastAsia="Times New Roman"/>
              </w:rPr>
              <w:t> </w:t>
            </w:r>
          </w:p>
        </w:tc>
        <w:tc>
          <w:tcPr>
            <w:tcW w:w="948" w:type="dxa"/>
            <w:gridSpan w:val="2"/>
            <w:tcBorders>
              <w:top w:val="single" w:sz="4" w:space="0" w:color="auto"/>
              <w:left w:val="nil"/>
              <w:bottom w:val="single" w:sz="4" w:space="0" w:color="auto"/>
              <w:right w:val="single" w:sz="4" w:space="0" w:color="auto"/>
            </w:tcBorders>
            <w:shd w:val="clear" w:color="auto" w:fill="auto"/>
            <w:noWrap/>
            <w:vAlign w:val="bottom"/>
            <w:hideMark/>
          </w:tcPr>
          <w:p w14:paraId="2FF3B59E" w14:textId="77777777" w:rsidR="00EA00BB" w:rsidRPr="008165D6" w:rsidRDefault="00EA00BB">
            <w:pPr>
              <w:rPr>
                <w:rFonts w:eastAsia="Times New Roman"/>
              </w:rPr>
            </w:pPr>
            <w:r w:rsidRPr="008165D6">
              <w:rPr>
                <w:rFonts w:eastAsia="Times New Roman"/>
              </w:rPr>
              <w:t> </w:t>
            </w:r>
          </w:p>
        </w:tc>
      </w:tr>
    </w:tbl>
    <w:p w14:paraId="7D0F4F7D" w14:textId="77777777" w:rsidR="00EA00BB" w:rsidRPr="008165D6" w:rsidRDefault="00EA00BB" w:rsidP="00EA00BB">
      <w:pPr>
        <w:pStyle w:val="standard0"/>
        <w:autoSpaceDE w:val="0"/>
        <w:autoSpaceDN w:val="0"/>
        <w:spacing w:before="0" w:beforeAutospacing="0" w:after="240" w:afterAutospacing="0" w:line="276" w:lineRule="auto"/>
        <w:jc w:val="both"/>
      </w:pPr>
    </w:p>
    <w:p w14:paraId="4F6977C1" w14:textId="77777777" w:rsidR="00EA00BB" w:rsidRPr="008165D6" w:rsidRDefault="00EA00BB" w:rsidP="00EA00BB">
      <w:pPr>
        <w:pStyle w:val="standard0"/>
        <w:autoSpaceDE w:val="0"/>
        <w:autoSpaceDN w:val="0"/>
        <w:spacing w:before="0" w:beforeAutospacing="0" w:after="240" w:afterAutospacing="0" w:line="276" w:lineRule="auto"/>
        <w:jc w:val="both"/>
      </w:pPr>
      <w:r w:rsidRPr="008165D6">
        <w:t>El oferente del Estado deberá tener siempre todos los documentos de respaldo de su formulario de Declaración de Valor Agregado Ecuatoriano, incluso aquellos fechados doce meses previos a la adjudicación del contrato con el Estado. Estos documentos serán usados en la verificación respectiva de su declaración de Valor Agregado Ecuatoriano.</w:t>
      </w:r>
    </w:p>
    <w:p w14:paraId="1C23FF02" w14:textId="77777777" w:rsidR="00EA00BB" w:rsidRPr="008165D6" w:rsidRDefault="00EA00BB" w:rsidP="00EA00BB">
      <w:pPr>
        <w:pStyle w:val="Standard"/>
        <w:tabs>
          <w:tab w:val="left" w:pos="0"/>
        </w:tabs>
        <w:autoSpaceDE w:val="0"/>
        <w:spacing w:after="240" w:line="276" w:lineRule="auto"/>
        <w:jc w:val="both"/>
        <w:rPr>
          <w:rFonts w:eastAsia="Arial"/>
          <w:b/>
        </w:rPr>
      </w:pPr>
      <w:r w:rsidRPr="008165D6">
        <w:rPr>
          <w:rFonts w:eastAsia="Arial"/>
          <w:b/>
        </w:rPr>
        <w:t>Notas:</w:t>
      </w:r>
    </w:p>
    <w:p w14:paraId="2BFAA5AD" w14:textId="77777777" w:rsidR="00EA00BB" w:rsidRPr="008165D6" w:rsidRDefault="00EA00BB" w:rsidP="00EA00BB">
      <w:pPr>
        <w:pStyle w:val="standard0"/>
        <w:numPr>
          <w:ilvl w:val="0"/>
          <w:numId w:val="66"/>
        </w:numPr>
        <w:autoSpaceDE w:val="0"/>
        <w:autoSpaceDN w:val="0"/>
        <w:spacing w:before="0" w:beforeAutospacing="0" w:after="240" w:afterAutospacing="0" w:line="276" w:lineRule="auto"/>
        <w:jc w:val="both"/>
      </w:pPr>
      <w:r w:rsidRPr="008165D6">
        <w:t>Como respaldo de la pregunta (a), el oferente del Estado deberá tener siempre como justificativo sus declaraciones aduaneras de importaciones y facturas de importación. El oferente podrá presentar también cotizaciones oficiales enviadas desde el exterior siempre y cuando éstas estén debidamente legalizadas. En este caso el valor que conste en la cotización deberá ser en valor FOB, el cual estará sujeto a posterior verificación en aduanas del Ecuador. El valor FOB (libre a bordo) corresponde al costo de la mercancía en el puerto de embarque sin incluir el seguro y el flete al puerto de destino convenido.</w:t>
      </w:r>
    </w:p>
    <w:p w14:paraId="49B2AF4B" w14:textId="77777777" w:rsidR="00EA00BB" w:rsidRPr="008165D6" w:rsidRDefault="00EA00BB" w:rsidP="00EA00BB">
      <w:pPr>
        <w:pStyle w:val="standard0"/>
        <w:numPr>
          <w:ilvl w:val="0"/>
          <w:numId w:val="66"/>
        </w:numPr>
        <w:autoSpaceDE w:val="0"/>
        <w:autoSpaceDN w:val="0"/>
        <w:spacing w:before="0" w:beforeAutospacing="0" w:after="240" w:afterAutospacing="0" w:line="276" w:lineRule="auto"/>
        <w:jc w:val="both"/>
      </w:pPr>
      <w:r w:rsidRPr="008165D6">
        <w:t xml:space="preserve">Como respaldo de la pregunta (b), el oferente del Estado deberá tener siempre como justificativo de la procedencia de los productos que ofrece e insumos que utiliza para la producción de los bienes y/o prestación de los servicios (materia prima, bienes, maquinaria y equipos adquiridos, servicios recibidos y en general otros insumos utilizados), los certificados que indiquen la procedencia de los mismos, emitidos por parte de sus respectivos proveedores de materia prima, insumos y bienes, detallando el país de producción de los mismos y/o, </w:t>
      </w:r>
      <w:r w:rsidRPr="008165D6">
        <w:lastRenderedPageBreak/>
        <w:t xml:space="preserve">constar en las facturas correspondientes de sus proveedores la procedencia de los mismos, como ecuatorianos o extranjeros. </w:t>
      </w:r>
    </w:p>
    <w:p w14:paraId="66FBBB17" w14:textId="77777777" w:rsidR="00EA00BB" w:rsidRPr="008165D6" w:rsidRDefault="00EA00BB" w:rsidP="00EA00BB">
      <w:pPr>
        <w:pStyle w:val="standard0"/>
        <w:numPr>
          <w:ilvl w:val="0"/>
          <w:numId w:val="66"/>
        </w:numPr>
        <w:autoSpaceDE w:val="0"/>
        <w:autoSpaceDN w:val="0"/>
        <w:spacing w:before="0" w:beforeAutospacing="0" w:after="240" w:afterAutospacing="0" w:line="276" w:lineRule="auto"/>
        <w:jc w:val="both"/>
      </w:pPr>
      <w:r w:rsidRPr="008165D6">
        <w:t xml:space="preserve">Dentro del valor declarado de las importaciones directas (en inciso a) o indirectas (en el inciso b), se deberá incluir los valores de los servicios que hayan sido recibidos desde el exterior y que impliquen un pago y/o transferencia enviada al </w:t>
      </w:r>
      <w:proofErr w:type="gramStart"/>
      <w:r w:rsidRPr="008165D6">
        <w:t>exterior  y</w:t>
      </w:r>
      <w:proofErr w:type="gramEnd"/>
      <w:r w:rsidRPr="008165D6">
        <w:t xml:space="preserve"> que son parte integrante de la oferta o, que han sido usados para producir los bienes que son parte de su oferta.</w:t>
      </w:r>
    </w:p>
    <w:p w14:paraId="6245624E" w14:textId="77777777" w:rsidR="00EA00BB" w:rsidRPr="008165D6" w:rsidRDefault="00EA00BB" w:rsidP="00EA00BB">
      <w:pPr>
        <w:pStyle w:val="standard0"/>
        <w:numPr>
          <w:ilvl w:val="0"/>
          <w:numId w:val="67"/>
        </w:numPr>
        <w:autoSpaceDE w:val="0"/>
        <w:autoSpaceDN w:val="0"/>
        <w:spacing w:before="0" w:beforeAutospacing="0" w:after="240" w:afterAutospacing="0" w:line="276" w:lineRule="auto"/>
        <w:jc w:val="both"/>
      </w:pPr>
      <w:r w:rsidRPr="008165D6">
        <w:t>En el caso de la maquinaria y equipos que hayan sido importados para la producción de bienes y/o la prestación de servicios que sean parte de su oferta, el valor que deberá imputar como importaciones, corresponderá solamente a la proporción en dólares de su depreciación atribuible al tiempo de uso para la producción de los bienes pertenecientes a la oferta.</w:t>
      </w:r>
    </w:p>
    <w:p w14:paraId="1AD93B55" w14:textId="77777777" w:rsidR="00EA00BB" w:rsidRPr="008165D6" w:rsidRDefault="00EA00BB" w:rsidP="00EA00BB">
      <w:pPr>
        <w:pStyle w:val="standard0"/>
        <w:numPr>
          <w:ilvl w:val="0"/>
          <w:numId w:val="66"/>
        </w:numPr>
        <w:autoSpaceDE w:val="0"/>
        <w:autoSpaceDN w:val="0"/>
        <w:spacing w:before="0" w:beforeAutospacing="0" w:after="240" w:afterAutospacing="0" w:line="276" w:lineRule="auto"/>
        <w:jc w:val="both"/>
      </w:pPr>
      <w:r w:rsidRPr="008165D6">
        <w:t>El literal (c) se lo obtendrá directamente de la oferta económica final del proveedor.</w:t>
      </w:r>
    </w:p>
    <w:p w14:paraId="1AC5DC0F" w14:textId="77777777" w:rsidR="00EA00BB" w:rsidRDefault="00EA00BB" w:rsidP="00EA00BB">
      <w:pPr>
        <w:jc w:val="both"/>
      </w:pPr>
      <w:r w:rsidRPr="008165D6">
        <w:t>Las entidades contratantes, al momento de revisar la declaración del Valor Agregado Ecuatoriano de la oferta, deberán también comprobar la respuesta entregada por el oferente a la pregunta inicial del formulario, bajo los siguientes criterios:</w:t>
      </w:r>
    </w:p>
    <w:p w14:paraId="3397FD6C" w14:textId="77777777" w:rsidR="00EA00BB" w:rsidRPr="008165D6" w:rsidRDefault="00EA00BB" w:rsidP="00EA00BB">
      <w:pPr>
        <w:jc w:val="both"/>
      </w:pPr>
    </w:p>
    <w:p w14:paraId="68E1E722" w14:textId="77777777" w:rsidR="00EA00BB" w:rsidRPr="008165D6" w:rsidRDefault="00EA00BB" w:rsidP="00EA00BB">
      <w:pPr>
        <w:pStyle w:val="NormalWeb"/>
        <w:numPr>
          <w:ilvl w:val="0"/>
          <w:numId w:val="66"/>
        </w:numPr>
        <w:tabs>
          <w:tab w:val="left" w:pos="708"/>
        </w:tabs>
        <w:spacing w:before="0" w:after="0" w:line="276" w:lineRule="auto"/>
        <w:ind w:right="130"/>
        <w:textAlignment w:val="baseline"/>
        <w:rPr>
          <w:bCs/>
          <w:shd w:val="clear" w:color="auto" w:fill="FFFFFF"/>
        </w:rPr>
      </w:pPr>
      <w:r w:rsidRPr="008165D6">
        <w:rPr>
          <w:bCs/>
          <w:shd w:val="clear" w:color="auto" w:fill="FFFFFF"/>
        </w:rPr>
        <w:t>La pregunta inicial debe ser respondida de forma obligatoria por el proveedor, en caso de que no se responda, deberá solicitarse dicha información en la etapa de convalidación de errores.</w:t>
      </w:r>
    </w:p>
    <w:p w14:paraId="3D6CE775" w14:textId="77777777" w:rsidR="00EA00BB" w:rsidRPr="008165D6" w:rsidRDefault="00EA00BB" w:rsidP="00EA00BB">
      <w:pPr>
        <w:pStyle w:val="NormalWeb"/>
        <w:numPr>
          <w:ilvl w:val="0"/>
          <w:numId w:val="66"/>
        </w:numPr>
        <w:tabs>
          <w:tab w:val="left" w:pos="708"/>
        </w:tabs>
        <w:spacing w:before="0" w:after="0" w:line="276" w:lineRule="auto"/>
        <w:ind w:right="130"/>
        <w:textAlignment w:val="baseline"/>
        <w:rPr>
          <w:bCs/>
          <w:shd w:val="clear" w:color="auto" w:fill="FFFFFF"/>
        </w:rPr>
      </w:pPr>
      <w:proofErr w:type="gramStart"/>
      <w:r w:rsidRPr="008165D6">
        <w:rPr>
          <w:bCs/>
          <w:shd w:val="clear" w:color="auto" w:fill="FFFFFF"/>
        </w:rPr>
        <w:t>La respuesta entregada por el proveedor solo pueden</w:t>
      </w:r>
      <w:proofErr w:type="gramEnd"/>
      <w:r w:rsidRPr="008165D6">
        <w:rPr>
          <w:bCs/>
          <w:shd w:val="clear" w:color="auto" w:fill="FFFFFF"/>
        </w:rPr>
        <w:t xml:space="preserve"> ser “Si” o “No”, nunca ambas al mismo tiempo.  </w:t>
      </w:r>
    </w:p>
    <w:p w14:paraId="15F840C2" w14:textId="77777777" w:rsidR="00EA00BB" w:rsidRPr="008165D6" w:rsidRDefault="00EA00BB" w:rsidP="00EA00BB">
      <w:pPr>
        <w:tabs>
          <w:tab w:val="left" w:pos="-720"/>
        </w:tabs>
        <w:jc w:val="both"/>
        <w:rPr>
          <w:rFonts w:eastAsia="Times New Roman"/>
          <w:b/>
          <w:bCs/>
          <w:lang w:val="es-ES" w:bidi="hi-IN"/>
        </w:rPr>
      </w:pPr>
    </w:p>
    <w:p w14:paraId="6FD9105D" w14:textId="77777777" w:rsidR="00EA00BB" w:rsidRPr="008165D6" w:rsidRDefault="00EA00BB" w:rsidP="00EA00BB">
      <w:pPr>
        <w:pBdr>
          <w:top w:val="single" w:sz="4" w:space="1" w:color="auto"/>
          <w:left w:val="single" w:sz="4" w:space="4" w:color="auto"/>
          <w:bottom w:val="single" w:sz="4" w:space="1" w:color="auto"/>
          <w:right w:val="single" w:sz="4" w:space="4" w:color="auto"/>
        </w:pBdr>
        <w:tabs>
          <w:tab w:val="left" w:pos="-720"/>
        </w:tabs>
        <w:jc w:val="both"/>
        <w:rPr>
          <w:rFonts w:eastAsia="Times New Roman"/>
          <w:bCs/>
          <w:lang w:val="es-ES" w:bidi="hi-IN"/>
        </w:rPr>
      </w:pPr>
      <w:r w:rsidRPr="008165D6">
        <w:rPr>
          <w:rFonts w:eastAsia="Times New Roman"/>
          <w:bCs/>
          <w:lang w:val="es-ES" w:bidi="hi-IN"/>
        </w:rPr>
        <w:t>Para constancia de lo ofertado, suscribo este formulario,</w:t>
      </w:r>
    </w:p>
    <w:p w14:paraId="7555C155" w14:textId="77777777" w:rsidR="00EA00BB" w:rsidRPr="008165D6" w:rsidRDefault="00EA00BB" w:rsidP="00EA00BB">
      <w:pPr>
        <w:pBdr>
          <w:top w:val="single" w:sz="4" w:space="1" w:color="auto"/>
          <w:left w:val="single" w:sz="4" w:space="4" w:color="auto"/>
          <w:bottom w:val="single" w:sz="4" w:space="1" w:color="auto"/>
          <w:right w:val="single" w:sz="4" w:space="4" w:color="auto"/>
        </w:pBdr>
        <w:tabs>
          <w:tab w:val="left" w:pos="-720"/>
        </w:tabs>
        <w:jc w:val="both"/>
        <w:rPr>
          <w:rFonts w:eastAsia="Times New Roman"/>
          <w:b/>
          <w:bCs/>
          <w:lang w:val="es-ES" w:bidi="hi-IN"/>
        </w:rPr>
      </w:pPr>
    </w:p>
    <w:p w14:paraId="75E6DC53" w14:textId="77777777" w:rsidR="00EA00BB" w:rsidRPr="008165D6" w:rsidRDefault="00EA00BB" w:rsidP="00EA00BB">
      <w:pPr>
        <w:pBdr>
          <w:top w:val="single" w:sz="4" w:space="1" w:color="auto"/>
          <w:left w:val="single" w:sz="4" w:space="4" w:color="auto"/>
          <w:bottom w:val="single" w:sz="4" w:space="1" w:color="auto"/>
          <w:right w:val="single" w:sz="4" w:space="4" w:color="auto"/>
        </w:pBdr>
        <w:tabs>
          <w:tab w:val="left" w:pos="-720"/>
        </w:tabs>
        <w:jc w:val="both"/>
        <w:rPr>
          <w:rFonts w:eastAsia="Times New Roman"/>
          <w:b/>
          <w:bCs/>
          <w:lang w:val="es-ES" w:bidi="hi-IN"/>
        </w:rPr>
      </w:pPr>
    </w:p>
    <w:p w14:paraId="349F657F" w14:textId="77777777" w:rsidR="00EA00BB" w:rsidRPr="008165D6" w:rsidRDefault="00EA00BB" w:rsidP="00EA00BB">
      <w:pPr>
        <w:pBdr>
          <w:top w:val="single" w:sz="4" w:space="1" w:color="auto"/>
          <w:left w:val="single" w:sz="4" w:space="4" w:color="auto"/>
          <w:bottom w:val="single" w:sz="4" w:space="1" w:color="auto"/>
          <w:right w:val="single" w:sz="4" w:space="4" w:color="auto"/>
        </w:pBdr>
        <w:tabs>
          <w:tab w:val="left" w:pos="-720"/>
        </w:tabs>
        <w:jc w:val="both"/>
        <w:rPr>
          <w:rFonts w:eastAsia="Times New Roman"/>
          <w:b/>
          <w:bCs/>
          <w:lang w:val="es-ES" w:bidi="hi-IN"/>
        </w:rPr>
      </w:pPr>
    </w:p>
    <w:p w14:paraId="62059107" w14:textId="77777777" w:rsidR="00EA00BB" w:rsidRPr="008165D6" w:rsidRDefault="00EA00BB" w:rsidP="00EA00BB">
      <w:pPr>
        <w:pBdr>
          <w:top w:val="single" w:sz="4" w:space="1" w:color="auto"/>
          <w:left w:val="single" w:sz="4" w:space="4" w:color="auto"/>
          <w:bottom w:val="single" w:sz="4" w:space="1" w:color="auto"/>
          <w:right w:val="single" w:sz="4" w:space="4" w:color="auto"/>
        </w:pBdr>
        <w:tabs>
          <w:tab w:val="left" w:pos="-720"/>
        </w:tabs>
        <w:jc w:val="both"/>
        <w:rPr>
          <w:b/>
          <w:spacing w:val="-2"/>
        </w:rPr>
      </w:pPr>
      <w:r w:rsidRPr="008165D6">
        <w:rPr>
          <w:b/>
          <w:spacing w:val="-2"/>
        </w:rPr>
        <w:t>-------------------------------------------------------</w:t>
      </w:r>
    </w:p>
    <w:p w14:paraId="0A9995DC" w14:textId="77777777" w:rsidR="00EA00BB" w:rsidRPr="008165D6" w:rsidRDefault="00EA00BB" w:rsidP="00EA00BB">
      <w:pPr>
        <w:pBdr>
          <w:top w:val="single" w:sz="4" w:space="1" w:color="auto"/>
          <w:left w:val="single" w:sz="4" w:space="4" w:color="auto"/>
          <w:bottom w:val="single" w:sz="4" w:space="1" w:color="auto"/>
          <w:right w:val="single" w:sz="4" w:space="4" w:color="auto"/>
        </w:pBdr>
        <w:tabs>
          <w:tab w:val="left" w:pos="-720"/>
        </w:tabs>
        <w:jc w:val="both"/>
        <w:rPr>
          <w:b/>
        </w:rPr>
      </w:pPr>
      <w:r w:rsidRPr="008165D6">
        <w:rPr>
          <w:b/>
        </w:rPr>
        <w:t>FIRMA DEL OFERENTE, SU REPRESENTANTE LEGAL, APODERADO O PROCURADOR COMÚN (según el caso)</w:t>
      </w:r>
    </w:p>
    <w:p w14:paraId="4116C402" w14:textId="77777777" w:rsidR="00EA00BB" w:rsidRPr="008165D6" w:rsidRDefault="00EA00BB" w:rsidP="00EA00BB">
      <w:pPr>
        <w:tabs>
          <w:tab w:val="left" w:pos="-720"/>
        </w:tabs>
        <w:jc w:val="both"/>
        <w:rPr>
          <w:rFonts w:eastAsia="Times New Roman"/>
          <w:b/>
          <w:bCs/>
          <w:lang w:val="es-ES" w:bidi="hi-IN"/>
        </w:rPr>
      </w:pPr>
    </w:p>
    <w:p w14:paraId="216A4537" w14:textId="77777777" w:rsidR="00EA00BB" w:rsidRPr="008165D6" w:rsidRDefault="00EA00BB" w:rsidP="00EA00BB">
      <w:pPr>
        <w:tabs>
          <w:tab w:val="left" w:pos="-720"/>
        </w:tabs>
        <w:jc w:val="both"/>
        <w:rPr>
          <w:rFonts w:eastAsia="Times New Roman"/>
          <w:b/>
          <w:bCs/>
          <w:lang w:val="es-ES" w:bidi="hi-IN"/>
        </w:rPr>
      </w:pPr>
    </w:p>
    <w:p w14:paraId="04EE0336" w14:textId="77777777" w:rsidR="00EA00BB" w:rsidRDefault="00EA00BB" w:rsidP="00EA00BB">
      <w:pPr>
        <w:pStyle w:val="xl25"/>
        <w:tabs>
          <w:tab w:val="left" w:pos="-540"/>
          <w:tab w:val="left" w:pos="3036"/>
          <w:tab w:val="left" w:pos="3274"/>
          <w:tab w:val="left" w:pos="3631"/>
          <w:tab w:val="left" w:pos="3869"/>
        </w:tabs>
        <w:spacing w:before="0" w:after="0" w:line="276" w:lineRule="auto"/>
        <w:ind w:left="15" w:right="45"/>
        <w:rPr>
          <w:rFonts w:ascii="Times New Roman" w:hAnsi="Times New Roman"/>
          <w:b w:val="0"/>
          <w:spacing w:val="-3"/>
          <w:lang w:val="es-EC"/>
        </w:rPr>
      </w:pPr>
      <w:r w:rsidRPr="008165D6">
        <w:rPr>
          <w:rFonts w:ascii="Times New Roman" w:hAnsi="Times New Roman"/>
          <w:b w:val="0"/>
          <w:spacing w:val="-3"/>
          <w:lang w:val="es-EC"/>
        </w:rPr>
        <w:t>(LUGAR Y FECHA)</w:t>
      </w:r>
    </w:p>
    <w:p w14:paraId="39FDD2E2" w14:textId="77777777" w:rsidR="00EA00BB" w:rsidRDefault="00EA00BB" w:rsidP="00EA00BB">
      <w:pPr>
        <w:pStyle w:val="xl25"/>
        <w:tabs>
          <w:tab w:val="left" w:pos="-540"/>
          <w:tab w:val="left" w:pos="3036"/>
          <w:tab w:val="left" w:pos="3274"/>
          <w:tab w:val="left" w:pos="3631"/>
          <w:tab w:val="left" w:pos="3869"/>
        </w:tabs>
        <w:spacing w:before="0" w:after="0" w:line="276" w:lineRule="auto"/>
        <w:ind w:left="15" w:right="45"/>
        <w:rPr>
          <w:rFonts w:ascii="Times New Roman" w:hAnsi="Times New Roman"/>
          <w:b w:val="0"/>
          <w:spacing w:val="-3"/>
          <w:lang w:val="es-EC"/>
        </w:rPr>
      </w:pPr>
    </w:p>
    <w:p w14:paraId="598FFEA4" w14:textId="77777777" w:rsidR="00EA00BB" w:rsidRDefault="00EA00BB" w:rsidP="00EA00BB">
      <w:pPr>
        <w:pStyle w:val="xl25"/>
        <w:tabs>
          <w:tab w:val="left" w:pos="-540"/>
          <w:tab w:val="left" w:pos="3036"/>
          <w:tab w:val="left" w:pos="3274"/>
          <w:tab w:val="left" w:pos="3631"/>
          <w:tab w:val="left" w:pos="3869"/>
        </w:tabs>
        <w:spacing w:before="0" w:after="0" w:line="276" w:lineRule="auto"/>
        <w:ind w:left="15" w:right="45"/>
        <w:rPr>
          <w:rFonts w:ascii="Times New Roman" w:hAnsi="Times New Roman"/>
          <w:b w:val="0"/>
          <w:spacing w:val="-3"/>
          <w:lang w:val="es-EC"/>
        </w:rPr>
      </w:pPr>
    </w:p>
    <w:p w14:paraId="0428D1EB" w14:textId="77777777" w:rsidR="00EA00BB" w:rsidRDefault="00EA00BB" w:rsidP="00EA00BB">
      <w:pPr>
        <w:ind w:left="15" w:right="45"/>
        <w:jc w:val="both"/>
        <w:rPr>
          <w:b/>
        </w:rPr>
      </w:pPr>
    </w:p>
    <w:p w14:paraId="2D09CCE9" w14:textId="77777777" w:rsidR="00EA00BB" w:rsidRDefault="00EA00BB" w:rsidP="00EA00BB">
      <w:pPr>
        <w:ind w:left="15" w:right="45"/>
        <w:jc w:val="both"/>
        <w:rPr>
          <w:b/>
        </w:rPr>
      </w:pPr>
    </w:p>
    <w:p w14:paraId="6C06C462" w14:textId="77777777" w:rsidR="00EA00BB" w:rsidRDefault="00EA00BB" w:rsidP="00EA00BB">
      <w:pPr>
        <w:ind w:left="15" w:right="45"/>
        <w:jc w:val="both"/>
        <w:rPr>
          <w:b/>
        </w:rPr>
      </w:pPr>
    </w:p>
    <w:p w14:paraId="5AA8D737" w14:textId="77777777" w:rsidR="001A4E3B" w:rsidRDefault="001A4E3B" w:rsidP="00EA00BB">
      <w:pPr>
        <w:ind w:left="15" w:right="45"/>
        <w:jc w:val="both"/>
        <w:rPr>
          <w:b/>
        </w:rPr>
      </w:pPr>
    </w:p>
    <w:p w14:paraId="1A553D50" w14:textId="77777777" w:rsidR="001A4E3B" w:rsidRDefault="001A4E3B" w:rsidP="00EA00BB">
      <w:pPr>
        <w:ind w:left="15" w:right="45"/>
        <w:jc w:val="both"/>
        <w:rPr>
          <w:b/>
        </w:rPr>
      </w:pPr>
    </w:p>
    <w:p w14:paraId="531DE1DB" w14:textId="77777777" w:rsidR="00EA00BB" w:rsidRDefault="00EA00BB" w:rsidP="00EA00BB">
      <w:pPr>
        <w:ind w:right="45"/>
        <w:jc w:val="both"/>
        <w:rPr>
          <w:b/>
        </w:rPr>
      </w:pPr>
    </w:p>
    <w:p w14:paraId="3C6E6673" w14:textId="77777777" w:rsidR="00EA00BB" w:rsidRDefault="00EA00BB" w:rsidP="00EA00BB">
      <w:pPr>
        <w:ind w:left="15" w:right="45"/>
        <w:jc w:val="both"/>
        <w:rPr>
          <w:b/>
        </w:rPr>
      </w:pPr>
    </w:p>
    <w:p w14:paraId="725D2616" w14:textId="77777777" w:rsidR="00EA00BB" w:rsidRPr="00232975" w:rsidRDefault="00EA00BB" w:rsidP="00EA00BB">
      <w:pPr>
        <w:ind w:left="15" w:right="45"/>
        <w:jc w:val="both"/>
        <w:rPr>
          <w:b/>
        </w:rPr>
      </w:pPr>
      <w:r>
        <w:rPr>
          <w:b/>
        </w:rPr>
        <w:t>1.11</w:t>
      </w:r>
      <w:r w:rsidRPr="00232975">
        <w:rPr>
          <w:b/>
        </w:rPr>
        <w:t xml:space="preserve"> FORMULARIO PARA LA DECLARACIÓN DE VALOR AGREGADO ECUATORIANO DE LA OFERTA DE DESARROLLO DE SOFTWARE Y, ADQUISICIÓN DE SOFTWARE</w:t>
      </w:r>
      <w:r>
        <w:rPr>
          <w:b/>
        </w:rPr>
        <w:t xml:space="preserve">. </w:t>
      </w:r>
      <w:proofErr w:type="gramStart"/>
      <w:r w:rsidRPr="00F826E5">
        <w:rPr>
          <w:b/>
          <w:highlight w:val="yellow"/>
        </w:rPr>
        <w:t>( NO</w:t>
      </w:r>
      <w:proofErr w:type="gramEnd"/>
      <w:r w:rsidRPr="00F826E5">
        <w:rPr>
          <w:b/>
          <w:highlight w:val="yellow"/>
        </w:rPr>
        <w:t xml:space="preserve"> APLICA)</w:t>
      </w:r>
    </w:p>
    <w:p w14:paraId="7A8B11CD" w14:textId="77777777" w:rsidR="00EA00BB" w:rsidRPr="00232975" w:rsidRDefault="00EA00BB" w:rsidP="00EA00BB">
      <w:pPr>
        <w:contextualSpacing/>
        <w:jc w:val="both"/>
      </w:pPr>
    </w:p>
    <w:p w14:paraId="4436D065" w14:textId="77777777" w:rsidR="00EA00BB" w:rsidRPr="00232975" w:rsidRDefault="00EA00BB" w:rsidP="00EA00BB">
      <w:pPr>
        <w:spacing w:after="240"/>
      </w:pPr>
      <w:r w:rsidRPr="00232975">
        <w:t>NOMBRE DEL OFERENTE: ……………………………</w:t>
      </w:r>
      <w:proofErr w:type="gramStart"/>
      <w:r w:rsidRPr="00232975">
        <w:t>…….</w:t>
      </w:r>
      <w:proofErr w:type="gramEnd"/>
      <w:r w:rsidRPr="00232975">
        <w:t>.</w:t>
      </w:r>
    </w:p>
    <w:p w14:paraId="05E59454" w14:textId="77777777" w:rsidR="00EA00BB" w:rsidRPr="00232975" w:rsidRDefault="00EA00BB" w:rsidP="00EA00BB">
      <w:pPr>
        <w:spacing w:after="240"/>
        <w:jc w:val="center"/>
        <w:rPr>
          <w:b/>
        </w:rPr>
      </w:pPr>
      <w:r w:rsidRPr="00232975">
        <w:rPr>
          <w:b/>
        </w:rPr>
        <w:t>Código del Procedimiento</w:t>
      </w:r>
    </w:p>
    <w:p w14:paraId="537801A1" w14:textId="77777777" w:rsidR="00EA00BB" w:rsidRPr="00232975" w:rsidRDefault="00EA00BB" w:rsidP="00EA00BB">
      <w:pPr>
        <w:contextualSpacing/>
        <w:jc w:val="both"/>
      </w:pPr>
      <w:r w:rsidRPr="00232975">
        <w:t>Señor</w:t>
      </w:r>
    </w:p>
    <w:p w14:paraId="3DE35049" w14:textId="77777777" w:rsidR="00EA00BB" w:rsidRPr="00232975" w:rsidRDefault="00EA00BB" w:rsidP="00EA00BB">
      <w:pPr>
        <w:contextualSpacing/>
        <w:jc w:val="both"/>
      </w:pPr>
      <w:r w:rsidRPr="00232975">
        <w:t>(Máxima Autoridad</w:t>
      </w:r>
    </w:p>
    <w:p w14:paraId="548BCF58" w14:textId="77777777" w:rsidR="00EA00BB" w:rsidRPr="00232975" w:rsidRDefault="00EA00BB" w:rsidP="00EA00BB">
      <w:pPr>
        <w:contextualSpacing/>
        <w:jc w:val="both"/>
      </w:pPr>
      <w:r w:rsidRPr="00232975">
        <w:t>ENTIDAD CONTRATANTE)</w:t>
      </w:r>
    </w:p>
    <w:p w14:paraId="129E401C" w14:textId="77777777" w:rsidR="00EA00BB" w:rsidRPr="00232975" w:rsidRDefault="00EA00BB" w:rsidP="00EA00BB">
      <w:pPr>
        <w:contextualSpacing/>
        <w:jc w:val="both"/>
      </w:pPr>
      <w:r w:rsidRPr="00232975">
        <w:t>Presente</w:t>
      </w:r>
    </w:p>
    <w:p w14:paraId="5C0E1D2E" w14:textId="77777777" w:rsidR="00EA00BB" w:rsidRPr="00232975" w:rsidRDefault="00EA00BB" w:rsidP="00EA00BB">
      <w:pPr>
        <w:contextualSpacing/>
        <w:jc w:val="both"/>
      </w:pPr>
    </w:p>
    <w:p w14:paraId="24825198" w14:textId="77777777" w:rsidR="00EA00BB" w:rsidRPr="00232975" w:rsidRDefault="00EA00BB" w:rsidP="00EA00BB">
      <w:pPr>
        <w:contextualSpacing/>
        <w:jc w:val="both"/>
      </w:pPr>
      <w:r w:rsidRPr="00232975">
        <w:t>De mi consideración:</w:t>
      </w:r>
    </w:p>
    <w:p w14:paraId="3680EC91" w14:textId="77777777" w:rsidR="00EA00BB" w:rsidRPr="00232975" w:rsidRDefault="00EA00BB" w:rsidP="00EA00BB">
      <w:pPr>
        <w:contextualSpacing/>
        <w:jc w:val="both"/>
      </w:pPr>
    </w:p>
    <w:p w14:paraId="0B0040EF" w14:textId="77777777" w:rsidR="00EA00BB" w:rsidRPr="00232975" w:rsidRDefault="00EA00BB" w:rsidP="00EA00BB">
      <w:pPr>
        <w:contextualSpacing/>
        <w:jc w:val="both"/>
      </w:pPr>
      <w:r w:rsidRPr="00232975">
        <w:t>El que suscribe, (</w:t>
      </w:r>
      <w:r w:rsidRPr="00232975">
        <w:rPr>
          <w:i/>
        </w:rPr>
        <w:t>por mis propios derechos o en calidad de representante legal de la compañía..., o del consorcio...)</w:t>
      </w:r>
      <w:r w:rsidRPr="00232975">
        <w:t xml:space="preserve"> declaro bajo juramento y en pleno conocimiento de las consecuencias legales que conlleva faltar a la verdad, que:</w:t>
      </w:r>
    </w:p>
    <w:p w14:paraId="23C7C487" w14:textId="77777777" w:rsidR="00EA00BB" w:rsidRPr="00232975" w:rsidRDefault="00EA00BB" w:rsidP="00EA00BB">
      <w:pPr>
        <w:pStyle w:val="Prrafodelista"/>
        <w:widowControl/>
        <w:numPr>
          <w:ilvl w:val="0"/>
          <w:numId w:val="65"/>
        </w:numPr>
        <w:suppressAutoHyphens w:val="0"/>
        <w:spacing w:line="276" w:lineRule="auto"/>
        <w:contextualSpacing/>
        <w:jc w:val="both"/>
        <w:rPr>
          <w:rFonts w:eastAsia="Calibri"/>
          <w:lang w:eastAsia="en-US"/>
        </w:rPr>
      </w:pPr>
      <w:r w:rsidRPr="00232975">
        <w:rPr>
          <w:rFonts w:eastAsia="Calibri"/>
          <w:lang w:eastAsia="en-US"/>
        </w:rPr>
        <w:t>Libre y voluntariamente presento la información que detallo más adelante, para fines única y exclusivamente relacionados con el presente procedimiento de contratación;</w:t>
      </w:r>
    </w:p>
    <w:p w14:paraId="41CB2F42" w14:textId="77777777" w:rsidR="00EA00BB" w:rsidRPr="00232975" w:rsidRDefault="00EA00BB" w:rsidP="00EA00BB">
      <w:pPr>
        <w:pStyle w:val="Prrafodelista"/>
        <w:widowControl/>
        <w:numPr>
          <w:ilvl w:val="0"/>
          <w:numId w:val="65"/>
        </w:numPr>
        <w:suppressAutoHyphens w:val="0"/>
        <w:spacing w:line="276" w:lineRule="auto"/>
        <w:contextualSpacing/>
        <w:jc w:val="both"/>
        <w:rPr>
          <w:rFonts w:eastAsia="Calibri"/>
          <w:lang w:eastAsia="en-US"/>
        </w:rPr>
      </w:pPr>
      <w:r w:rsidRPr="00232975">
        <w:rPr>
          <w:rFonts w:eastAsia="Calibri"/>
          <w:lang w:eastAsia="en-US"/>
        </w:rPr>
        <w:t>Garantizo la veracidad y exactitud de la presente información; y, autorizo a la Entidad Contratante, al Servicio Nacional de Contratación Pública, o a los Órganos de Control, a efectuar averiguaciones para comprobar tal información.</w:t>
      </w:r>
    </w:p>
    <w:p w14:paraId="2AE0C401" w14:textId="77777777" w:rsidR="00EA00BB" w:rsidRPr="00232975" w:rsidRDefault="00EA00BB" w:rsidP="00EA00BB">
      <w:pPr>
        <w:pStyle w:val="Prrafodelista"/>
        <w:widowControl/>
        <w:numPr>
          <w:ilvl w:val="0"/>
          <w:numId w:val="65"/>
        </w:numPr>
        <w:suppressAutoHyphens w:val="0"/>
        <w:spacing w:line="276" w:lineRule="auto"/>
        <w:contextualSpacing/>
        <w:jc w:val="both"/>
        <w:rPr>
          <w:rFonts w:eastAsia="Calibri"/>
          <w:lang w:eastAsia="en-US"/>
        </w:rPr>
      </w:pPr>
      <w:r w:rsidRPr="00232975">
        <w:rPr>
          <w:rFonts w:eastAsia="Calibri"/>
          <w:lang w:eastAsia="en-US"/>
        </w:rPr>
        <w:t>Autorizo a que esta información se transparente a través del Portal Institucional del Servicio Nacional de Contratación Pública; y, doy mi consentimiento para que se realicen las verificaciones que sean pertinentes en cualquier momento y sin previo aviso.</w:t>
      </w:r>
    </w:p>
    <w:p w14:paraId="0BCC29B7" w14:textId="77777777" w:rsidR="00EA00BB" w:rsidRPr="00232975" w:rsidRDefault="00EA00BB" w:rsidP="00EA00BB">
      <w:pPr>
        <w:pStyle w:val="Prrafodelista"/>
        <w:widowControl/>
        <w:numPr>
          <w:ilvl w:val="0"/>
          <w:numId w:val="65"/>
        </w:numPr>
        <w:suppressAutoHyphens w:val="0"/>
        <w:spacing w:line="276" w:lineRule="auto"/>
        <w:contextualSpacing/>
        <w:jc w:val="both"/>
        <w:rPr>
          <w:rFonts w:eastAsia="Calibri"/>
          <w:lang w:eastAsia="en-US"/>
        </w:rPr>
      </w:pPr>
      <w:r w:rsidRPr="00232975">
        <w:rPr>
          <w:rFonts w:eastAsia="Calibri"/>
          <w:lang w:eastAsia="en-US"/>
        </w:rPr>
        <w:t>Como oferente me comprometo a tener, en el momento que el Servicio Nacional de Contratación Pública lo solicite, la documentación de respaldo necesaria para el cálculo del VAE, para la verificación correspondiente.</w:t>
      </w:r>
    </w:p>
    <w:p w14:paraId="326912AB" w14:textId="77777777" w:rsidR="00EA00BB" w:rsidRPr="00232975" w:rsidRDefault="00EA00BB" w:rsidP="00EA00BB">
      <w:pPr>
        <w:pStyle w:val="Prrafodelista"/>
        <w:widowControl/>
        <w:numPr>
          <w:ilvl w:val="0"/>
          <w:numId w:val="65"/>
        </w:numPr>
        <w:suppressAutoHyphens w:val="0"/>
        <w:spacing w:line="276" w:lineRule="auto"/>
        <w:contextualSpacing/>
        <w:jc w:val="both"/>
        <w:rPr>
          <w:rFonts w:eastAsia="Calibri"/>
          <w:lang w:eastAsia="en-US"/>
        </w:rPr>
      </w:pPr>
      <w:r w:rsidRPr="00232975">
        <w:rPr>
          <w:rFonts w:eastAsia="Calibri"/>
          <w:lang w:eastAsia="en-US"/>
        </w:rPr>
        <w:t>La falta de veracidad de la información presentada por el oferente será causa de descalificación de la oferta, declararlo adjudicatario fallido o de terminación unilateral del contrato, según corresponda; sin perjuicio de las acciones judiciales a las que hubiera lugar.</w:t>
      </w:r>
    </w:p>
    <w:p w14:paraId="03FE0503" w14:textId="77777777" w:rsidR="00EA00BB" w:rsidRPr="00232975" w:rsidRDefault="00EA00BB" w:rsidP="00EA00BB">
      <w:pPr>
        <w:contextualSpacing/>
        <w:jc w:val="both"/>
      </w:pPr>
    </w:p>
    <w:p w14:paraId="4313043B" w14:textId="77777777" w:rsidR="00EA00BB" w:rsidRPr="00232975" w:rsidRDefault="00EA00BB" w:rsidP="00EA00BB">
      <w:pPr>
        <w:contextualSpacing/>
        <w:jc w:val="both"/>
      </w:pPr>
      <w:r w:rsidRPr="00232975">
        <w:t>El proveedor, como parte de la entrega de la oferta, presentará la siguiente información:</w:t>
      </w:r>
    </w:p>
    <w:p w14:paraId="4B96117E" w14:textId="77777777" w:rsidR="00EA00BB" w:rsidRPr="00232975" w:rsidRDefault="00EA00BB" w:rsidP="00EA00BB">
      <w:pPr>
        <w:contextualSpacing/>
        <w:jc w:val="center"/>
        <w:rPr>
          <w:rFonts w:eastAsia="Times New Roman"/>
          <w:b/>
          <w:bCs/>
        </w:rPr>
      </w:pPr>
    </w:p>
    <w:p w14:paraId="5729E23E" w14:textId="77777777" w:rsidR="00EA00BB" w:rsidRPr="00232975" w:rsidRDefault="00EA00BB" w:rsidP="00EA00BB">
      <w:pPr>
        <w:contextualSpacing/>
        <w:jc w:val="center"/>
        <w:rPr>
          <w:rFonts w:eastAsia="Times New Roman"/>
          <w:b/>
          <w:bCs/>
        </w:rPr>
      </w:pPr>
    </w:p>
    <w:p w14:paraId="7CD94BB2" w14:textId="77777777" w:rsidR="00EA00BB" w:rsidRPr="00232975" w:rsidRDefault="00EA00BB" w:rsidP="00EA00BB">
      <w:pPr>
        <w:contextualSpacing/>
        <w:jc w:val="center"/>
      </w:pPr>
      <w:r w:rsidRPr="00232975">
        <w:rPr>
          <w:rFonts w:eastAsia="Times New Roman"/>
          <w:b/>
          <w:bCs/>
        </w:rPr>
        <w:t>Formulario de Declaración de Valor Agregado Ecuatoriano de la Oferta</w:t>
      </w:r>
    </w:p>
    <w:p w14:paraId="3739F070" w14:textId="77777777" w:rsidR="00EA00BB" w:rsidRPr="00232975" w:rsidRDefault="00EA00BB" w:rsidP="00EA00BB">
      <w:pPr>
        <w:contextualSpacing/>
        <w:jc w:val="both"/>
      </w:pPr>
    </w:p>
    <w:p w14:paraId="44C9CD6E" w14:textId="77777777" w:rsidR="00EA00BB" w:rsidRPr="00232975" w:rsidRDefault="00EA00BB" w:rsidP="00EA00BB">
      <w:pPr>
        <w:contextualSpacing/>
        <w:jc w:val="both"/>
      </w:pPr>
    </w:p>
    <w:p w14:paraId="0CDADF83" w14:textId="77777777" w:rsidR="00EA00BB" w:rsidRPr="00232975" w:rsidRDefault="00EA00BB" w:rsidP="00EA00BB">
      <w:pPr>
        <w:contextualSpacing/>
        <w:jc w:val="both"/>
      </w:pPr>
    </w:p>
    <w:tbl>
      <w:tblPr>
        <w:tblpPr w:leftFromText="141" w:rightFromText="141" w:vertAnchor="text" w:horzAnchor="margin" w:tblpXSpec="right" w:tblpY="457"/>
        <w:tblW w:w="1716" w:type="dxa"/>
        <w:tblCellMar>
          <w:left w:w="70" w:type="dxa"/>
          <w:right w:w="70" w:type="dxa"/>
        </w:tblCellMar>
        <w:tblLook w:val="04A0" w:firstRow="1" w:lastRow="0" w:firstColumn="1" w:lastColumn="0" w:noHBand="0" w:noVBand="1"/>
      </w:tblPr>
      <w:tblGrid>
        <w:gridCol w:w="724"/>
        <w:gridCol w:w="284"/>
        <w:gridCol w:w="708"/>
      </w:tblGrid>
      <w:tr w:rsidR="00EA00BB" w:rsidRPr="00232975" w14:paraId="66673A58" w14:textId="77777777">
        <w:trPr>
          <w:trHeight w:val="272"/>
        </w:trPr>
        <w:tc>
          <w:tcPr>
            <w:tcW w:w="724" w:type="dxa"/>
            <w:tcBorders>
              <w:top w:val="nil"/>
              <w:left w:val="nil"/>
              <w:bottom w:val="nil"/>
              <w:right w:val="nil"/>
            </w:tcBorders>
            <w:shd w:val="clear" w:color="auto" w:fill="auto"/>
            <w:noWrap/>
            <w:vAlign w:val="bottom"/>
            <w:hideMark/>
          </w:tcPr>
          <w:p w14:paraId="43BD634E" w14:textId="77777777" w:rsidR="00EA00BB" w:rsidRPr="00232975" w:rsidRDefault="00EA00BB">
            <w:pPr>
              <w:spacing w:after="240"/>
              <w:jc w:val="center"/>
              <w:rPr>
                <w:rFonts w:eastAsia="Times New Roman"/>
                <w:b/>
                <w:bCs/>
              </w:rPr>
            </w:pPr>
            <w:r w:rsidRPr="00232975">
              <w:rPr>
                <w:rFonts w:eastAsia="Times New Roman"/>
                <w:b/>
                <w:bCs/>
              </w:rPr>
              <w:lastRenderedPageBreak/>
              <w:t>Si</w:t>
            </w:r>
          </w:p>
        </w:tc>
        <w:tc>
          <w:tcPr>
            <w:tcW w:w="284" w:type="dxa"/>
            <w:tcBorders>
              <w:top w:val="nil"/>
              <w:left w:val="nil"/>
              <w:bottom w:val="nil"/>
              <w:right w:val="nil"/>
            </w:tcBorders>
            <w:shd w:val="clear" w:color="auto" w:fill="auto"/>
            <w:noWrap/>
            <w:vAlign w:val="bottom"/>
            <w:hideMark/>
          </w:tcPr>
          <w:p w14:paraId="53978273" w14:textId="77777777" w:rsidR="00EA00BB" w:rsidRPr="00232975" w:rsidRDefault="00EA00BB">
            <w:pPr>
              <w:spacing w:after="240"/>
              <w:jc w:val="center"/>
              <w:rPr>
                <w:rFonts w:eastAsia="Times New Roman"/>
                <w:b/>
                <w:bCs/>
              </w:rPr>
            </w:pPr>
          </w:p>
        </w:tc>
        <w:tc>
          <w:tcPr>
            <w:tcW w:w="708" w:type="dxa"/>
            <w:tcBorders>
              <w:top w:val="nil"/>
              <w:left w:val="nil"/>
              <w:bottom w:val="nil"/>
              <w:right w:val="nil"/>
            </w:tcBorders>
            <w:shd w:val="clear" w:color="auto" w:fill="auto"/>
            <w:noWrap/>
            <w:vAlign w:val="bottom"/>
            <w:hideMark/>
          </w:tcPr>
          <w:p w14:paraId="76744AD1" w14:textId="77777777" w:rsidR="00EA00BB" w:rsidRPr="00232975" w:rsidRDefault="00EA00BB">
            <w:pPr>
              <w:spacing w:after="240"/>
              <w:jc w:val="center"/>
              <w:rPr>
                <w:rFonts w:eastAsia="Times New Roman"/>
                <w:b/>
                <w:bCs/>
              </w:rPr>
            </w:pPr>
            <w:r w:rsidRPr="00232975">
              <w:rPr>
                <w:rFonts w:eastAsia="Times New Roman"/>
                <w:b/>
                <w:bCs/>
              </w:rPr>
              <w:t>No</w:t>
            </w:r>
          </w:p>
        </w:tc>
      </w:tr>
      <w:tr w:rsidR="00EA00BB" w:rsidRPr="00232975" w14:paraId="19ED98AD" w14:textId="77777777">
        <w:trPr>
          <w:trHeight w:val="272"/>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363D14" w14:textId="77777777" w:rsidR="00EA00BB" w:rsidRPr="00232975" w:rsidRDefault="00EA00BB">
            <w:pPr>
              <w:spacing w:after="240"/>
              <w:rPr>
                <w:rFonts w:eastAsia="Times New Roman"/>
              </w:rPr>
            </w:pPr>
            <w:r w:rsidRPr="00232975">
              <w:rPr>
                <w:rFonts w:eastAsia="Times New Roman"/>
              </w:rPr>
              <w:t> </w:t>
            </w:r>
          </w:p>
        </w:tc>
        <w:tc>
          <w:tcPr>
            <w:tcW w:w="284" w:type="dxa"/>
            <w:tcBorders>
              <w:top w:val="nil"/>
              <w:left w:val="nil"/>
              <w:bottom w:val="nil"/>
              <w:right w:val="nil"/>
            </w:tcBorders>
            <w:shd w:val="clear" w:color="auto" w:fill="auto"/>
            <w:noWrap/>
            <w:vAlign w:val="bottom"/>
            <w:hideMark/>
          </w:tcPr>
          <w:p w14:paraId="38D1EC73" w14:textId="77777777" w:rsidR="00EA00BB" w:rsidRPr="00232975" w:rsidRDefault="00EA00BB">
            <w:pPr>
              <w:spacing w:after="240"/>
              <w:rPr>
                <w:rFonts w:eastAsia="Times New Roman"/>
              </w:rPr>
            </w:pP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68DCDA" w14:textId="77777777" w:rsidR="00EA00BB" w:rsidRPr="00232975" w:rsidRDefault="00EA00BB">
            <w:pPr>
              <w:spacing w:after="240"/>
              <w:rPr>
                <w:rFonts w:eastAsia="Times New Roman"/>
              </w:rPr>
            </w:pPr>
            <w:r w:rsidRPr="00232975">
              <w:rPr>
                <w:rFonts w:eastAsia="Times New Roman"/>
              </w:rPr>
              <w:t> </w:t>
            </w:r>
          </w:p>
        </w:tc>
      </w:tr>
      <w:tr w:rsidR="00EA00BB" w:rsidRPr="00232975" w14:paraId="03A54040" w14:textId="77777777">
        <w:trPr>
          <w:trHeight w:val="172"/>
        </w:trPr>
        <w:tc>
          <w:tcPr>
            <w:tcW w:w="724" w:type="dxa"/>
            <w:tcBorders>
              <w:top w:val="nil"/>
              <w:left w:val="nil"/>
              <w:bottom w:val="nil"/>
              <w:right w:val="nil"/>
            </w:tcBorders>
            <w:shd w:val="clear" w:color="auto" w:fill="auto"/>
            <w:noWrap/>
            <w:vAlign w:val="bottom"/>
            <w:hideMark/>
          </w:tcPr>
          <w:p w14:paraId="4B06D387" w14:textId="77777777" w:rsidR="00EA00BB" w:rsidRPr="00232975" w:rsidRDefault="00EA00BB">
            <w:pPr>
              <w:spacing w:after="240"/>
              <w:rPr>
                <w:rFonts w:eastAsia="Times New Roman"/>
              </w:rPr>
            </w:pPr>
          </w:p>
        </w:tc>
        <w:tc>
          <w:tcPr>
            <w:tcW w:w="284" w:type="dxa"/>
            <w:tcBorders>
              <w:top w:val="nil"/>
              <w:left w:val="nil"/>
              <w:bottom w:val="nil"/>
              <w:right w:val="nil"/>
            </w:tcBorders>
            <w:shd w:val="clear" w:color="auto" w:fill="auto"/>
            <w:noWrap/>
            <w:vAlign w:val="bottom"/>
            <w:hideMark/>
          </w:tcPr>
          <w:p w14:paraId="5FEDC219" w14:textId="77777777" w:rsidR="00EA00BB" w:rsidRPr="00232975" w:rsidRDefault="00EA00BB">
            <w:pPr>
              <w:spacing w:after="240"/>
              <w:rPr>
                <w:rFonts w:eastAsia="Times New Roman"/>
              </w:rPr>
            </w:pPr>
          </w:p>
        </w:tc>
        <w:tc>
          <w:tcPr>
            <w:tcW w:w="708" w:type="dxa"/>
            <w:tcBorders>
              <w:top w:val="nil"/>
              <w:left w:val="nil"/>
              <w:bottom w:val="nil"/>
              <w:right w:val="nil"/>
            </w:tcBorders>
            <w:shd w:val="clear" w:color="auto" w:fill="auto"/>
            <w:noWrap/>
            <w:vAlign w:val="bottom"/>
            <w:hideMark/>
          </w:tcPr>
          <w:p w14:paraId="3F3C340A" w14:textId="77777777" w:rsidR="00EA00BB" w:rsidRPr="00232975" w:rsidRDefault="00EA00BB">
            <w:pPr>
              <w:spacing w:after="240"/>
              <w:rPr>
                <w:rFonts w:eastAsia="Times New Roman"/>
              </w:rPr>
            </w:pPr>
          </w:p>
        </w:tc>
      </w:tr>
    </w:tbl>
    <w:p w14:paraId="759E77D7" w14:textId="77777777" w:rsidR="00EA00BB" w:rsidRPr="00232975" w:rsidRDefault="00EA00BB" w:rsidP="00EA00BB">
      <w:pPr>
        <w:contextualSpacing/>
      </w:pPr>
      <w:r w:rsidRPr="00232975">
        <w:t>1.- ¿El producto desarrollado u ofertado, o el producto objeto del servicio de su oferta es software de código abierto?</w:t>
      </w:r>
    </w:p>
    <w:p w14:paraId="5B6873D5" w14:textId="77777777" w:rsidR="00EA00BB" w:rsidRPr="00232975" w:rsidRDefault="00EA00BB" w:rsidP="00EA00BB">
      <w:pPr>
        <w:contextualSpacing/>
      </w:pPr>
    </w:p>
    <w:p w14:paraId="51308E9D" w14:textId="77777777" w:rsidR="00EA00BB" w:rsidRPr="00232975" w:rsidRDefault="00EA00BB" w:rsidP="00EA00BB">
      <w:pPr>
        <w:contextualSpacing/>
      </w:pPr>
    </w:p>
    <w:p w14:paraId="4EDC0DE0" w14:textId="77777777" w:rsidR="00EA00BB" w:rsidRPr="00232975" w:rsidRDefault="00EA00BB" w:rsidP="00EA00BB">
      <w:pPr>
        <w:contextualSpacing/>
      </w:pPr>
    </w:p>
    <w:p w14:paraId="6B0D3957" w14:textId="77777777" w:rsidR="00EA00BB" w:rsidRPr="00232975" w:rsidRDefault="00EA00BB" w:rsidP="00EA00BB">
      <w:pPr>
        <w:contextualSpacing/>
        <w:jc w:val="both"/>
      </w:pPr>
    </w:p>
    <w:p w14:paraId="755DBF2E" w14:textId="77777777" w:rsidR="00EA00BB" w:rsidRPr="00232975" w:rsidRDefault="00EA00BB" w:rsidP="00EA00BB">
      <w:pPr>
        <w:contextualSpacing/>
        <w:jc w:val="both"/>
      </w:pPr>
      <w:r w:rsidRPr="00232975">
        <w:t>2.- Por favor llenar la siguiente tabla para los casos de consultorías para el desarrollo de software, o adquisición de software:</w:t>
      </w:r>
    </w:p>
    <w:tbl>
      <w:tblPr>
        <w:tblW w:w="9752" w:type="dxa"/>
        <w:jc w:val="center"/>
        <w:tblLayout w:type="fixed"/>
        <w:tblLook w:val="0000" w:firstRow="0" w:lastRow="0" w:firstColumn="0" w:lastColumn="0" w:noHBand="0" w:noVBand="0"/>
      </w:tblPr>
      <w:tblGrid>
        <w:gridCol w:w="1814"/>
        <w:gridCol w:w="1984"/>
        <w:gridCol w:w="2098"/>
        <w:gridCol w:w="1928"/>
        <w:gridCol w:w="1928"/>
      </w:tblGrid>
      <w:tr w:rsidR="00EA00BB" w:rsidRPr="00232975" w14:paraId="5096729A" w14:textId="7777777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87C3C3A" w14:textId="77777777" w:rsidR="00EA00BB" w:rsidRPr="00232975" w:rsidRDefault="00EA00BB">
            <w:pPr>
              <w:pStyle w:val="Standard"/>
              <w:spacing w:line="276" w:lineRule="auto"/>
              <w:jc w:val="center"/>
            </w:pPr>
            <w:r w:rsidRPr="00232975">
              <w:rPr>
                <w:color w:val="000000"/>
                <w:lang w:eastAsia="hi-IN"/>
              </w:rPr>
              <w:t>PROCESO</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11F41EE" w14:textId="77777777" w:rsidR="00EA00BB" w:rsidRPr="00232975" w:rsidRDefault="00EA00BB">
            <w:pPr>
              <w:pStyle w:val="Standard"/>
              <w:spacing w:line="276" w:lineRule="auto"/>
              <w:jc w:val="center"/>
            </w:pPr>
            <w:r w:rsidRPr="00232975">
              <w:rPr>
                <w:color w:val="000000"/>
                <w:lang w:eastAsia="hi-IN"/>
              </w:rPr>
              <w:t>PONDERACIÓN (a)</w:t>
            </w: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7311E87" w14:textId="77777777" w:rsidR="00EA00BB" w:rsidRPr="00232975" w:rsidRDefault="00EA00BB">
            <w:pPr>
              <w:pStyle w:val="Standard"/>
              <w:spacing w:line="276" w:lineRule="auto"/>
              <w:jc w:val="center"/>
            </w:pPr>
            <w:proofErr w:type="gramStart"/>
            <w:r w:rsidRPr="00232975">
              <w:rPr>
                <w:color w:val="000000"/>
                <w:lang w:eastAsia="hi-IN"/>
              </w:rPr>
              <w:t>ECUATORIANOS  (</w:t>
            </w:r>
            <w:proofErr w:type="gramEnd"/>
            <w:r w:rsidRPr="00232975">
              <w:rPr>
                <w:color w:val="000000"/>
                <w:lang w:eastAsia="hi-IN"/>
              </w:rPr>
              <w:t>b)</w:t>
            </w: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26CFD6E" w14:textId="77777777" w:rsidR="00EA00BB" w:rsidRPr="00232975" w:rsidRDefault="00EA00BB">
            <w:pPr>
              <w:pStyle w:val="Standard"/>
              <w:spacing w:line="276" w:lineRule="auto"/>
              <w:jc w:val="center"/>
            </w:pPr>
            <w:r w:rsidRPr="00232975">
              <w:rPr>
                <w:color w:val="000000"/>
                <w:lang w:eastAsia="hi-IN"/>
              </w:rPr>
              <w:t>EXTRANJEROS (c)</w:t>
            </w: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A433D61" w14:textId="77777777" w:rsidR="00EA00BB" w:rsidRPr="00232975" w:rsidRDefault="00EA00BB">
            <w:pPr>
              <w:pStyle w:val="Standard"/>
              <w:spacing w:line="276" w:lineRule="auto"/>
              <w:jc w:val="center"/>
            </w:pPr>
            <w:r w:rsidRPr="00232975">
              <w:rPr>
                <w:color w:val="000000"/>
                <w:lang w:eastAsia="hi-IN"/>
              </w:rPr>
              <w:t>% ECUATORIANO (a x b/(</w:t>
            </w:r>
            <w:proofErr w:type="spellStart"/>
            <w:r w:rsidRPr="00232975">
              <w:rPr>
                <w:color w:val="000000"/>
                <w:lang w:eastAsia="hi-IN"/>
              </w:rPr>
              <w:t>b+c</w:t>
            </w:r>
            <w:proofErr w:type="spellEnd"/>
            <w:r w:rsidRPr="00232975">
              <w:rPr>
                <w:color w:val="000000"/>
                <w:lang w:eastAsia="hi-IN"/>
              </w:rPr>
              <w:t>))</w:t>
            </w:r>
          </w:p>
        </w:tc>
      </w:tr>
      <w:tr w:rsidR="00EA00BB" w:rsidRPr="00232975" w14:paraId="1B2BC1B0" w14:textId="7777777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6B758E9" w14:textId="77777777" w:rsidR="00EA00BB" w:rsidRPr="00232975" w:rsidRDefault="00EA00BB">
            <w:pPr>
              <w:pStyle w:val="Standard"/>
              <w:spacing w:line="276" w:lineRule="auto"/>
              <w:jc w:val="center"/>
            </w:pPr>
            <w:r w:rsidRPr="00232975">
              <w:rPr>
                <w:color w:val="000000"/>
                <w:lang w:eastAsia="hi-IN"/>
              </w:rPr>
              <w:t>Análisis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2DAA9C1" w14:textId="77777777" w:rsidR="00EA00BB" w:rsidRPr="00232975" w:rsidRDefault="00EA00BB">
            <w:pPr>
              <w:pStyle w:val="Standard"/>
              <w:spacing w:line="276" w:lineRule="auto"/>
              <w:jc w:val="center"/>
            </w:pPr>
            <w:r w:rsidRPr="00232975">
              <w:rPr>
                <w:color w:val="000000"/>
                <w:lang w:eastAsia="hi-IN"/>
              </w:rPr>
              <w:t>20%</w:t>
            </w: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9AF130E"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C7AAD92"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9617755" w14:textId="77777777" w:rsidR="00EA00BB" w:rsidRPr="00232975" w:rsidRDefault="00EA00BB">
            <w:pPr>
              <w:pStyle w:val="Standard"/>
              <w:spacing w:line="276" w:lineRule="auto"/>
              <w:jc w:val="center"/>
            </w:pPr>
          </w:p>
        </w:tc>
      </w:tr>
      <w:tr w:rsidR="00EA00BB" w:rsidRPr="00232975" w14:paraId="220BB25E" w14:textId="7777777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78B22D30" w14:textId="77777777" w:rsidR="00EA00BB" w:rsidRPr="00232975" w:rsidRDefault="00EA00BB">
            <w:pPr>
              <w:pStyle w:val="Standard"/>
              <w:spacing w:line="276" w:lineRule="auto"/>
              <w:jc w:val="center"/>
            </w:pPr>
            <w:r w:rsidRPr="00232975">
              <w:rPr>
                <w:color w:val="000000"/>
                <w:lang w:eastAsia="hi-IN"/>
              </w:rPr>
              <w:t>Diseño</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67C89BD" w14:textId="77777777" w:rsidR="00EA00BB" w:rsidRPr="00232975" w:rsidRDefault="00EA00BB">
            <w:pPr>
              <w:pStyle w:val="Standard"/>
              <w:spacing w:line="276" w:lineRule="auto"/>
              <w:jc w:val="center"/>
            </w:pPr>
            <w:r w:rsidRPr="00232975">
              <w:rPr>
                <w:color w:val="000000"/>
                <w:lang w:eastAsia="hi-IN"/>
              </w:rPr>
              <w:t>25%</w:t>
            </w: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52BD08E0"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90A64D3"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5ECAB842" w14:textId="77777777" w:rsidR="00EA00BB" w:rsidRPr="00232975" w:rsidRDefault="00EA00BB">
            <w:pPr>
              <w:pStyle w:val="Standard"/>
              <w:spacing w:line="276" w:lineRule="auto"/>
              <w:jc w:val="center"/>
            </w:pPr>
          </w:p>
        </w:tc>
      </w:tr>
      <w:tr w:rsidR="00EA00BB" w:rsidRPr="00232975" w14:paraId="78257480" w14:textId="7777777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5C67353" w14:textId="77777777" w:rsidR="00EA00BB" w:rsidRPr="00232975" w:rsidRDefault="00EA00BB">
            <w:pPr>
              <w:pStyle w:val="Standard"/>
              <w:spacing w:line="276" w:lineRule="auto"/>
              <w:jc w:val="center"/>
            </w:pPr>
            <w:r w:rsidRPr="00232975">
              <w:rPr>
                <w:color w:val="000000"/>
                <w:lang w:eastAsia="hi-IN"/>
              </w:rPr>
              <w:t>Codificación</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9431351" w14:textId="77777777" w:rsidR="00EA00BB" w:rsidRPr="00232975" w:rsidRDefault="00EA00BB">
            <w:pPr>
              <w:pStyle w:val="Standard"/>
              <w:spacing w:line="276" w:lineRule="auto"/>
              <w:jc w:val="center"/>
            </w:pPr>
            <w:r w:rsidRPr="00232975">
              <w:rPr>
                <w:color w:val="000000"/>
                <w:lang w:eastAsia="hi-IN"/>
              </w:rPr>
              <w:t>45%</w:t>
            </w: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D48CDF0"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D113CEA"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95AB6DA" w14:textId="77777777" w:rsidR="00EA00BB" w:rsidRPr="00232975" w:rsidRDefault="00EA00BB">
            <w:pPr>
              <w:pStyle w:val="Standard"/>
              <w:spacing w:line="276" w:lineRule="auto"/>
              <w:jc w:val="center"/>
            </w:pPr>
          </w:p>
        </w:tc>
      </w:tr>
      <w:tr w:rsidR="00EA00BB" w:rsidRPr="00232975" w14:paraId="50EEFBBA" w14:textId="7777777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FF35241" w14:textId="77777777" w:rsidR="00EA00BB" w:rsidRPr="00232975" w:rsidRDefault="00EA00BB">
            <w:pPr>
              <w:pStyle w:val="Standard"/>
              <w:spacing w:line="276" w:lineRule="auto"/>
              <w:jc w:val="center"/>
            </w:pPr>
            <w:r w:rsidRPr="00232975">
              <w:rPr>
                <w:color w:val="000000"/>
                <w:lang w:eastAsia="hi-IN"/>
              </w:rPr>
              <w:t>Prueba</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4A755EA" w14:textId="77777777" w:rsidR="00EA00BB" w:rsidRPr="00232975" w:rsidRDefault="00EA00BB">
            <w:pPr>
              <w:pStyle w:val="Standard"/>
              <w:spacing w:line="276" w:lineRule="auto"/>
              <w:jc w:val="center"/>
            </w:pPr>
            <w:r w:rsidRPr="00232975">
              <w:rPr>
                <w:color w:val="000000"/>
                <w:lang w:eastAsia="hi-IN"/>
              </w:rPr>
              <w:t>5%</w:t>
            </w: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297C4BA"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736301C9"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84883A4" w14:textId="77777777" w:rsidR="00EA00BB" w:rsidRPr="00232975" w:rsidRDefault="00EA00BB">
            <w:pPr>
              <w:pStyle w:val="Standard"/>
              <w:spacing w:line="276" w:lineRule="auto"/>
              <w:jc w:val="center"/>
            </w:pPr>
          </w:p>
        </w:tc>
      </w:tr>
      <w:tr w:rsidR="00EA00BB" w:rsidRPr="00232975" w14:paraId="143DA4FC" w14:textId="7777777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7B3BDD8B" w14:textId="77777777" w:rsidR="00EA00BB" w:rsidRPr="00232975" w:rsidRDefault="00EA00BB">
            <w:pPr>
              <w:pStyle w:val="Standard"/>
              <w:spacing w:line="276" w:lineRule="auto"/>
              <w:jc w:val="center"/>
            </w:pPr>
            <w:r w:rsidRPr="00232975">
              <w:rPr>
                <w:color w:val="000000"/>
                <w:lang w:eastAsia="hi-IN"/>
              </w:rPr>
              <w:t>Implementación</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2AF0892" w14:textId="77777777" w:rsidR="00EA00BB" w:rsidRPr="00232975" w:rsidRDefault="00EA00BB">
            <w:pPr>
              <w:pStyle w:val="Standard"/>
              <w:spacing w:line="276" w:lineRule="auto"/>
              <w:jc w:val="center"/>
            </w:pPr>
            <w:r w:rsidRPr="00232975">
              <w:rPr>
                <w:color w:val="000000"/>
                <w:lang w:eastAsia="hi-IN"/>
              </w:rPr>
              <w:t>5%</w:t>
            </w: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FE8923E"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83F401F"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D8BB8CF" w14:textId="77777777" w:rsidR="00EA00BB" w:rsidRPr="00232975" w:rsidRDefault="00EA00BB">
            <w:pPr>
              <w:pStyle w:val="Standard"/>
              <w:spacing w:line="276" w:lineRule="auto"/>
              <w:jc w:val="center"/>
            </w:pPr>
          </w:p>
        </w:tc>
      </w:tr>
      <w:tr w:rsidR="00EA00BB" w:rsidRPr="00232975" w14:paraId="7C3B22FF" w14:textId="7777777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BEF0B7A" w14:textId="77777777" w:rsidR="00EA00BB" w:rsidRPr="00232975" w:rsidRDefault="00EA00BB">
            <w:pPr>
              <w:pStyle w:val="Standard"/>
              <w:spacing w:line="276" w:lineRule="auto"/>
              <w:jc w:val="center"/>
            </w:pPr>
            <w:r w:rsidRPr="00232975">
              <w:rPr>
                <w:color w:val="000000"/>
                <w:lang w:eastAsia="hi-IN"/>
              </w:rPr>
              <w:t>VAEP</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C97F613" w14:textId="77777777" w:rsidR="00EA00BB" w:rsidRPr="00232975" w:rsidRDefault="00EA00BB">
            <w:pPr>
              <w:pStyle w:val="Standard"/>
              <w:spacing w:line="276" w:lineRule="auto"/>
              <w:jc w:val="center"/>
              <w:rPr>
                <w:color w:val="000000"/>
                <w:lang w:eastAsia="hi-IN"/>
              </w:rPr>
            </w:pP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CC81DEE" w14:textId="77777777" w:rsidR="00EA00BB" w:rsidRPr="00232975" w:rsidRDefault="00EA00BB">
            <w:pPr>
              <w:pStyle w:val="Standard"/>
              <w:spacing w:line="276" w:lineRule="auto"/>
              <w:jc w:val="center"/>
              <w:rPr>
                <w:color w:val="000000"/>
                <w:lang w:eastAsia="hi-IN"/>
              </w:rP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43103F0" w14:textId="77777777" w:rsidR="00EA00BB" w:rsidRPr="00232975" w:rsidRDefault="00EA00BB">
            <w:pPr>
              <w:pStyle w:val="Standard"/>
              <w:spacing w:line="276" w:lineRule="auto"/>
              <w:jc w:val="center"/>
              <w:rPr>
                <w:color w:val="000000"/>
                <w:lang w:eastAsia="hi-IN"/>
              </w:rP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770C4D0" w14:textId="77777777" w:rsidR="00EA00BB" w:rsidRPr="00232975" w:rsidRDefault="00EA00BB">
            <w:pPr>
              <w:pStyle w:val="Standard"/>
              <w:spacing w:line="276" w:lineRule="auto"/>
              <w:jc w:val="center"/>
            </w:pPr>
          </w:p>
        </w:tc>
      </w:tr>
    </w:tbl>
    <w:p w14:paraId="03BA7CC3" w14:textId="77777777" w:rsidR="00EA00BB" w:rsidRPr="00232975" w:rsidRDefault="00EA00BB" w:rsidP="00EA00BB">
      <w:pPr>
        <w:pStyle w:val="Standard"/>
        <w:spacing w:line="276" w:lineRule="auto"/>
        <w:jc w:val="both"/>
        <w:rPr>
          <w:color w:val="000000"/>
          <w:lang w:eastAsia="hi-IN"/>
        </w:rPr>
      </w:pPr>
    </w:p>
    <w:p w14:paraId="2450FC83" w14:textId="77777777" w:rsidR="00EA00BB" w:rsidRPr="00232975" w:rsidRDefault="00EA00BB" w:rsidP="00EA00BB">
      <w:pPr>
        <w:pStyle w:val="Standard"/>
        <w:spacing w:line="276" w:lineRule="auto"/>
        <w:jc w:val="both"/>
      </w:pPr>
      <w:r w:rsidRPr="00232975">
        <w:rPr>
          <w:color w:val="000000"/>
          <w:lang w:eastAsia="hi-IN"/>
        </w:rPr>
        <w:t>VAEP = ____ %</w:t>
      </w:r>
    </w:p>
    <w:p w14:paraId="51F405DB" w14:textId="77777777" w:rsidR="00EA00BB" w:rsidRPr="00232975" w:rsidRDefault="00EA00BB" w:rsidP="00EA00BB">
      <w:pPr>
        <w:pStyle w:val="Standard"/>
        <w:spacing w:line="276" w:lineRule="auto"/>
        <w:jc w:val="both"/>
        <w:rPr>
          <w:color w:val="000000"/>
          <w:lang w:eastAsia="hi-IN"/>
        </w:rPr>
      </w:pPr>
    </w:p>
    <w:p w14:paraId="19917B5A" w14:textId="77777777" w:rsidR="00EA00BB" w:rsidRPr="00232975" w:rsidRDefault="00EA00BB" w:rsidP="00EA00BB">
      <w:pPr>
        <w:pStyle w:val="Standard"/>
        <w:spacing w:line="276" w:lineRule="auto"/>
        <w:jc w:val="both"/>
      </w:pPr>
      <w:proofErr w:type="gramStart"/>
      <w:r w:rsidRPr="00232975">
        <w:rPr>
          <w:color w:val="000000"/>
          <w:lang w:eastAsia="hi-IN"/>
        </w:rPr>
        <w:t>a  =</w:t>
      </w:r>
      <w:proofErr w:type="gramEnd"/>
      <w:r w:rsidRPr="00232975">
        <w:rPr>
          <w:color w:val="000000"/>
          <w:lang w:eastAsia="hi-IN"/>
        </w:rPr>
        <w:t xml:space="preserve">  Ponderación de cada proceso del desarrollo del software (fijo)</w:t>
      </w:r>
    </w:p>
    <w:p w14:paraId="7D35E889" w14:textId="77777777" w:rsidR="00EA00BB" w:rsidRPr="00232975" w:rsidRDefault="00EA00BB" w:rsidP="00EA00BB">
      <w:pPr>
        <w:pStyle w:val="Standard"/>
        <w:spacing w:line="276" w:lineRule="auto"/>
        <w:jc w:val="both"/>
      </w:pPr>
      <w:r w:rsidRPr="00232975">
        <w:rPr>
          <w:color w:val="000000"/>
          <w:lang w:eastAsia="hi-IN"/>
        </w:rPr>
        <w:t>b = Número de personas ecuatorianas contratadas que participan en cada proceso del desarrollo del software</w:t>
      </w:r>
    </w:p>
    <w:p w14:paraId="1826BC7E" w14:textId="77777777" w:rsidR="00EA00BB" w:rsidRPr="00232975" w:rsidRDefault="00EA00BB" w:rsidP="00EA00BB">
      <w:pPr>
        <w:pStyle w:val="Standard"/>
        <w:spacing w:line="276" w:lineRule="auto"/>
        <w:jc w:val="both"/>
        <w:rPr>
          <w:color w:val="000000"/>
          <w:lang w:eastAsia="hi-IN"/>
        </w:rPr>
      </w:pPr>
      <w:r w:rsidRPr="00232975">
        <w:rPr>
          <w:color w:val="000000"/>
          <w:lang w:eastAsia="hi-IN"/>
        </w:rPr>
        <w:t>c = Número de personas extranjeras contratadas que participan en cada proceso del desarrollo del software</w:t>
      </w:r>
    </w:p>
    <w:p w14:paraId="2119F6D5" w14:textId="782F7D6B" w:rsidR="00EA00BB" w:rsidRPr="00232975" w:rsidRDefault="00EA00BB" w:rsidP="00EA00BB">
      <w:pPr>
        <w:pStyle w:val="Standard"/>
        <w:spacing w:line="276" w:lineRule="auto"/>
        <w:jc w:val="both"/>
        <w:rPr>
          <w:color w:val="000000"/>
          <w:lang w:eastAsia="hi-IN"/>
        </w:rPr>
      </w:pPr>
      <w:r w:rsidRPr="00232975">
        <w:rPr>
          <w:color w:val="000000"/>
          <w:lang w:eastAsia="hi-IN"/>
        </w:rPr>
        <w:t xml:space="preserve">VAEP = Resultado de la fórmula </w:t>
      </w:r>
      <m:oMath>
        <m:r>
          <w:rPr>
            <w:rFonts w:ascii="Cambria Math" w:hAnsi="Cambria Math"/>
            <w:color w:val="000000"/>
            <w:sz w:val="24"/>
            <w:szCs w:val="24"/>
            <w:lang w:eastAsia="hi-IN"/>
          </w:rPr>
          <m:t>VAEP=</m:t>
        </m:r>
        <m:nary>
          <m:naryPr>
            <m:chr m:val="∑"/>
            <m:limLoc m:val="undOvr"/>
            <m:subHide m:val="1"/>
            <m:supHide m:val="1"/>
            <m:ctrlPr>
              <w:rPr>
                <w:rFonts w:ascii="Cambria Math" w:hAnsi="Cambria Math"/>
                <w:i/>
                <w:color w:val="000000"/>
                <w:sz w:val="24"/>
                <w:szCs w:val="24"/>
                <w:lang w:eastAsia="hi-IN"/>
              </w:rPr>
            </m:ctrlPr>
          </m:naryPr>
          <m:sub/>
          <m:sup/>
          <m:e>
            <m:d>
              <m:dPr>
                <m:ctrlPr>
                  <w:rPr>
                    <w:rFonts w:ascii="Cambria Math" w:hAnsi="Cambria Math"/>
                    <w:i/>
                    <w:color w:val="000000"/>
                    <w:sz w:val="24"/>
                    <w:szCs w:val="24"/>
                    <w:lang w:eastAsia="hi-IN"/>
                  </w:rPr>
                </m:ctrlPr>
              </m:dPr>
              <m:e>
                <m:r>
                  <w:rPr>
                    <w:rFonts w:ascii="Cambria Math" w:hAnsi="Cambria Math"/>
                    <w:color w:val="000000"/>
                    <w:sz w:val="24"/>
                    <w:szCs w:val="24"/>
                    <w:lang w:eastAsia="hi-IN"/>
                  </w:rPr>
                  <m:t>a×</m:t>
                </m:r>
                <m:f>
                  <m:fPr>
                    <m:ctrlPr>
                      <w:rPr>
                        <w:rFonts w:ascii="Cambria Math" w:hAnsi="Cambria Math"/>
                        <w:i/>
                        <w:color w:val="000000"/>
                        <w:sz w:val="24"/>
                        <w:szCs w:val="24"/>
                        <w:lang w:eastAsia="hi-IN"/>
                      </w:rPr>
                    </m:ctrlPr>
                  </m:fPr>
                  <m:num>
                    <m:r>
                      <w:rPr>
                        <w:rFonts w:ascii="Cambria Math" w:hAnsi="Cambria Math"/>
                        <w:color w:val="000000"/>
                        <w:sz w:val="24"/>
                        <w:szCs w:val="24"/>
                        <w:lang w:eastAsia="hi-IN"/>
                      </w:rPr>
                      <m:t>b</m:t>
                    </m:r>
                  </m:num>
                  <m:den>
                    <m:d>
                      <m:dPr>
                        <m:ctrlPr>
                          <w:rPr>
                            <w:rFonts w:ascii="Cambria Math" w:hAnsi="Cambria Math"/>
                            <w:i/>
                            <w:color w:val="000000"/>
                            <w:sz w:val="24"/>
                            <w:szCs w:val="24"/>
                            <w:lang w:eastAsia="hi-IN"/>
                          </w:rPr>
                        </m:ctrlPr>
                      </m:dPr>
                      <m:e>
                        <m:r>
                          <w:rPr>
                            <w:rFonts w:ascii="Cambria Math" w:hAnsi="Cambria Math"/>
                            <w:color w:val="000000"/>
                            <w:sz w:val="24"/>
                            <w:szCs w:val="24"/>
                            <w:lang w:eastAsia="hi-IN"/>
                          </w:rPr>
                          <m:t>b+c</m:t>
                        </m:r>
                      </m:e>
                    </m:d>
                  </m:den>
                </m:f>
              </m:e>
            </m:d>
          </m:e>
        </m:nary>
      </m:oMath>
    </w:p>
    <w:p w14:paraId="7C1F00AC" w14:textId="77777777" w:rsidR="00EA00BB" w:rsidRPr="00232975" w:rsidRDefault="00EA00BB" w:rsidP="00EA00BB">
      <w:pPr>
        <w:pStyle w:val="Standard"/>
        <w:spacing w:line="276" w:lineRule="auto"/>
        <w:jc w:val="both"/>
      </w:pPr>
    </w:p>
    <w:p w14:paraId="4C69C8A2" w14:textId="77777777" w:rsidR="00EA00BB" w:rsidRPr="00232975" w:rsidRDefault="00EA00BB" w:rsidP="00EA00BB">
      <w:pPr>
        <w:pStyle w:val="Standard"/>
        <w:spacing w:line="276" w:lineRule="auto"/>
        <w:jc w:val="both"/>
        <w:rPr>
          <w:color w:val="000000"/>
          <w:lang w:eastAsia="hi-IN"/>
        </w:rPr>
      </w:pPr>
      <w:r w:rsidRPr="00232975">
        <w:rPr>
          <w:bCs/>
          <w:lang w:eastAsia="hi-IN"/>
        </w:rPr>
        <w:t xml:space="preserve">3.- </w:t>
      </w:r>
      <w:r w:rsidRPr="00232975">
        <w:rPr>
          <w:lang w:eastAsia="hi-IN"/>
        </w:rPr>
        <w:t>Por favor llenar la siguiente tabla</w:t>
      </w:r>
      <w:r w:rsidRPr="00232975">
        <w:rPr>
          <w:bCs/>
          <w:lang w:eastAsia="hi-IN"/>
        </w:rPr>
        <w:t xml:space="preserve"> para </w:t>
      </w:r>
      <w:r w:rsidRPr="00232975">
        <w:rPr>
          <w:lang w:eastAsia="hi-IN"/>
        </w:rPr>
        <w:t xml:space="preserve">otros servicios prestados en los que no se considere el desarrollo de software </w:t>
      </w:r>
      <w:r w:rsidRPr="00232975">
        <w:rPr>
          <w:bCs/>
          <w:lang w:eastAsia="hi-IN"/>
        </w:rPr>
        <w:t xml:space="preserve">(excepto consultoría para el desarrollo de software y, adquisición de </w:t>
      </w:r>
      <w:r w:rsidRPr="00232975">
        <w:rPr>
          <w:bCs/>
          <w:color w:val="000000"/>
          <w:lang w:eastAsia="hi-IN"/>
        </w:rPr>
        <w:t>software):</w:t>
      </w:r>
    </w:p>
    <w:p w14:paraId="1142DC53" w14:textId="77777777" w:rsidR="00EA00BB" w:rsidRPr="00232975" w:rsidRDefault="00EA00BB" w:rsidP="00EA00BB">
      <w:pPr>
        <w:pStyle w:val="Standard"/>
        <w:spacing w:line="276" w:lineRule="auto"/>
        <w:jc w:val="both"/>
        <w:rPr>
          <w:color w:val="000000"/>
          <w:lang w:eastAsia="hi-IN"/>
        </w:rPr>
      </w:pPr>
    </w:p>
    <w:tbl>
      <w:tblPr>
        <w:tblW w:w="9241" w:type="dxa"/>
        <w:tblInd w:w="-5" w:type="dxa"/>
        <w:tblLayout w:type="fixed"/>
        <w:tblLook w:val="0000" w:firstRow="0" w:lastRow="0" w:firstColumn="0" w:lastColumn="0" w:noHBand="0" w:noVBand="0"/>
      </w:tblPr>
      <w:tblGrid>
        <w:gridCol w:w="1757"/>
        <w:gridCol w:w="1928"/>
        <w:gridCol w:w="1928"/>
        <w:gridCol w:w="1814"/>
        <w:gridCol w:w="1814"/>
      </w:tblGrid>
      <w:tr w:rsidR="00EA00BB" w:rsidRPr="00232975" w14:paraId="4948D2F9" w14:textId="77777777">
        <w:tc>
          <w:tcPr>
            <w:tcW w:w="1757"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D0B1E17" w14:textId="77777777" w:rsidR="00EA00BB" w:rsidRPr="00232975" w:rsidRDefault="00EA00BB">
            <w:pPr>
              <w:pStyle w:val="Standard"/>
              <w:spacing w:line="276" w:lineRule="auto"/>
              <w:jc w:val="center"/>
            </w:pPr>
            <w:r w:rsidRPr="00232975">
              <w:rPr>
                <w:color w:val="000000"/>
                <w:lang w:eastAsia="hi-IN"/>
              </w:rPr>
              <w:t>SERVICIO</w:t>
            </w: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E8E2C33" w14:textId="77777777" w:rsidR="00EA00BB" w:rsidRPr="00232975" w:rsidRDefault="00EA00BB">
            <w:pPr>
              <w:pStyle w:val="Standard"/>
              <w:spacing w:line="276" w:lineRule="auto"/>
              <w:jc w:val="center"/>
            </w:pPr>
            <w:r w:rsidRPr="00232975">
              <w:rPr>
                <w:color w:val="000000"/>
                <w:lang w:eastAsia="hi-IN"/>
              </w:rPr>
              <w:t>PONDERACIÓN* (a)</w:t>
            </w: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F42842E" w14:textId="77777777" w:rsidR="00EA00BB" w:rsidRPr="00232975" w:rsidRDefault="00EA00BB">
            <w:pPr>
              <w:pStyle w:val="Standard"/>
              <w:spacing w:line="276" w:lineRule="auto"/>
              <w:jc w:val="center"/>
            </w:pPr>
            <w:r w:rsidRPr="00232975">
              <w:rPr>
                <w:color w:val="000000"/>
                <w:lang w:eastAsia="hi-IN"/>
              </w:rPr>
              <w:t>ECUATORIANOS (b)</w:t>
            </w: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5D5C8E0" w14:textId="77777777" w:rsidR="00EA00BB" w:rsidRPr="00232975" w:rsidRDefault="00EA00BB">
            <w:pPr>
              <w:pStyle w:val="Standard"/>
              <w:spacing w:line="276" w:lineRule="auto"/>
              <w:jc w:val="center"/>
              <w:rPr>
                <w:color w:val="000000"/>
                <w:lang w:eastAsia="hi-IN"/>
              </w:rPr>
            </w:pPr>
            <w:r w:rsidRPr="00232975">
              <w:rPr>
                <w:color w:val="000000"/>
                <w:lang w:eastAsia="hi-IN"/>
              </w:rPr>
              <w:t>EXTRANJEROS</w:t>
            </w:r>
          </w:p>
          <w:p w14:paraId="5588366E" w14:textId="77777777" w:rsidR="00EA00BB" w:rsidRPr="00232975" w:rsidRDefault="00EA00BB">
            <w:pPr>
              <w:pStyle w:val="Standard"/>
              <w:spacing w:line="276" w:lineRule="auto"/>
              <w:jc w:val="center"/>
            </w:pPr>
            <w:r w:rsidRPr="00232975">
              <w:rPr>
                <w:color w:val="000000"/>
                <w:lang w:eastAsia="hi-IN"/>
              </w:rPr>
              <w:t>(c)</w:t>
            </w: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59CF9DE" w14:textId="77777777" w:rsidR="00EA00BB" w:rsidRPr="00232975" w:rsidRDefault="00EA00BB">
            <w:pPr>
              <w:pStyle w:val="Standard"/>
              <w:spacing w:line="276" w:lineRule="auto"/>
              <w:jc w:val="center"/>
              <w:rPr>
                <w:color w:val="000000"/>
                <w:lang w:eastAsia="hi-IN"/>
              </w:rPr>
            </w:pPr>
            <w:r w:rsidRPr="00232975">
              <w:rPr>
                <w:color w:val="000000"/>
                <w:lang w:eastAsia="hi-IN"/>
              </w:rPr>
              <w:t xml:space="preserve">% ECUATORIANO </w:t>
            </w:r>
          </w:p>
          <w:p w14:paraId="522AA6AB" w14:textId="77777777" w:rsidR="00EA00BB" w:rsidRPr="00232975" w:rsidRDefault="00EA00BB">
            <w:pPr>
              <w:pStyle w:val="Standard"/>
              <w:spacing w:line="276" w:lineRule="auto"/>
              <w:jc w:val="center"/>
            </w:pPr>
            <w:r w:rsidRPr="00232975">
              <w:rPr>
                <w:color w:val="000000"/>
                <w:lang w:eastAsia="hi-IN"/>
              </w:rPr>
              <w:t>(a x b/(</w:t>
            </w:r>
            <w:proofErr w:type="spellStart"/>
            <w:r w:rsidRPr="00232975">
              <w:rPr>
                <w:color w:val="000000"/>
                <w:lang w:eastAsia="hi-IN"/>
              </w:rPr>
              <w:t>b+c</w:t>
            </w:r>
            <w:proofErr w:type="spellEnd"/>
            <w:r w:rsidRPr="00232975">
              <w:rPr>
                <w:color w:val="000000"/>
                <w:lang w:eastAsia="hi-IN"/>
              </w:rPr>
              <w:t>))</w:t>
            </w:r>
          </w:p>
        </w:tc>
      </w:tr>
      <w:tr w:rsidR="00EA00BB" w:rsidRPr="00232975" w14:paraId="7C652FDD" w14:textId="77777777">
        <w:tc>
          <w:tcPr>
            <w:tcW w:w="1757"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9D28708"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C92F8F3"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5D656136" w14:textId="77777777" w:rsidR="00EA00BB" w:rsidRPr="00232975" w:rsidRDefault="00EA00BB">
            <w:pPr>
              <w:pStyle w:val="Standard"/>
              <w:spacing w:line="276" w:lineRule="auto"/>
              <w:jc w:val="center"/>
            </w:pP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54F33DB" w14:textId="77777777" w:rsidR="00EA00BB" w:rsidRPr="00232975" w:rsidRDefault="00EA00BB">
            <w:pPr>
              <w:pStyle w:val="Standard"/>
              <w:spacing w:line="276" w:lineRule="auto"/>
              <w:jc w:val="center"/>
            </w:pP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A8506DE" w14:textId="77777777" w:rsidR="00EA00BB" w:rsidRPr="00232975" w:rsidRDefault="00EA00BB">
            <w:pPr>
              <w:pStyle w:val="Standard"/>
              <w:spacing w:line="276" w:lineRule="auto"/>
              <w:jc w:val="center"/>
            </w:pPr>
          </w:p>
        </w:tc>
      </w:tr>
      <w:tr w:rsidR="00EA00BB" w:rsidRPr="00232975" w14:paraId="4FD75573" w14:textId="77777777">
        <w:tc>
          <w:tcPr>
            <w:tcW w:w="1757"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50EA1A7C"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006E1C9" w14:textId="77777777" w:rsidR="00EA00BB" w:rsidRPr="00232975" w:rsidRDefault="00EA00BB">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310B495" w14:textId="77777777" w:rsidR="00EA00BB" w:rsidRPr="00232975" w:rsidRDefault="00EA00BB">
            <w:pPr>
              <w:pStyle w:val="Standard"/>
              <w:spacing w:line="276" w:lineRule="auto"/>
              <w:jc w:val="center"/>
            </w:pP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2ECACCC" w14:textId="77777777" w:rsidR="00EA00BB" w:rsidRPr="00232975" w:rsidRDefault="00EA00BB">
            <w:pPr>
              <w:pStyle w:val="Standard"/>
              <w:spacing w:line="276" w:lineRule="auto"/>
              <w:jc w:val="center"/>
            </w:pP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CADBA78" w14:textId="77777777" w:rsidR="00EA00BB" w:rsidRPr="00232975" w:rsidRDefault="00EA00BB">
            <w:pPr>
              <w:pStyle w:val="Standard"/>
              <w:spacing w:line="276" w:lineRule="auto"/>
              <w:jc w:val="center"/>
            </w:pPr>
          </w:p>
        </w:tc>
      </w:tr>
      <w:tr w:rsidR="00EA00BB" w:rsidRPr="00232975" w14:paraId="4C8F494D" w14:textId="77777777">
        <w:tc>
          <w:tcPr>
            <w:tcW w:w="1757"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2F5FE0A" w14:textId="77777777" w:rsidR="00EA00BB" w:rsidRPr="00232975" w:rsidRDefault="00EA00BB">
            <w:pPr>
              <w:pStyle w:val="Standard"/>
              <w:spacing w:line="276" w:lineRule="auto"/>
              <w:jc w:val="center"/>
              <w:rPr>
                <w:b/>
                <w:color w:val="FF0000"/>
              </w:rPr>
            </w:pPr>
            <w:r w:rsidRPr="00232975">
              <w:rPr>
                <w:b/>
                <w:color w:val="FF0000"/>
                <w:lang w:eastAsia="hi-IN"/>
              </w:rPr>
              <w:t>VAES</w:t>
            </w: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21F7045" w14:textId="77777777" w:rsidR="00EA00BB" w:rsidRPr="00232975" w:rsidRDefault="00EA00BB">
            <w:pPr>
              <w:pStyle w:val="Standard"/>
              <w:spacing w:line="276" w:lineRule="auto"/>
              <w:jc w:val="center"/>
              <w:rPr>
                <w:b/>
                <w:color w:val="FF0000"/>
                <w:lang w:eastAsia="hi-IN"/>
              </w:rP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B22C81C" w14:textId="77777777" w:rsidR="00EA00BB" w:rsidRPr="00232975" w:rsidRDefault="00EA00BB">
            <w:pPr>
              <w:pStyle w:val="Standard"/>
              <w:spacing w:line="276" w:lineRule="auto"/>
              <w:jc w:val="center"/>
              <w:rPr>
                <w:b/>
                <w:color w:val="FF0000"/>
                <w:lang w:eastAsia="hi-IN"/>
              </w:rPr>
            </w:pP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506380C3" w14:textId="77777777" w:rsidR="00EA00BB" w:rsidRPr="00232975" w:rsidRDefault="00EA00BB">
            <w:pPr>
              <w:pStyle w:val="Standard"/>
              <w:spacing w:line="276" w:lineRule="auto"/>
              <w:jc w:val="center"/>
              <w:rPr>
                <w:b/>
                <w:color w:val="FF0000"/>
                <w:lang w:eastAsia="hi-IN"/>
              </w:rPr>
            </w:pP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44F9838" w14:textId="77777777" w:rsidR="00EA00BB" w:rsidRPr="00232975" w:rsidRDefault="00EA00BB">
            <w:pPr>
              <w:pStyle w:val="Standard"/>
              <w:spacing w:line="276" w:lineRule="auto"/>
              <w:jc w:val="center"/>
              <w:rPr>
                <w:b/>
                <w:color w:val="FF0000"/>
              </w:rPr>
            </w:pPr>
          </w:p>
        </w:tc>
      </w:tr>
    </w:tbl>
    <w:p w14:paraId="2FFBE837" w14:textId="77777777" w:rsidR="00EA00BB" w:rsidRPr="00232975" w:rsidRDefault="00EA00BB" w:rsidP="00EA00BB">
      <w:pPr>
        <w:pStyle w:val="Standard"/>
        <w:spacing w:line="276" w:lineRule="auto"/>
        <w:jc w:val="both"/>
        <w:rPr>
          <w:color w:val="000000"/>
          <w:lang w:eastAsia="hi-IN"/>
        </w:rPr>
      </w:pPr>
      <w:r w:rsidRPr="00232975">
        <w:rPr>
          <w:color w:val="000000"/>
          <w:lang w:eastAsia="hi-IN"/>
        </w:rPr>
        <w:t xml:space="preserve">* El número de servicios a calificar será variable y determinado por la entidad contratante conforme el alcance y objeto de contratación. Por tanto, la ponderación variará, </w:t>
      </w:r>
      <w:proofErr w:type="gramStart"/>
      <w:r w:rsidRPr="00232975">
        <w:rPr>
          <w:color w:val="000000"/>
          <w:lang w:eastAsia="hi-IN"/>
        </w:rPr>
        <w:t>de acuerdo a</w:t>
      </w:r>
      <w:proofErr w:type="gramEnd"/>
      <w:r w:rsidRPr="00232975">
        <w:rPr>
          <w:color w:val="000000"/>
          <w:lang w:eastAsia="hi-IN"/>
        </w:rPr>
        <w:t xml:space="preserve"> la fórmula 100/n.</w:t>
      </w:r>
    </w:p>
    <w:p w14:paraId="6E084644" w14:textId="77777777" w:rsidR="00EA00BB" w:rsidRPr="00232975" w:rsidRDefault="00EA00BB" w:rsidP="00EA00BB">
      <w:pPr>
        <w:pStyle w:val="Standard"/>
        <w:spacing w:line="276" w:lineRule="auto"/>
        <w:jc w:val="both"/>
        <w:rPr>
          <w:color w:val="000000"/>
          <w:lang w:eastAsia="hi-IN"/>
        </w:rPr>
      </w:pPr>
    </w:p>
    <w:p w14:paraId="4E7C990F" w14:textId="77777777" w:rsidR="00EA00BB" w:rsidRPr="00232975" w:rsidRDefault="00EA00BB" w:rsidP="00EA00BB">
      <w:pPr>
        <w:pStyle w:val="Standard"/>
        <w:spacing w:line="276" w:lineRule="auto"/>
        <w:jc w:val="both"/>
        <w:rPr>
          <w:color w:val="000000"/>
          <w:lang w:eastAsia="hi-IN"/>
        </w:rPr>
      </w:pPr>
      <w:r w:rsidRPr="00232975">
        <w:rPr>
          <w:color w:val="000000"/>
          <w:lang w:eastAsia="hi-IN"/>
        </w:rPr>
        <w:t xml:space="preserve">VAEP = ____ %  </w:t>
      </w:r>
    </w:p>
    <w:p w14:paraId="1D08C61E" w14:textId="77777777" w:rsidR="00EA00BB" w:rsidRPr="00232975" w:rsidRDefault="00EA00BB" w:rsidP="00EA00BB">
      <w:pPr>
        <w:pStyle w:val="Standard"/>
        <w:spacing w:line="276" w:lineRule="auto"/>
        <w:jc w:val="both"/>
      </w:pPr>
      <w:r w:rsidRPr="00232975">
        <w:rPr>
          <w:color w:val="000000"/>
          <w:lang w:eastAsia="hi-IN"/>
        </w:rPr>
        <w:t>VAES = ____ %</w:t>
      </w:r>
    </w:p>
    <w:p w14:paraId="74A5356D" w14:textId="77777777" w:rsidR="00EA00BB" w:rsidRPr="00232975" w:rsidRDefault="00EA00BB" w:rsidP="00EA00BB">
      <w:pPr>
        <w:pStyle w:val="Standard"/>
        <w:spacing w:line="276" w:lineRule="auto"/>
        <w:jc w:val="both"/>
        <w:rPr>
          <w:b/>
          <w:bCs/>
          <w:color w:val="000000"/>
          <w:lang w:eastAsia="hi-IN"/>
        </w:rPr>
      </w:pPr>
    </w:p>
    <w:p w14:paraId="00FF9036" w14:textId="77777777" w:rsidR="00EA00BB" w:rsidRPr="00232975" w:rsidRDefault="00EA00BB" w:rsidP="00EA00BB">
      <w:pPr>
        <w:pStyle w:val="Standard"/>
        <w:spacing w:line="276" w:lineRule="auto"/>
        <w:jc w:val="both"/>
        <w:rPr>
          <w:color w:val="000000"/>
          <w:lang w:eastAsia="hi-IN"/>
        </w:rPr>
      </w:pPr>
      <w:r w:rsidRPr="00232975">
        <w:rPr>
          <w:color w:val="000000"/>
          <w:lang w:eastAsia="hi-IN"/>
        </w:rPr>
        <w:t>SERVICIO = Tipo de servicio de software que se está ofertando.</w:t>
      </w:r>
    </w:p>
    <w:p w14:paraId="674C1399" w14:textId="77777777" w:rsidR="00EA00BB" w:rsidRPr="00232975" w:rsidRDefault="00EA00BB" w:rsidP="00EA00BB">
      <w:pPr>
        <w:pStyle w:val="Standard"/>
        <w:spacing w:line="276" w:lineRule="auto"/>
        <w:jc w:val="both"/>
      </w:pPr>
      <w:proofErr w:type="gramStart"/>
      <w:r w:rsidRPr="00232975">
        <w:rPr>
          <w:color w:val="000000"/>
          <w:lang w:eastAsia="hi-IN"/>
        </w:rPr>
        <w:t>a  =</w:t>
      </w:r>
      <w:proofErr w:type="gramEnd"/>
      <w:r w:rsidRPr="00232975">
        <w:rPr>
          <w:color w:val="000000"/>
          <w:lang w:eastAsia="hi-IN"/>
        </w:rPr>
        <w:t xml:space="preserve"> Ponderación de cada servicio de software (100/número de servicios).</w:t>
      </w:r>
    </w:p>
    <w:p w14:paraId="6C98C652" w14:textId="77777777" w:rsidR="00EA00BB" w:rsidRPr="00232975" w:rsidRDefault="00EA00BB" w:rsidP="00EA00BB">
      <w:pPr>
        <w:pStyle w:val="Standard"/>
        <w:spacing w:line="276" w:lineRule="auto"/>
        <w:jc w:val="both"/>
      </w:pPr>
      <w:r w:rsidRPr="00232975">
        <w:rPr>
          <w:color w:val="000000"/>
          <w:lang w:eastAsia="hi-IN"/>
        </w:rPr>
        <w:t>b = Número de personas contratadas nacionales que participan en la prestación de cada servicio de software de su oferta.</w:t>
      </w:r>
    </w:p>
    <w:p w14:paraId="3BFD391E" w14:textId="77777777" w:rsidR="00EA00BB" w:rsidRPr="00232975" w:rsidRDefault="00EA00BB" w:rsidP="00EA00BB">
      <w:pPr>
        <w:pStyle w:val="Standard"/>
        <w:spacing w:line="276" w:lineRule="auto"/>
        <w:jc w:val="both"/>
        <w:rPr>
          <w:color w:val="000000"/>
          <w:lang w:eastAsia="hi-IN"/>
        </w:rPr>
      </w:pPr>
      <w:r w:rsidRPr="00232975">
        <w:rPr>
          <w:color w:val="000000"/>
          <w:lang w:eastAsia="hi-IN"/>
        </w:rPr>
        <w:t>c = Número de personas contratadas extranjeras que participan en la prestación de cada servicio de software de su oferta.</w:t>
      </w:r>
    </w:p>
    <w:p w14:paraId="7C84FB27" w14:textId="77777777" w:rsidR="00EA00BB" w:rsidRPr="00232975" w:rsidRDefault="00EA00BB" w:rsidP="00EA00BB">
      <w:pPr>
        <w:pStyle w:val="Standard"/>
        <w:spacing w:line="276" w:lineRule="auto"/>
        <w:jc w:val="both"/>
      </w:pPr>
    </w:p>
    <w:p w14:paraId="14A3FD68" w14:textId="19703EC6" w:rsidR="00EA00BB" w:rsidRPr="00232975" w:rsidRDefault="00EA00BB" w:rsidP="00EA00BB">
      <w:pPr>
        <w:pStyle w:val="Standard"/>
        <w:spacing w:line="276" w:lineRule="auto"/>
        <w:jc w:val="both"/>
        <w:rPr>
          <w:lang w:eastAsia="hi-IN"/>
        </w:rPr>
      </w:pPr>
      <w:r w:rsidRPr="00232975">
        <w:rPr>
          <w:bCs/>
          <w:lang w:eastAsia="hi-IN"/>
        </w:rPr>
        <w:t xml:space="preserve">VAEP = Resultado de la fórmula, </w:t>
      </w:r>
      <m:oMath>
        <m:r>
          <w:rPr>
            <w:rFonts w:ascii="Cambria Math" w:hAnsi="Cambria Math"/>
            <w:sz w:val="24"/>
            <w:szCs w:val="24"/>
            <w:lang w:eastAsia="hi-IN"/>
          </w:rPr>
          <m:t>VAEP=</m:t>
        </m:r>
        <m:nary>
          <m:naryPr>
            <m:chr m:val="∑"/>
            <m:limLoc m:val="undOvr"/>
            <m:subHide m:val="1"/>
            <m:supHide m:val="1"/>
            <m:ctrlPr>
              <w:rPr>
                <w:rFonts w:ascii="Cambria Math" w:hAnsi="Cambria Math"/>
                <w:i/>
                <w:sz w:val="24"/>
                <w:szCs w:val="24"/>
                <w:lang w:eastAsia="hi-IN"/>
              </w:rPr>
            </m:ctrlPr>
          </m:naryPr>
          <m:sub/>
          <m:sup/>
          <m:e>
            <m:d>
              <m:dPr>
                <m:ctrlPr>
                  <w:rPr>
                    <w:rFonts w:ascii="Cambria Math" w:hAnsi="Cambria Math"/>
                    <w:i/>
                    <w:sz w:val="24"/>
                    <w:szCs w:val="24"/>
                    <w:lang w:eastAsia="hi-IN"/>
                  </w:rPr>
                </m:ctrlPr>
              </m:dPr>
              <m:e>
                <m:r>
                  <w:rPr>
                    <w:rFonts w:ascii="Cambria Math" w:hAnsi="Cambria Math"/>
                    <w:sz w:val="24"/>
                    <w:szCs w:val="24"/>
                    <w:lang w:eastAsia="hi-IN"/>
                  </w:rPr>
                  <m:t>a×</m:t>
                </m:r>
                <m:f>
                  <m:fPr>
                    <m:ctrlPr>
                      <w:rPr>
                        <w:rFonts w:ascii="Cambria Math" w:hAnsi="Cambria Math"/>
                        <w:i/>
                        <w:sz w:val="24"/>
                        <w:szCs w:val="24"/>
                        <w:lang w:eastAsia="hi-IN"/>
                      </w:rPr>
                    </m:ctrlPr>
                  </m:fPr>
                  <m:num>
                    <m:r>
                      <w:rPr>
                        <w:rFonts w:ascii="Cambria Math" w:hAnsi="Cambria Math"/>
                        <w:sz w:val="24"/>
                        <w:szCs w:val="24"/>
                        <w:lang w:eastAsia="hi-IN"/>
                      </w:rPr>
                      <m:t>b</m:t>
                    </m:r>
                  </m:num>
                  <m:den>
                    <m:d>
                      <m:dPr>
                        <m:ctrlPr>
                          <w:rPr>
                            <w:rFonts w:ascii="Cambria Math" w:hAnsi="Cambria Math"/>
                            <w:i/>
                            <w:sz w:val="24"/>
                            <w:szCs w:val="24"/>
                            <w:lang w:eastAsia="hi-IN"/>
                          </w:rPr>
                        </m:ctrlPr>
                      </m:dPr>
                      <m:e>
                        <m:r>
                          <w:rPr>
                            <w:rFonts w:ascii="Cambria Math" w:hAnsi="Cambria Math"/>
                            <w:sz w:val="24"/>
                            <w:szCs w:val="24"/>
                            <w:lang w:eastAsia="hi-IN"/>
                          </w:rPr>
                          <m:t>b+c</m:t>
                        </m:r>
                      </m:e>
                    </m:d>
                  </m:den>
                </m:f>
              </m:e>
            </m:d>
          </m:e>
        </m:nary>
      </m:oMath>
      <w:r w:rsidRPr="00232975">
        <w:rPr>
          <w:lang w:eastAsia="hi-IN"/>
        </w:rPr>
        <w:t>, según el numeral 2.</w:t>
      </w:r>
    </w:p>
    <w:p w14:paraId="723D4A88" w14:textId="77777777" w:rsidR="00EA00BB" w:rsidRPr="00232975" w:rsidRDefault="00EA00BB" w:rsidP="00EA00BB">
      <w:pPr>
        <w:pStyle w:val="Standard"/>
        <w:spacing w:line="276" w:lineRule="auto"/>
        <w:jc w:val="both"/>
      </w:pPr>
      <w:proofErr w:type="gramStart"/>
      <w:r w:rsidRPr="00232975">
        <w:rPr>
          <w:bCs/>
          <w:lang w:eastAsia="hi-IN"/>
        </w:rPr>
        <w:lastRenderedPageBreak/>
        <w:t>En caso que</w:t>
      </w:r>
      <w:proofErr w:type="gramEnd"/>
      <w:r w:rsidRPr="00232975">
        <w:rPr>
          <w:bCs/>
          <w:lang w:eastAsia="hi-IN"/>
        </w:rPr>
        <w:t xml:space="preserve"> el software objeto del servicio es software de código abierto, el VAEP es 1, de lo contrario, el VAEP se calcula como en el numeral 2.</w:t>
      </w:r>
    </w:p>
    <w:p w14:paraId="346135BF" w14:textId="77777777" w:rsidR="00EA00BB" w:rsidRPr="00232975" w:rsidRDefault="00EA00BB" w:rsidP="00EA00BB">
      <w:pPr>
        <w:pStyle w:val="Standard"/>
        <w:spacing w:line="276" w:lineRule="auto"/>
        <w:jc w:val="both"/>
        <w:rPr>
          <w:bCs/>
          <w:color w:val="000000"/>
          <w:lang w:eastAsia="hi-IN"/>
        </w:rPr>
      </w:pPr>
    </w:p>
    <w:p w14:paraId="1057C16C" w14:textId="14CCC18F" w:rsidR="00EA00BB" w:rsidRPr="00232975" w:rsidRDefault="00EA00BB" w:rsidP="00EA00BB">
      <w:pPr>
        <w:pStyle w:val="Standard"/>
        <w:spacing w:line="276" w:lineRule="auto"/>
        <w:jc w:val="both"/>
        <w:rPr>
          <w:rFonts w:eastAsia="Lucida Sans Unicode"/>
          <w:color w:val="000000"/>
          <w:lang w:eastAsia="hi-IN"/>
        </w:rPr>
      </w:pPr>
      <w:r w:rsidRPr="00232975">
        <w:rPr>
          <w:bCs/>
          <w:color w:val="000000"/>
          <w:lang w:eastAsia="hi-IN"/>
        </w:rPr>
        <w:t xml:space="preserve">VAES = Resultado de la fórmula, </w:t>
      </w:r>
      <m:oMath>
        <m:r>
          <w:rPr>
            <w:rFonts w:ascii="Cambria Math" w:hAnsi="Cambria Math"/>
            <w:color w:val="000000"/>
            <w:sz w:val="24"/>
            <w:szCs w:val="24"/>
            <w:lang w:eastAsia="hi-IN"/>
          </w:rPr>
          <m:t>VAEs=</m:t>
        </m:r>
        <m:nary>
          <m:naryPr>
            <m:chr m:val="∑"/>
            <m:limLoc m:val="undOvr"/>
            <m:subHide m:val="1"/>
            <m:supHide m:val="1"/>
            <m:ctrlPr>
              <w:rPr>
                <w:rFonts w:ascii="Cambria Math" w:hAnsi="Cambria Math"/>
                <w:i/>
                <w:color w:val="000000"/>
                <w:sz w:val="24"/>
                <w:szCs w:val="24"/>
                <w:lang w:eastAsia="hi-IN"/>
              </w:rPr>
            </m:ctrlPr>
          </m:naryPr>
          <m:sub/>
          <m:sup/>
          <m:e>
            <m:d>
              <m:dPr>
                <m:ctrlPr>
                  <w:rPr>
                    <w:rFonts w:ascii="Cambria Math" w:hAnsi="Cambria Math"/>
                    <w:i/>
                    <w:color w:val="000000"/>
                    <w:sz w:val="24"/>
                    <w:szCs w:val="24"/>
                    <w:lang w:eastAsia="hi-IN"/>
                  </w:rPr>
                </m:ctrlPr>
              </m:dPr>
              <m:e>
                <m:r>
                  <w:rPr>
                    <w:rFonts w:ascii="Cambria Math" w:hAnsi="Cambria Math"/>
                    <w:color w:val="000000"/>
                    <w:sz w:val="24"/>
                    <w:szCs w:val="24"/>
                    <w:lang w:eastAsia="hi-IN"/>
                  </w:rPr>
                  <m:t>a×</m:t>
                </m:r>
                <m:f>
                  <m:fPr>
                    <m:ctrlPr>
                      <w:rPr>
                        <w:rFonts w:ascii="Cambria Math" w:hAnsi="Cambria Math"/>
                        <w:i/>
                        <w:color w:val="000000"/>
                        <w:sz w:val="24"/>
                        <w:szCs w:val="24"/>
                        <w:lang w:eastAsia="hi-IN"/>
                      </w:rPr>
                    </m:ctrlPr>
                  </m:fPr>
                  <m:num>
                    <m:r>
                      <w:rPr>
                        <w:rFonts w:ascii="Cambria Math" w:hAnsi="Cambria Math"/>
                        <w:color w:val="000000"/>
                        <w:sz w:val="24"/>
                        <w:szCs w:val="24"/>
                        <w:lang w:eastAsia="hi-IN"/>
                      </w:rPr>
                      <m:t>b</m:t>
                    </m:r>
                  </m:num>
                  <m:den>
                    <m:d>
                      <m:dPr>
                        <m:ctrlPr>
                          <w:rPr>
                            <w:rFonts w:ascii="Cambria Math" w:hAnsi="Cambria Math"/>
                            <w:i/>
                            <w:color w:val="000000"/>
                            <w:sz w:val="24"/>
                            <w:szCs w:val="24"/>
                            <w:lang w:eastAsia="hi-IN"/>
                          </w:rPr>
                        </m:ctrlPr>
                      </m:dPr>
                      <m:e>
                        <m:r>
                          <w:rPr>
                            <w:rFonts w:ascii="Cambria Math" w:hAnsi="Cambria Math"/>
                            <w:color w:val="000000"/>
                            <w:sz w:val="24"/>
                            <w:szCs w:val="24"/>
                            <w:lang w:eastAsia="hi-IN"/>
                          </w:rPr>
                          <m:t>b+c</m:t>
                        </m:r>
                      </m:e>
                    </m:d>
                  </m:den>
                </m:f>
              </m:e>
            </m:d>
            <m:r>
              <w:rPr>
                <w:rFonts w:ascii="Cambria Math" w:hAnsi="Cambria Math"/>
                <w:color w:val="000000"/>
                <w:sz w:val="24"/>
                <w:szCs w:val="24"/>
                <w:lang w:eastAsia="hi-IN"/>
              </w:rPr>
              <m:t>×VAEP</m:t>
            </m:r>
          </m:e>
        </m:nary>
      </m:oMath>
    </w:p>
    <w:p w14:paraId="11A40854" w14:textId="77777777" w:rsidR="00EA00BB" w:rsidRPr="00232975" w:rsidRDefault="00EA00BB" w:rsidP="00EA00BB">
      <w:pPr>
        <w:pStyle w:val="Standard"/>
        <w:spacing w:line="276" w:lineRule="auto"/>
        <w:jc w:val="both"/>
      </w:pPr>
    </w:p>
    <w:p w14:paraId="5CE04BEA" w14:textId="77777777" w:rsidR="00EA00BB" w:rsidRPr="00232975" w:rsidRDefault="00EA00BB" w:rsidP="00EA00BB">
      <w:pPr>
        <w:pStyle w:val="standard0"/>
        <w:autoSpaceDE w:val="0"/>
        <w:autoSpaceDN w:val="0"/>
        <w:spacing w:before="0" w:beforeAutospacing="0" w:after="240" w:afterAutospacing="0" w:line="276" w:lineRule="auto"/>
        <w:jc w:val="both"/>
      </w:pPr>
      <w:r w:rsidRPr="00232975">
        <w:t>El oferente del Estado deberá tener siempre todos los documentos de respaldo de su formulario de Declaración de Valor Agregado Ecuatoriano. Estos documentos serán usados en la verificación respectiva de su declaración de Valor Agregado Ecuatoriano.</w:t>
      </w:r>
    </w:p>
    <w:p w14:paraId="23CD4233" w14:textId="77777777" w:rsidR="00EA00BB" w:rsidRPr="00232975" w:rsidRDefault="00EA00BB" w:rsidP="00EA00BB">
      <w:pPr>
        <w:jc w:val="both"/>
      </w:pPr>
      <w:r w:rsidRPr="00232975">
        <w:t>Las entidades contratantes, al momento de revisar la declaración del Valor Agregado Ecuatoriano de la oferta, deberán también comprobar la respuesta entregada por el oferente a la pregunta inicial del formulario, bajo los siguientes criterios:</w:t>
      </w:r>
    </w:p>
    <w:p w14:paraId="1471717A" w14:textId="77777777" w:rsidR="00EA00BB" w:rsidRPr="00232975" w:rsidRDefault="00EA00BB" w:rsidP="00EA00BB">
      <w:pPr>
        <w:pStyle w:val="NormalWeb"/>
        <w:numPr>
          <w:ilvl w:val="0"/>
          <w:numId w:val="66"/>
        </w:numPr>
        <w:tabs>
          <w:tab w:val="left" w:pos="708"/>
        </w:tabs>
        <w:spacing w:before="0" w:after="0" w:line="276" w:lineRule="auto"/>
        <w:ind w:right="130"/>
        <w:jc w:val="both"/>
        <w:textAlignment w:val="baseline"/>
        <w:rPr>
          <w:bCs/>
          <w:shd w:val="clear" w:color="auto" w:fill="FFFFFF"/>
        </w:rPr>
      </w:pPr>
      <w:r w:rsidRPr="00232975">
        <w:rPr>
          <w:bCs/>
          <w:shd w:val="clear" w:color="auto" w:fill="FFFFFF"/>
        </w:rPr>
        <w:t>La pregunta inicial debe ser respondida de forma obligatoria por el proveedor, en caso de que no se responda, deberá solicitarse dicha información en la etapa de convalidación de errores.</w:t>
      </w:r>
    </w:p>
    <w:p w14:paraId="5F1B0BB7" w14:textId="77777777" w:rsidR="00EA00BB" w:rsidRPr="00232975" w:rsidRDefault="00EA00BB" w:rsidP="00EA00BB">
      <w:pPr>
        <w:pStyle w:val="NormalWeb"/>
        <w:numPr>
          <w:ilvl w:val="0"/>
          <w:numId w:val="66"/>
        </w:numPr>
        <w:tabs>
          <w:tab w:val="left" w:pos="708"/>
        </w:tabs>
        <w:spacing w:before="0" w:after="0" w:line="276" w:lineRule="auto"/>
        <w:ind w:right="130"/>
        <w:jc w:val="both"/>
        <w:textAlignment w:val="baseline"/>
        <w:rPr>
          <w:bCs/>
          <w:shd w:val="clear" w:color="auto" w:fill="FFFFFF"/>
        </w:rPr>
      </w:pPr>
      <w:r w:rsidRPr="00232975">
        <w:rPr>
          <w:bCs/>
          <w:shd w:val="clear" w:color="auto" w:fill="FFFFFF"/>
        </w:rPr>
        <w:t>La respuesta entregada por el proveedor en la primera pregunta solo puede ser “Si” o “No”, nunca ambas al mismo tiempo.</w:t>
      </w:r>
    </w:p>
    <w:p w14:paraId="2B9D66BD" w14:textId="77777777" w:rsidR="00EA00BB" w:rsidRPr="00232975" w:rsidRDefault="00EA00BB" w:rsidP="00EA00BB">
      <w:pPr>
        <w:pStyle w:val="Standard"/>
        <w:spacing w:line="276" w:lineRule="auto"/>
        <w:jc w:val="both"/>
        <w:rPr>
          <w:color w:val="000000"/>
          <w:lang w:eastAsia="hi-IN"/>
        </w:rPr>
      </w:pPr>
    </w:p>
    <w:p w14:paraId="507B32C8" w14:textId="77777777" w:rsidR="00EA00BB" w:rsidRPr="00232975" w:rsidRDefault="00EA00BB" w:rsidP="00EA00BB">
      <w:pPr>
        <w:pStyle w:val="Standard"/>
        <w:spacing w:line="276" w:lineRule="auto"/>
        <w:jc w:val="both"/>
        <w:rPr>
          <w:color w:val="000000"/>
          <w:lang w:eastAsia="hi-IN"/>
        </w:rPr>
      </w:pPr>
      <w:r w:rsidRPr="00232975">
        <w:rPr>
          <w:color w:val="000000"/>
          <w:lang w:eastAsia="hi-IN"/>
        </w:rPr>
        <w:t>Como documento de verificación del formulario de declaración del VAE, el oferente deberá presentar como anexo el registro de propiedad intelectual, conforme a la legislación del país de origen del software, donde conste la lista de programadores, desarrolladores o autores que intervinieron o que intervinieren en el desarrollo del software. En caso de no presentarse esta documentación, se asumirá que el software es 100% de origen extranjero y su VAE será igual a cero.</w:t>
      </w:r>
    </w:p>
    <w:p w14:paraId="2157FF7F" w14:textId="77777777" w:rsidR="00EA00BB" w:rsidRPr="00232975" w:rsidRDefault="00EA00BB" w:rsidP="00EA00BB">
      <w:pPr>
        <w:pStyle w:val="Standard"/>
        <w:spacing w:line="276" w:lineRule="auto"/>
        <w:jc w:val="both"/>
        <w:rPr>
          <w:color w:val="000000"/>
          <w:lang w:eastAsia="hi-IN"/>
        </w:rPr>
      </w:pPr>
    </w:p>
    <w:p w14:paraId="47F160A3" w14:textId="77777777" w:rsidR="00EA00BB" w:rsidRPr="00232975" w:rsidRDefault="00EA00BB" w:rsidP="00EA00BB">
      <w:pPr>
        <w:pStyle w:val="Standard"/>
        <w:spacing w:line="276" w:lineRule="auto"/>
        <w:jc w:val="both"/>
        <w:rPr>
          <w:color w:val="000000"/>
          <w:lang w:eastAsia="hi-IN"/>
        </w:rPr>
      </w:pPr>
      <w:r w:rsidRPr="00232975">
        <w:rPr>
          <w:lang w:eastAsia="hi-IN"/>
        </w:rPr>
        <w:t xml:space="preserve">En la consultoría para el desarrollo de software, el Servicio Nacional de Contratación Pública verificará que el personal declarado hubiere sido efectivamente contratado para el objeto de la contratación, y que su autoría se reconozca expresamente en los créditos del software resultante. En la adquisición de software y en los otros servicios en los que no se considere el desarrollo de software, el oferente presentará la lista de programadores, desarrolladores o autores que estuvieren efectivamente incluidos en los créditos del software, tal como conste en el registro de propiedad intelectual, conforme a la legislación del país de origen del software, así como el listado del personal técnico involucrado en la prestación del servicio contratado. </w:t>
      </w:r>
      <w:r w:rsidRPr="00232975">
        <w:rPr>
          <w:color w:val="000000"/>
          <w:lang w:eastAsia="hi-IN"/>
        </w:rPr>
        <w:t>En todos los casos el oferente deberá indicar quiénes de las personas que constaren en la lista son efectivamente ecuatorianos.</w:t>
      </w:r>
    </w:p>
    <w:p w14:paraId="12151B38" w14:textId="77777777" w:rsidR="00EA00BB" w:rsidRDefault="00EA00BB" w:rsidP="00EA00BB">
      <w:pPr>
        <w:pStyle w:val="Standard"/>
        <w:spacing w:line="276" w:lineRule="auto"/>
        <w:jc w:val="both"/>
        <w:rPr>
          <w:color w:val="000000"/>
          <w:lang w:eastAsia="hi-IN"/>
        </w:rPr>
      </w:pPr>
    </w:p>
    <w:p w14:paraId="4EC1EA31" w14:textId="77777777" w:rsidR="00EA00BB" w:rsidRDefault="00EA00BB" w:rsidP="00EA00BB">
      <w:pPr>
        <w:pStyle w:val="Standard"/>
        <w:spacing w:line="276" w:lineRule="auto"/>
        <w:jc w:val="both"/>
        <w:rPr>
          <w:color w:val="000000"/>
          <w:lang w:eastAsia="hi-IN"/>
        </w:rPr>
      </w:pPr>
    </w:p>
    <w:p w14:paraId="00423225" w14:textId="77777777" w:rsidR="00EA00BB" w:rsidRPr="00232975" w:rsidRDefault="00EA00BB" w:rsidP="00EA00BB">
      <w:pPr>
        <w:pStyle w:val="Standard"/>
        <w:spacing w:line="276" w:lineRule="auto"/>
        <w:jc w:val="both"/>
        <w:rPr>
          <w:color w:val="000000"/>
          <w:lang w:eastAsia="hi-IN"/>
        </w:rPr>
      </w:pPr>
    </w:p>
    <w:p w14:paraId="068A6ED7" w14:textId="77777777" w:rsidR="00EA00BB" w:rsidRPr="00232975" w:rsidRDefault="00EA00BB" w:rsidP="00EA00BB">
      <w:pPr>
        <w:pBdr>
          <w:top w:val="single" w:sz="4" w:space="1" w:color="auto"/>
          <w:left w:val="single" w:sz="4" w:space="4" w:color="auto"/>
          <w:bottom w:val="single" w:sz="4" w:space="1" w:color="auto"/>
          <w:right w:val="single" w:sz="4" w:space="4" w:color="auto"/>
        </w:pBdr>
        <w:tabs>
          <w:tab w:val="left" w:pos="-720"/>
        </w:tabs>
        <w:jc w:val="both"/>
        <w:rPr>
          <w:rFonts w:eastAsia="Times New Roman"/>
          <w:bCs/>
          <w:lang w:val="es-ES"/>
        </w:rPr>
      </w:pPr>
      <w:r w:rsidRPr="00232975">
        <w:rPr>
          <w:rFonts w:eastAsia="Times New Roman"/>
          <w:bCs/>
          <w:lang w:val="es-ES"/>
        </w:rPr>
        <w:t>Para constancia de lo ofertado, suscribo este formulario,</w:t>
      </w:r>
    </w:p>
    <w:p w14:paraId="07CAE6D5" w14:textId="77777777" w:rsidR="00EA00BB" w:rsidRPr="00232975" w:rsidRDefault="00EA00BB" w:rsidP="00EA00BB">
      <w:pPr>
        <w:pBdr>
          <w:top w:val="single" w:sz="4" w:space="1" w:color="auto"/>
          <w:left w:val="single" w:sz="4" w:space="4" w:color="auto"/>
          <w:bottom w:val="single" w:sz="4" w:space="1" w:color="auto"/>
          <w:right w:val="single" w:sz="4" w:space="4" w:color="auto"/>
        </w:pBdr>
        <w:tabs>
          <w:tab w:val="left" w:pos="-720"/>
        </w:tabs>
        <w:jc w:val="both"/>
        <w:rPr>
          <w:rFonts w:eastAsia="Times New Roman"/>
          <w:bCs/>
          <w:lang w:val="es-ES"/>
        </w:rPr>
      </w:pPr>
    </w:p>
    <w:p w14:paraId="0E062820" w14:textId="77777777" w:rsidR="00EA00BB" w:rsidRPr="00232975" w:rsidRDefault="00EA00BB" w:rsidP="00EA00BB">
      <w:pPr>
        <w:pBdr>
          <w:top w:val="single" w:sz="4" w:space="1" w:color="auto"/>
          <w:left w:val="single" w:sz="4" w:space="4" w:color="auto"/>
          <w:bottom w:val="single" w:sz="4" w:space="1" w:color="auto"/>
          <w:right w:val="single" w:sz="4" w:space="4" w:color="auto"/>
        </w:pBdr>
        <w:tabs>
          <w:tab w:val="left" w:pos="-720"/>
        </w:tabs>
        <w:jc w:val="both"/>
        <w:rPr>
          <w:b/>
          <w:spacing w:val="-2"/>
        </w:rPr>
      </w:pPr>
      <w:r w:rsidRPr="00232975">
        <w:rPr>
          <w:b/>
          <w:spacing w:val="-2"/>
        </w:rPr>
        <w:t>-------------------------------------------------------</w:t>
      </w:r>
    </w:p>
    <w:p w14:paraId="1D3DFD66" w14:textId="77777777" w:rsidR="00EA00BB" w:rsidRPr="00232975" w:rsidRDefault="00EA00BB" w:rsidP="00EA00BB">
      <w:pPr>
        <w:pBdr>
          <w:top w:val="single" w:sz="4" w:space="1" w:color="auto"/>
          <w:left w:val="single" w:sz="4" w:space="4" w:color="auto"/>
          <w:bottom w:val="single" w:sz="4" w:space="1" w:color="auto"/>
          <w:right w:val="single" w:sz="4" w:space="4" w:color="auto"/>
        </w:pBdr>
        <w:tabs>
          <w:tab w:val="left" w:pos="-720"/>
        </w:tabs>
        <w:jc w:val="both"/>
        <w:rPr>
          <w:b/>
        </w:rPr>
      </w:pPr>
      <w:r w:rsidRPr="00232975">
        <w:rPr>
          <w:b/>
        </w:rPr>
        <w:t>FIRMA DEL OFERENTE, SU REPRESENTANTE LEGAL, APODERADO O PROCURADOR COMÚN (según el caso)</w:t>
      </w:r>
    </w:p>
    <w:p w14:paraId="6E2F02DD" w14:textId="77777777" w:rsidR="00EA00BB" w:rsidRPr="00232975" w:rsidRDefault="00EA00BB" w:rsidP="00EA00BB">
      <w:pPr>
        <w:pStyle w:val="xl25"/>
        <w:tabs>
          <w:tab w:val="left" w:pos="-540"/>
          <w:tab w:val="left" w:pos="3036"/>
          <w:tab w:val="left" w:pos="3274"/>
          <w:tab w:val="left" w:pos="3631"/>
          <w:tab w:val="left" w:pos="3869"/>
        </w:tabs>
        <w:spacing w:before="0" w:after="0" w:line="276" w:lineRule="auto"/>
        <w:ind w:left="15" w:right="45"/>
        <w:rPr>
          <w:rFonts w:ascii="Times New Roman" w:hAnsi="Times New Roman"/>
          <w:b w:val="0"/>
          <w:spacing w:val="-3"/>
          <w:lang w:val="es-EC"/>
        </w:rPr>
      </w:pPr>
      <w:r w:rsidRPr="00232975">
        <w:rPr>
          <w:rFonts w:ascii="Times New Roman" w:hAnsi="Times New Roman"/>
          <w:b w:val="0"/>
          <w:spacing w:val="-3"/>
          <w:lang w:val="es-EC"/>
        </w:rPr>
        <w:t>(LUGAR Y FECHA)</w:t>
      </w:r>
    </w:p>
    <w:p w14:paraId="1C8DC173" w14:textId="77777777" w:rsidR="00EA00BB" w:rsidRPr="00232975" w:rsidRDefault="00EA00BB" w:rsidP="00EA00BB">
      <w:pPr>
        <w:jc w:val="both"/>
      </w:pPr>
    </w:p>
    <w:p w14:paraId="05431CE4" w14:textId="77777777" w:rsidR="00EA00BB" w:rsidRPr="00232975" w:rsidRDefault="00EA00BB" w:rsidP="00EA00BB">
      <w:pPr>
        <w:pStyle w:val="Prrafodelista"/>
        <w:numPr>
          <w:ilvl w:val="0"/>
          <w:numId w:val="71"/>
        </w:numPr>
        <w:tabs>
          <w:tab w:val="left" w:pos="708"/>
        </w:tabs>
        <w:spacing w:line="276" w:lineRule="auto"/>
        <w:jc w:val="both"/>
        <w:textAlignment w:val="baseline"/>
        <w:rPr>
          <w:b/>
        </w:rPr>
      </w:pPr>
      <w:r w:rsidRPr="00232975">
        <w:rPr>
          <w:b/>
        </w:rPr>
        <w:t>Procedimiento de declaración electrónica transitorio</w:t>
      </w:r>
    </w:p>
    <w:p w14:paraId="7AB80E92" w14:textId="77777777" w:rsidR="00EA00BB" w:rsidRPr="00232975" w:rsidRDefault="00EA00BB" w:rsidP="00EA00BB">
      <w:pPr>
        <w:pStyle w:val="Prrafodelista"/>
        <w:spacing w:line="276" w:lineRule="auto"/>
        <w:jc w:val="both"/>
      </w:pPr>
    </w:p>
    <w:p w14:paraId="0213FCA4" w14:textId="77777777" w:rsidR="00EA00BB" w:rsidRPr="008165D6" w:rsidRDefault="00EA00BB" w:rsidP="00EA00BB">
      <w:pPr>
        <w:jc w:val="both"/>
      </w:pPr>
      <w:r w:rsidRPr="00232975">
        <w:lastRenderedPageBreak/>
        <w:t>Hasta que el módulo facilitador de la contratación pública (herramienta informática USHAY) u otras herramientas informáticas del Sistema Oficial de Contratación del Estado, se encuentren desarrolladas y actualizadas conforme a esta metodología, en la presentación de ofertas, en el “</w:t>
      </w:r>
      <w:r w:rsidRPr="00232975">
        <w:rPr>
          <w:b/>
        </w:rPr>
        <w:t>Formulario</w:t>
      </w:r>
      <w:r w:rsidRPr="00232975">
        <w:t xml:space="preserve"> </w:t>
      </w:r>
      <w:r w:rsidRPr="00232975">
        <w:rPr>
          <w:rFonts w:eastAsia="Times New Roman"/>
          <w:b/>
          <w:bCs/>
        </w:rPr>
        <w:t xml:space="preserve">de Declaración de Valor Agregado Ecuatoriano de la oferta” </w:t>
      </w:r>
      <w:r w:rsidRPr="00232975">
        <w:rPr>
          <w:rFonts w:eastAsia="Times New Roman"/>
          <w:bCs/>
        </w:rPr>
        <w:t>vigente,</w:t>
      </w:r>
      <w:r w:rsidRPr="00232975">
        <w:t xml:space="preserve"> en los procesos de contratación de bienes y servicios de software por régimen común, los proveedores calificados </w:t>
      </w:r>
      <w:r w:rsidRPr="00232975">
        <w:rPr>
          <w:u w:val="single"/>
        </w:rPr>
        <w:t>deberán responder “NO”</w:t>
      </w:r>
      <w:r w:rsidRPr="00232975">
        <w:t xml:space="preserve"> a la pregunta “</w:t>
      </w:r>
      <w:r w:rsidRPr="00232975">
        <w:rPr>
          <w:rFonts w:eastAsia="Times New Roman"/>
        </w:rPr>
        <w:t>¿Es intermediario (importador directo, distribuidor o comerciante) de todos los productos que conforman su oferta?”</w:t>
      </w:r>
      <w:r w:rsidRPr="00232975">
        <w:t xml:space="preserve">, adicionalmente, </w:t>
      </w:r>
      <w:r w:rsidRPr="00232975">
        <w:rPr>
          <w:u w:val="single"/>
        </w:rPr>
        <w:t>deberán dejar en blanco los casilleros a y b del formulario en mención</w:t>
      </w:r>
      <w:r w:rsidRPr="00232975">
        <w:t>. No obstante, deberán adjuntar como anexo electrónico en el módulo facilitador de contratación pública y en la presentación de su oferta, los formularios correspondientes conforme a la metodología detallada en esta subsección.</w:t>
      </w:r>
    </w:p>
    <w:p w14:paraId="53CFCDF5"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661D1A8D"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05908F4F"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15D67563"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5F620678"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4E9F0994"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463F4064"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03961D11"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30E5B565"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776CC193"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224B1519"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35751AC0"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68901A34"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7B4A30A7"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683968DB"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7D7892DD"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15A72B6A"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49393030"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31FA817F"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7246B9BA"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1E50178C"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01A41CD2"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0FF2584B"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5F31EAF8"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19101A81"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19D57FF6" w14:textId="448E7920" w:rsidR="00EA00BB" w:rsidRDefault="00EA00BB" w:rsidP="00CE621E">
      <w:pPr>
        <w:widowControl/>
        <w:suppressAutoHyphens w:val="0"/>
        <w:autoSpaceDN w:val="0"/>
        <w:spacing w:line="276" w:lineRule="auto"/>
        <w:jc w:val="both"/>
        <w:textAlignment w:val="baseline"/>
        <w:rPr>
          <w:ins w:id="5" w:author="usuario" w:date="2024-09-25T16:03:00Z"/>
          <w:rFonts w:eastAsia="Times New Roman"/>
          <w:spacing w:val="-2"/>
          <w:kern w:val="0"/>
          <w:lang w:val="es-EC" w:eastAsia="hi-IN" w:bidi="hi-IN"/>
        </w:rPr>
      </w:pPr>
    </w:p>
    <w:p w14:paraId="28C99DFD" w14:textId="03142CDC" w:rsidR="00AD439B" w:rsidRDefault="00AD439B" w:rsidP="00CE621E">
      <w:pPr>
        <w:widowControl/>
        <w:suppressAutoHyphens w:val="0"/>
        <w:autoSpaceDN w:val="0"/>
        <w:spacing w:line="276" w:lineRule="auto"/>
        <w:jc w:val="both"/>
        <w:textAlignment w:val="baseline"/>
        <w:rPr>
          <w:ins w:id="6" w:author="usuario" w:date="2024-09-25T16:03:00Z"/>
          <w:rFonts w:eastAsia="Times New Roman"/>
          <w:spacing w:val="-2"/>
          <w:kern w:val="0"/>
          <w:lang w:val="es-EC" w:eastAsia="hi-IN" w:bidi="hi-IN"/>
        </w:rPr>
      </w:pPr>
    </w:p>
    <w:p w14:paraId="3809B316" w14:textId="0E9940BC" w:rsidR="00AD439B" w:rsidRDefault="00AD439B" w:rsidP="00CE621E">
      <w:pPr>
        <w:widowControl/>
        <w:suppressAutoHyphens w:val="0"/>
        <w:autoSpaceDN w:val="0"/>
        <w:spacing w:line="276" w:lineRule="auto"/>
        <w:jc w:val="both"/>
        <w:textAlignment w:val="baseline"/>
        <w:rPr>
          <w:ins w:id="7" w:author="usuario" w:date="2024-09-25T16:03:00Z"/>
          <w:rFonts w:eastAsia="Times New Roman"/>
          <w:spacing w:val="-2"/>
          <w:kern w:val="0"/>
          <w:lang w:val="es-EC" w:eastAsia="hi-IN" w:bidi="hi-IN"/>
        </w:rPr>
      </w:pPr>
    </w:p>
    <w:p w14:paraId="28551A28" w14:textId="77777777" w:rsidR="00AD439B" w:rsidRDefault="00AD439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2E9AC394" w14:textId="77777777" w:rsidR="00EA00BB"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024DDBFC" w14:textId="77777777" w:rsidR="001A4E3B" w:rsidRDefault="001A4E3B" w:rsidP="00CE621E">
      <w:pPr>
        <w:widowControl/>
        <w:suppressAutoHyphens w:val="0"/>
        <w:autoSpaceDN w:val="0"/>
        <w:spacing w:line="276" w:lineRule="auto"/>
        <w:jc w:val="both"/>
        <w:textAlignment w:val="baseline"/>
        <w:rPr>
          <w:rFonts w:eastAsia="Times New Roman"/>
          <w:spacing w:val="-2"/>
          <w:kern w:val="0"/>
          <w:lang w:val="es-EC" w:eastAsia="hi-IN" w:bidi="hi-IN"/>
        </w:rPr>
      </w:pPr>
    </w:p>
    <w:p w14:paraId="7FFD1681" w14:textId="77777777" w:rsidR="00EA00BB" w:rsidRPr="000D530C" w:rsidRDefault="00EA00BB" w:rsidP="00EA00BB">
      <w:pPr>
        <w:pBdr>
          <w:top w:val="single" w:sz="4" w:space="1" w:color="auto"/>
          <w:left w:val="single" w:sz="4" w:space="4" w:color="auto"/>
          <w:bottom w:val="single" w:sz="4" w:space="1" w:color="auto"/>
          <w:right w:val="single" w:sz="4" w:space="4" w:color="auto"/>
        </w:pBdr>
        <w:tabs>
          <w:tab w:val="left" w:pos="-720"/>
        </w:tabs>
        <w:jc w:val="center"/>
        <w:rPr>
          <w:rFonts w:eastAsia="Times New Roman"/>
          <w:b/>
          <w:bCs/>
          <w:spacing w:val="-3"/>
          <w:lang w:eastAsia="hi-IN" w:bidi="hi-IN"/>
        </w:rPr>
      </w:pPr>
    </w:p>
    <w:p w14:paraId="2B554967" w14:textId="77777777" w:rsidR="00EA00BB" w:rsidRPr="003727BA" w:rsidRDefault="00EA00BB" w:rsidP="00EA00BB">
      <w:pPr>
        <w:pBdr>
          <w:top w:val="single" w:sz="4" w:space="1" w:color="auto"/>
          <w:left w:val="single" w:sz="4" w:space="4" w:color="auto"/>
          <w:bottom w:val="single" w:sz="4" w:space="1" w:color="auto"/>
          <w:right w:val="single" w:sz="4" w:space="4" w:color="auto"/>
        </w:pBdr>
        <w:tabs>
          <w:tab w:val="left" w:pos="-720"/>
        </w:tabs>
        <w:jc w:val="center"/>
        <w:rPr>
          <w:rFonts w:eastAsia="Times New Roman"/>
          <w:b/>
          <w:bCs/>
          <w:spacing w:val="-3"/>
          <w:lang w:eastAsia="hi-IN" w:bidi="hi-IN"/>
        </w:rPr>
      </w:pPr>
      <w:r w:rsidRPr="003727BA">
        <w:rPr>
          <w:rFonts w:eastAsia="Times New Roman"/>
          <w:b/>
          <w:bCs/>
          <w:spacing w:val="-3"/>
          <w:lang w:eastAsia="hi-IN" w:bidi="hi-IN"/>
        </w:rPr>
        <w:t>V.  FORMULARIO DE COMPROMISO PARA SUBCONTRATACIÓN</w:t>
      </w:r>
    </w:p>
    <w:p w14:paraId="01EDCC9D" w14:textId="77777777" w:rsidR="00EA00BB" w:rsidRPr="003727BA" w:rsidRDefault="00EA00BB" w:rsidP="00EA00BB">
      <w:pPr>
        <w:pBdr>
          <w:top w:val="single" w:sz="4" w:space="1" w:color="auto"/>
          <w:left w:val="single" w:sz="4" w:space="4" w:color="auto"/>
          <w:bottom w:val="single" w:sz="4" w:space="1" w:color="auto"/>
          <w:right w:val="single" w:sz="4" w:space="4" w:color="auto"/>
        </w:pBdr>
        <w:tabs>
          <w:tab w:val="left" w:pos="-720"/>
        </w:tabs>
        <w:jc w:val="center"/>
        <w:rPr>
          <w:rFonts w:eastAsia="Times New Roman"/>
          <w:b/>
          <w:bCs/>
          <w:spacing w:val="-3"/>
          <w:lang w:eastAsia="hi-IN" w:bidi="hi-IN"/>
        </w:rPr>
      </w:pPr>
    </w:p>
    <w:p w14:paraId="1ACF4E7F" w14:textId="77777777" w:rsidR="00EA00BB" w:rsidRPr="003727BA" w:rsidRDefault="00EA00BB" w:rsidP="00EA00BB">
      <w:pPr>
        <w:pBdr>
          <w:top w:val="single" w:sz="4" w:space="1" w:color="auto"/>
          <w:left w:val="single" w:sz="4" w:space="4" w:color="auto"/>
          <w:bottom w:val="single" w:sz="4" w:space="1" w:color="auto"/>
          <w:right w:val="single" w:sz="4" w:space="4" w:color="auto"/>
        </w:pBdr>
        <w:tabs>
          <w:tab w:val="left" w:pos="-720"/>
        </w:tabs>
        <w:jc w:val="center"/>
        <w:rPr>
          <w:rFonts w:eastAsia="Times New Roman"/>
          <w:bCs/>
          <w:spacing w:val="-3"/>
          <w:lang w:eastAsia="hi-IN" w:bidi="hi-IN"/>
        </w:rPr>
      </w:pPr>
      <w:r>
        <w:rPr>
          <w:rFonts w:eastAsia="Times New Roman"/>
          <w:bCs/>
          <w:spacing w:val="-3"/>
          <w:lang w:eastAsia="hi-IN" w:bidi="hi-IN"/>
        </w:rPr>
        <w:t>Versión SERCOP 2.1 (09</w:t>
      </w:r>
      <w:r w:rsidRPr="003727BA">
        <w:rPr>
          <w:rFonts w:eastAsia="Times New Roman"/>
          <w:bCs/>
          <w:spacing w:val="-3"/>
          <w:lang w:eastAsia="hi-IN" w:bidi="hi-IN"/>
        </w:rPr>
        <w:t xml:space="preserve"> de </w:t>
      </w:r>
      <w:r>
        <w:rPr>
          <w:rFonts w:eastAsia="Times New Roman"/>
          <w:bCs/>
          <w:spacing w:val="-3"/>
          <w:lang w:eastAsia="hi-IN" w:bidi="hi-IN"/>
        </w:rPr>
        <w:t>junio de 2017</w:t>
      </w:r>
      <w:r w:rsidRPr="003727BA">
        <w:rPr>
          <w:rFonts w:eastAsia="Times New Roman"/>
          <w:bCs/>
          <w:spacing w:val="-3"/>
          <w:lang w:eastAsia="hi-IN" w:bidi="hi-IN"/>
        </w:rPr>
        <w:t>)</w:t>
      </w:r>
    </w:p>
    <w:p w14:paraId="1E031F1B" w14:textId="77777777" w:rsidR="00EA00BB" w:rsidRPr="003727BA" w:rsidRDefault="00EA00BB" w:rsidP="00EA00BB">
      <w:pPr>
        <w:pBdr>
          <w:top w:val="single" w:sz="4" w:space="1" w:color="auto"/>
          <w:left w:val="single" w:sz="4" w:space="4" w:color="auto"/>
          <w:bottom w:val="single" w:sz="4" w:space="1" w:color="auto"/>
          <w:right w:val="single" w:sz="4" w:space="4" w:color="auto"/>
        </w:pBdr>
        <w:tabs>
          <w:tab w:val="left" w:pos="-720"/>
        </w:tabs>
        <w:jc w:val="center"/>
        <w:rPr>
          <w:rFonts w:eastAsia="Times New Roman"/>
          <w:spacing w:val="-3"/>
          <w:lang w:eastAsia="hi-IN" w:bidi="hi-IN"/>
        </w:rPr>
      </w:pPr>
    </w:p>
    <w:p w14:paraId="78CD056E" w14:textId="77777777" w:rsidR="00EA00BB" w:rsidRPr="003727BA" w:rsidRDefault="00EA00BB" w:rsidP="00EA00BB">
      <w:pPr>
        <w:ind w:left="15" w:right="45"/>
        <w:jc w:val="right"/>
        <w:rPr>
          <w:rFonts w:eastAsia="Times New Roman"/>
          <w:b/>
          <w:spacing w:val="-2"/>
          <w:lang w:val="es-ES" w:eastAsia="hi-IN" w:bidi="hi-IN"/>
        </w:rPr>
      </w:pPr>
      <w:r w:rsidRPr="003727BA">
        <w:rPr>
          <w:rFonts w:eastAsia="Times New Roman"/>
          <w:b/>
          <w:spacing w:val="-2"/>
          <w:lang w:val="es-ES" w:eastAsia="hi-IN" w:bidi="hi-IN"/>
        </w:rPr>
        <w:t>Hoja</w:t>
      </w:r>
      <w:proofErr w:type="gramStart"/>
      <w:r w:rsidRPr="003727BA">
        <w:rPr>
          <w:rFonts w:eastAsia="Times New Roman"/>
          <w:b/>
          <w:spacing w:val="-2"/>
          <w:lang w:val="es-ES" w:eastAsia="hi-IN" w:bidi="hi-IN"/>
        </w:rPr>
        <w:t xml:space="preserve"> ....</w:t>
      </w:r>
      <w:proofErr w:type="gramEnd"/>
      <w:r w:rsidRPr="003727BA">
        <w:rPr>
          <w:rFonts w:eastAsia="Times New Roman"/>
          <w:b/>
          <w:spacing w:val="-2"/>
          <w:lang w:val="es-ES" w:eastAsia="hi-IN" w:bidi="hi-IN"/>
        </w:rPr>
        <w:t>de</w:t>
      </w:r>
      <w:proofErr w:type="gramStart"/>
      <w:r w:rsidRPr="003727BA">
        <w:rPr>
          <w:rFonts w:eastAsia="Times New Roman"/>
          <w:b/>
          <w:spacing w:val="-2"/>
          <w:lang w:val="es-ES" w:eastAsia="hi-IN" w:bidi="hi-IN"/>
        </w:rPr>
        <w:t xml:space="preserve"> ....</w:t>
      </w:r>
      <w:proofErr w:type="gramEnd"/>
      <w:r w:rsidRPr="003727BA">
        <w:rPr>
          <w:rFonts w:eastAsia="Times New Roman"/>
          <w:b/>
          <w:spacing w:val="-2"/>
          <w:lang w:val="es-ES" w:eastAsia="hi-IN" w:bidi="hi-IN"/>
        </w:rPr>
        <w:t>.</w:t>
      </w:r>
    </w:p>
    <w:p w14:paraId="6C5636C2" w14:textId="77777777" w:rsidR="00EA00BB" w:rsidRPr="003727BA" w:rsidRDefault="00EA00BB" w:rsidP="00EA00BB">
      <w:pPr>
        <w:tabs>
          <w:tab w:val="left" w:pos="-720"/>
        </w:tabs>
        <w:jc w:val="both"/>
        <w:rPr>
          <w:rFonts w:eastAsia="Times New Roman"/>
          <w:spacing w:val="-3"/>
          <w:lang w:eastAsia="hi-IN" w:bidi="hi-IN"/>
        </w:rPr>
      </w:pPr>
    </w:p>
    <w:p w14:paraId="427F9C99" w14:textId="77777777" w:rsidR="00EA00BB" w:rsidRPr="003727BA" w:rsidRDefault="00EA00BB" w:rsidP="00EA00BB">
      <w:pPr>
        <w:tabs>
          <w:tab w:val="left" w:pos="-720"/>
        </w:tabs>
        <w:jc w:val="both"/>
        <w:rPr>
          <w:rFonts w:eastAsia="Times New Roman"/>
          <w:spacing w:val="-3"/>
          <w:lang w:eastAsia="hi-IN" w:bidi="hi-IN"/>
        </w:rPr>
      </w:pPr>
      <w:r w:rsidRPr="003727BA">
        <w:rPr>
          <w:rFonts w:eastAsia="Times New Roman"/>
          <w:spacing w:val="-3"/>
          <w:lang w:eastAsia="hi-IN" w:bidi="hi-IN"/>
        </w:rPr>
        <w:t xml:space="preserve">Yo, ........................................., en mi calidad de persona natural / REPRESENTANTE LEGAL de ……………………, de profesión .............................., con número de RUP …………., me comprometo a prestar los servicios de mi representada, como subcontratista del oferente …………………, en el procedimiento de ejecución de obra para </w:t>
      </w:r>
      <w:r w:rsidRPr="003727BA">
        <w:rPr>
          <w:rFonts w:eastAsia="Times New Roman"/>
          <w:lang w:eastAsia="hi-IN" w:bidi="hi-IN"/>
        </w:rPr>
        <w:t>la construcción de (</w:t>
      </w:r>
      <w:r w:rsidRPr="003727BA">
        <w:rPr>
          <w:rFonts w:eastAsia="Times New Roman"/>
          <w:i/>
          <w:iCs/>
          <w:lang w:eastAsia="hi-IN" w:bidi="hi-IN"/>
        </w:rPr>
        <w:t>objeto del contrato)</w:t>
      </w:r>
      <w:r w:rsidRPr="003727BA">
        <w:rPr>
          <w:rFonts w:eastAsia="Times New Roman"/>
          <w:i/>
          <w:iCs/>
          <w:u w:val="single"/>
          <w:lang w:eastAsia="hi-IN" w:bidi="hi-IN"/>
        </w:rPr>
        <w:t>,</w:t>
      </w:r>
      <w:r w:rsidRPr="003727BA">
        <w:rPr>
          <w:rFonts w:eastAsia="Times New Roman"/>
          <w:spacing w:val="-3"/>
          <w:lang w:eastAsia="hi-IN" w:bidi="hi-IN"/>
        </w:rPr>
        <w:t xml:space="preserve"> durante el período que dure la ejecución de la obra, con (</w:t>
      </w:r>
      <w:r w:rsidRPr="003727BA">
        <w:rPr>
          <w:rFonts w:eastAsia="Times New Roman"/>
          <w:i/>
          <w:iCs/>
          <w:spacing w:val="-3"/>
          <w:lang w:eastAsia="hi-IN" w:bidi="hi-IN"/>
        </w:rPr>
        <w:t>nombre del oferente)</w:t>
      </w:r>
      <w:r w:rsidRPr="003727BA">
        <w:rPr>
          <w:rFonts w:eastAsia="Times New Roman"/>
          <w:spacing w:val="-3"/>
          <w:lang w:eastAsia="hi-IN" w:bidi="hi-IN"/>
        </w:rPr>
        <w:t xml:space="preserve"> en el caso de que suscriba el contrato de ejecución de las obras.</w:t>
      </w:r>
    </w:p>
    <w:p w14:paraId="34A7779E" w14:textId="77777777" w:rsidR="00EA00BB" w:rsidRPr="003727BA" w:rsidRDefault="00EA00BB" w:rsidP="00EA00BB">
      <w:pPr>
        <w:tabs>
          <w:tab w:val="left" w:pos="-720"/>
        </w:tabs>
        <w:jc w:val="both"/>
        <w:rPr>
          <w:rFonts w:eastAsia="Times New Roman"/>
          <w:spacing w:val="-3"/>
          <w:lang w:eastAsia="hi-IN" w:bidi="hi-IN"/>
        </w:rPr>
      </w:pPr>
    </w:p>
    <w:p w14:paraId="17A4C0AB" w14:textId="77777777" w:rsidR="00EA00BB" w:rsidRPr="003727BA" w:rsidRDefault="00EA00BB" w:rsidP="00EA00BB">
      <w:pPr>
        <w:tabs>
          <w:tab w:val="left" w:pos="-720"/>
        </w:tabs>
        <w:jc w:val="both"/>
        <w:rPr>
          <w:rFonts w:eastAsia="Times New Roman"/>
          <w:spacing w:val="-3"/>
          <w:lang w:eastAsia="hi-IN" w:bidi="hi-IN"/>
        </w:rPr>
      </w:pPr>
      <w:r w:rsidRPr="003727BA">
        <w:rPr>
          <w:rFonts w:eastAsia="Times New Roman"/>
          <w:spacing w:val="-3"/>
          <w:lang w:eastAsia="hi-IN" w:bidi="hi-IN"/>
        </w:rPr>
        <w:t>Declaro bajo juramento que no tengo relación de asocio, dependencia, parentesco de ningún tipo con los accionistas, representantes y/o propietarios de la oferente a la cual me comprometo a prestar mis servicios en calidad de subcontratista. Asimismo, declaro que la información que a continuación se agrega es cierta y que ni mi persona o los socios, aportantes y/o integrantes de la MYPE y/o EPS que represento no tiene relación de naturaleza alguna con los accionistas, representantes y/o propietarios de la oferente.</w:t>
      </w:r>
    </w:p>
    <w:p w14:paraId="2680128D" w14:textId="77777777" w:rsidR="00EA00BB" w:rsidRPr="003727BA" w:rsidRDefault="00EA00BB" w:rsidP="00EA00BB">
      <w:pPr>
        <w:tabs>
          <w:tab w:val="left" w:pos="-720"/>
        </w:tabs>
        <w:jc w:val="both"/>
        <w:rPr>
          <w:rFonts w:eastAsia="Times New Roman"/>
          <w:spacing w:val="-3"/>
          <w:lang w:eastAsia="hi-IN" w:bidi="hi-IN"/>
        </w:rPr>
      </w:pPr>
    </w:p>
    <w:p w14:paraId="1A546811" w14:textId="77777777" w:rsidR="00EA00BB" w:rsidRPr="003727BA" w:rsidRDefault="00EA00BB" w:rsidP="00EA00BB">
      <w:pPr>
        <w:tabs>
          <w:tab w:val="left" w:pos="-720"/>
        </w:tabs>
        <w:jc w:val="both"/>
        <w:rPr>
          <w:rFonts w:eastAsia="Times New Roman"/>
          <w:spacing w:val="-3"/>
          <w:lang w:eastAsia="hi-IN" w:bidi="hi-IN"/>
        </w:rPr>
      </w:pPr>
      <w:r w:rsidRPr="003727BA">
        <w:rPr>
          <w:rFonts w:eastAsia="Times New Roman"/>
          <w:lang w:eastAsia="hi-IN" w:bidi="hi-IN"/>
        </w:rPr>
        <w:t>Para tal efecto, dejo señalado que los rubros que se subcontratará son los determinados a continuación, de conformidad con el presupuesto detallado en la Tabla de Cantidades y Precios ofertada.</w:t>
      </w:r>
    </w:p>
    <w:p w14:paraId="33291A89" w14:textId="77777777" w:rsidR="00EA00BB" w:rsidRPr="003727BA" w:rsidRDefault="00EA00BB" w:rsidP="00EA00BB">
      <w:pPr>
        <w:tabs>
          <w:tab w:val="left" w:pos="-720"/>
        </w:tabs>
        <w:jc w:val="both"/>
        <w:rPr>
          <w:rFonts w:eastAsia="Times New Roman"/>
          <w:spacing w:val="-3"/>
          <w:lang w:eastAsia="hi-IN" w:bidi="hi-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7"/>
        <w:gridCol w:w="1702"/>
        <w:gridCol w:w="2367"/>
      </w:tblGrid>
      <w:tr w:rsidR="00EA00BB" w:rsidRPr="00467F45" w14:paraId="5D9BC006" w14:textId="77777777">
        <w:trPr>
          <w:jc w:val="center"/>
        </w:trPr>
        <w:tc>
          <w:tcPr>
            <w:tcW w:w="3787" w:type="dxa"/>
            <w:shd w:val="clear" w:color="auto" w:fill="auto"/>
            <w:vAlign w:val="center"/>
          </w:tcPr>
          <w:p w14:paraId="4AEBC2C0" w14:textId="77777777" w:rsidR="00EA00BB" w:rsidRPr="003727BA" w:rsidRDefault="00EA00BB">
            <w:pPr>
              <w:rPr>
                <w:rFonts w:eastAsia="Times New Roman"/>
                <w:b/>
                <w:lang w:eastAsia="hi-IN" w:bidi="hi-IN"/>
              </w:rPr>
            </w:pPr>
            <w:r w:rsidRPr="003727BA">
              <w:rPr>
                <w:rFonts w:eastAsia="Times New Roman"/>
                <w:b/>
                <w:lang w:eastAsia="hi-IN" w:bidi="hi-IN"/>
              </w:rPr>
              <w:t>Identificación del rubro</w:t>
            </w:r>
          </w:p>
        </w:tc>
        <w:tc>
          <w:tcPr>
            <w:tcW w:w="1702" w:type="dxa"/>
            <w:shd w:val="clear" w:color="auto" w:fill="auto"/>
            <w:vAlign w:val="center"/>
          </w:tcPr>
          <w:p w14:paraId="519B1671" w14:textId="77777777" w:rsidR="00EA00BB" w:rsidRPr="003727BA" w:rsidRDefault="00EA00BB">
            <w:pPr>
              <w:rPr>
                <w:rFonts w:eastAsia="Times New Roman"/>
                <w:b/>
                <w:lang w:eastAsia="hi-IN" w:bidi="hi-IN"/>
              </w:rPr>
            </w:pPr>
            <w:r w:rsidRPr="003727BA">
              <w:rPr>
                <w:rFonts w:eastAsia="Times New Roman"/>
                <w:b/>
                <w:lang w:eastAsia="hi-IN" w:bidi="hi-IN"/>
              </w:rPr>
              <w:t>Valor ($)</w:t>
            </w:r>
          </w:p>
        </w:tc>
        <w:tc>
          <w:tcPr>
            <w:tcW w:w="2367" w:type="dxa"/>
            <w:shd w:val="clear" w:color="auto" w:fill="auto"/>
            <w:vAlign w:val="center"/>
          </w:tcPr>
          <w:p w14:paraId="45B8CCF5" w14:textId="77777777" w:rsidR="00EA00BB" w:rsidRPr="003727BA" w:rsidRDefault="00EA00BB">
            <w:pPr>
              <w:rPr>
                <w:rFonts w:eastAsia="Times New Roman"/>
                <w:b/>
                <w:lang w:eastAsia="hi-IN" w:bidi="hi-IN"/>
              </w:rPr>
            </w:pPr>
            <w:r w:rsidRPr="003727BA">
              <w:rPr>
                <w:rFonts w:eastAsia="Times New Roman"/>
                <w:b/>
                <w:lang w:eastAsia="hi-IN" w:bidi="hi-IN"/>
              </w:rPr>
              <w:t>% respecto el monto contractual</w:t>
            </w:r>
          </w:p>
        </w:tc>
      </w:tr>
      <w:tr w:rsidR="00EA00BB" w:rsidRPr="00467F45" w14:paraId="16CEB182" w14:textId="77777777">
        <w:trPr>
          <w:jc w:val="center"/>
        </w:trPr>
        <w:tc>
          <w:tcPr>
            <w:tcW w:w="3787" w:type="dxa"/>
            <w:shd w:val="clear" w:color="auto" w:fill="auto"/>
            <w:vAlign w:val="center"/>
          </w:tcPr>
          <w:p w14:paraId="3B228B09" w14:textId="77777777" w:rsidR="00EA00BB" w:rsidRPr="003727BA" w:rsidRDefault="00EA00BB">
            <w:pPr>
              <w:rPr>
                <w:rFonts w:eastAsia="Times New Roman"/>
                <w:lang w:eastAsia="hi-IN" w:bidi="hi-IN"/>
              </w:rPr>
            </w:pPr>
          </w:p>
        </w:tc>
        <w:tc>
          <w:tcPr>
            <w:tcW w:w="1702" w:type="dxa"/>
            <w:shd w:val="clear" w:color="auto" w:fill="auto"/>
            <w:vAlign w:val="center"/>
          </w:tcPr>
          <w:p w14:paraId="373C9E7A" w14:textId="77777777" w:rsidR="00EA00BB" w:rsidRPr="003727BA" w:rsidRDefault="00EA00BB">
            <w:pPr>
              <w:rPr>
                <w:rFonts w:eastAsia="Times New Roman"/>
                <w:lang w:eastAsia="hi-IN" w:bidi="hi-IN"/>
              </w:rPr>
            </w:pPr>
          </w:p>
        </w:tc>
        <w:tc>
          <w:tcPr>
            <w:tcW w:w="2367" w:type="dxa"/>
            <w:shd w:val="clear" w:color="auto" w:fill="auto"/>
            <w:vAlign w:val="center"/>
          </w:tcPr>
          <w:p w14:paraId="2B988FBB" w14:textId="77777777" w:rsidR="00EA00BB" w:rsidRPr="003727BA" w:rsidRDefault="00EA00BB">
            <w:pPr>
              <w:rPr>
                <w:rFonts w:eastAsia="Times New Roman"/>
                <w:lang w:eastAsia="hi-IN" w:bidi="hi-IN"/>
              </w:rPr>
            </w:pPr>
          </w:p>
        </w:tc>
      </w:tr>
      <w:tr w:rsidR="00EA00BB" w:rsidRPr="00467F45" w14:paraId="42C68483" w14:textId="77777777">
        <w:trPr>
          <w:jc w:val="center"/>
        </w:trPr>
        <w:tc>
          <w:tcPr>
            <w:tcW w:w="3787" w:type="dxa"/>
            <w:shd w:val="clear" w:color="auto" w:fill="auto"/>
            <w:vAlign w:val="center"/>
          </w:tcPr>
          <w:p w14:paraId="127C8106" w14:textId="77777777" w:rsidR="00EA00BB" w:rsidRPr="003727BA" w:rsidRDefault="00EA00BB">
            <w:pPr>
              <w:rPr>
                <w:rFonts w:eastAsia="Times New Roman"/>
                <w:lang w:eastAsia="hi-IN" w:bidi="hi-IN"/>
              </w:rPr>
            </w:pPr>
          </w:p>
        </w:tc>
        <w:tc>
          <w:tcPr>
            <w:tcW w:w="1702" w:type="dxa"/>
            <w:shd w:val="clear" w:color="auto" w:fill="auto"/>
            <w:vAlign w:val="center"/>
          </w:tcPr>
          <w:p w14:paraId="4D6E90E1" w14:textId="77777777" w:rsidR="00EA00BB" w:rsidRPr="003727BA" w:rsidRDefault="00EA00BB">
            <w:pPr>
              <w:rPr>
                <w:rFonts w:eastAsia="Times New Roman"/>
                <w:lang w:eastAsia="hi-IN" w:bidi="hi-IN"/>
              </w:rPr>
            </w:pPr>
          </w:p>
        </w:tc>
        <w:tc>
          <w:tcPr>
            <w:tcW w:w="2367" w:type="dxa"/>
            <w:shd w:val="clear" w:color="auto" w:fill="auto"/>
            <w:vAlign w:val="center"/>
          </w:tcPr>
          <w:p w14:paraId="25B8EF71" w14:textId="77777777" w:rsidR="00EA00BB" w:rsidRPr="003727BA" w:rsidRDefault="00EA00BB">
            <w:pPr>
              <w:rPr>
                <w:rFonts w:eastAsia="Times New Roman"/>
                <w:lang w:eastAsia="hi-IN" w:bidi="hi-IN"/>
              </w:rPr>
            </w:pPr>
          </w:p>
        </w:tc>
      </w:tr>
    </w:tbl>
    <w:p w14:paraId="54D673D9" w14:textId="77777777" w:rsidR="00EA00BB" w:rsidRPr="003727BA" w:rsidRDefault="00EA00BB" w:rsidP="00EA00BB">
      <w:pPr>
        <w:rPr>
          <w:rFonts w:eastAsia="Times New Roman"/>
          <w:lang w:eastAsia="hi-IN" w:bidi="hi-IN"/>
        </w:rPr>
      </w:pPr>
      <w:r w:rsidRPr="003727BA">
        <w:rPr>
          <w:rFonts w:eastAsia="Times New Roman"/>
          <w:lang w:eastAsia="hi-IN" w:bidi="hi-IN"/>
        </w:rPr>
        <w:tab/>
      </w:r>
      <w:r w:rsidRPr="003727BA">
        <w:rPr>
          <w:rFonts w:eastAsia="Times New Roman"/>
          <w:lang w:eastAsia="hi-IN" w:bidi="hi-IN"/>
        </w:rPr>
        <w:tab/>
      </w:r>
      <w:r w:rsidRPr="003727BA">
        <w:rPr>
          <w:rFonts w:eastAsia="Times New Roman"/>
          <w:lang w:eastAsia="hi-IN" w:bidi="hi-IN"/>
        </w:rPr>
        <w:tab/>
      </w:r>
      <w:r w:rsidRPr="003727BA">
        <w:rPr>
          <w:rFonts w:eastAsia="Times New Roman"/>
          <w:lang w:eastAsia="hi-IN" w:bidi="hi-IN"/>
        </w:rPr>
        <w:tab/>
      </w:r>
      <w:r w:rsidRPr="003727BA">
        <w:rPr>
          <w:rFonts w:eastAsia="Times New Roman"/>
          <w:lang w:eastAsia="hi-IN" w:bidi="hi-IN"/>
        </w:rPr>
        <w:tab/>
      </w:r>
      <w:r w:rsidRPr="003727BA">
        <w:rPr>
          <w:rFonts w:eastAsia="Times New Roman"/>
          <w:lang w:eastAsia="hi-IN" w:bidi="hi-IN"/>
        </w:rPr>
        <w:tab/>
        <w:t>SUMA TOTAL       SUMA TOTAL</w:t>
      </w:r>
    </w:p>
    <w:p w14:paraId="42273901" w14:textId="77777777" w:rsidR="00EA00BB" w:rsidRPr="003727BA" w:rsidRDefault="00EA00BB" w:rsidP="00EA00BB">
      <w:pPr>
        <w:rPr>
          <w:rFonts w:eastAsia="Times New Roman"/>
          <w:lang w:eastAsia="hi-IN" w:bidi="hi-IN"/>
        </w:rPr>
      </w:pPr>
    </w:p>
    <w:p w14:paraId="75C2A7CA" w14:textId="77777777" w:rsidR="00EA00BB" w:rsidRPr="003727BA" w:rsidRDefault="00EA00BB" w:rsidP="00EA00BB">
      <w:pPr>
        <w:tabs>
          <w:tab w:val="left" w:pos="-720"/>
        </w:tabs>
        <w:jc w:val="both"/>
        <w:rPr>
          <w:rFonts w:eastAsia="Times New Roman"/>
          <w:spacing w:val="-3"/>
          <w:lang w:eastAsia="hi-IN" w:bidi="hi-IN"/>
        </w:rPr>
      </w:pPr>
      <w:r w:rsidRPr="003727BA">
        <w:rPr>
          <w:rFonts w:eastAsia="Times New Roman"/>
          <w:spacing w:val="-3"/>
          <w:lang w:eastAsia="hi-IN" w:bidi="hi-IN"/>
        </w:rPr>
        <w:t>----------------------------------------</w:t>
      </w:r>
    </w:p>
    <w:p w14:paraId="47ABD4B6" w14:textId="77777777" w:rsidR="00EA00BB" w:rsidRPr="003727BA" w:rsidRDefault="00EA00BB" w:rsidP="00EA00BB">
      <w:pPr>
        <w:tabs>
          <w:tab w:val="left" w:pos="-720"/>
        </w:tabs>
        <w:jc w:val="both"/>
        <w:rPr>
          <w:rFonts w:eastAsia="Times New Roman"/>
          <w:spacing w:val="-3"/>
          <w:lang w:eastAsia="hi-IN" w:bidi="hi-IN"/>
        </w:rPr>
      </w:pPr>
      <w:r w:rsidRPr="003727BA">
        <w:rPr>
          <w:rFonts w:eastAsia="Times New Roman"/>
          <w:spacing w:val="-3"/>
          <w:lang w:eastAsia="hi-IN" w:bidi="hi-IN"/>
        </w:rPr>
        <w:t>(LUGAR Y FECHA)</w:t>
      </w:r>
    </w:p>
    <w:p w14:paraId="260C2C5A" w14:textId="77777777" w:rsidR="00EA00BB" w:rsidRPr="003727BA" w:rsidRDefault="00EA00BB" w:rsidP="00EA00BB">
      <w:pPr>
        <w:rPr>
          <w:rFonts w:eastAsia="Times New Roman"/>
          <w:lang w:eastAsia="hi-IN" w:bidi="hi-IN"/>
        </w:rPr>
      </w:pPr>
    </w:p>
    <w:p w14:paraId="3C0E3131" w14:textId="77777777" w:rsidR="00EA00BB" w:rsidRPr="003727BA" w:rsidRDefault="00EA00BB" w:rsidP="00EA00BB">
      <w:pPr>
        <w:tabs>
          <w:tab w:val="left" w:pos="-720"/>
        </w:tabs>
        <w:jc w:val="both"/>
        <w:rPr>
          <w:rFonts w:eastAsia="Times New Roman"/>
          <w:spacing w:val="-3"/>
          <w:lang w:eastAsia="hi-IN" w:bidi="hi-IN"/>
        </w:rPr>
      </w:pPr>
      <w:r w:rsidRPr="003727BA">
        <w:rPr>
          <w:rFonts w:eastAsia="Times New Roman"/>
          <w:spacing w:val="-3"/>
          <w:lang w:eastAsia="hi-IN" w:bidi="hi-IN"/>
        </w:rPr>
        <w:tab/>
      </w:r>
      <w:r w:rsidRPr="003727BA">
        <w:rPr>
          <w:rFonts w:eastAsia="Times New Roman"/>
          <w:spacing w:val="-3"/>
          <w:lang w:eastAsia="hi-IN" w:bidi="hi-IN"/>
        </w:rPr>
        <w:tab/>
      </w:r>
      <w:r w:rsidRPr="003727BA">
        <w:rPr>
          <w:rFonts w:eastAsia="Times New Roman"/>
          <w:spacing w:val="-3"/>
          <w:lang w:eastAsia="hi-IN" w:bidi="hi-IN"/>
        </w:rPr>
        <w:tab/>
      </w:r>
      <w:r w:rsidRPr="003727BA">
        <w:rPr>
          <w:rFonts w:eastAsia="Times New Roman"/>
          <w:spacing w:val="-3"/>
          <w:lang w:eastAsia="hi-IN" w:bidi="hi-IN"/>
        </w:rPr>
        <w:tab/>
        <w:t>----------------------------------------</w:t>
      </w:r>
    </w:p>
    <w:p w14:paraId="0781FCFF" w14:textId="77777777" w:rsidR="00EA00BB" w:rsidRPr="003727BA" w:rsidRDefault="00EA00BB" w:rsidP="00EA00BB">
      <w:pPr>
        <w:tabs>
          <w:tab w:val="center" w:pos="4334"/>
        </w:tabs>
        <w:jc w:val="both"/>
        <w:rPr>
          <w:rFonts w:eastAsia="Times New Roman"/>
          <w:spacing w:val="-3"/>
          <w:lang w:eastAsia="hi-IN" w:bidi="hi-IN"/>
        </w:rPr>
      </w:pPr>
      <w:r w:rsidRPr="003727BA">
        <w:rPr>
          <w:rFonts w:eastAsia="Times New Roman"/>
          <w:spacing w:val="-3"/>
          <w:lang w:eastAsia="hi-IN" w:bidi="hi-IN"/>
        </w:rPr>
        <w:tab/>
        <w:t>(FIRMA DEL REPRESENTANTE LEGAL)</w:t>
      </w:r>
    </w:p>
    <w:p w14:paraId="20D36E19" w14:textId="77777777" w:rsidR="00EA00BB" w:rsidRPr="003727BA" w:rsidRDefault="00EA00BB" w:rsidP="00EA00BB">
      <w:pPr>
        <w:tabs>
          <w:tab w:val="center" w:pos="4334"/>
        </w:tabs>
        <w:jc w:val="both"/>
        <w:rPr>
          <w:rFonts w:eastAsia="Times New Roman"/>
          <w:spacing w:val="-3"/>
          <w:lang w:eastAsia="hi-IN" w:bidi="hi-IN"/>
        </w:rPr>
      </w:pPr>
      <w:r w:rsidRPr="003727BA">
        <w:rPr>
          <w:rFonts w:eastAsia="Times New Roman"/>
          <w:spacing w:val="-3"/>
          <w:lang w:eastAsia="hi-IN" w:bidi="hi-IN"/>
        </w:rPr>
        <w:tab/>
        <w:t>MYPE…………</w:t>
      </w:r>
      <w:proofErr w:type="gramStart"/>
      <w:r w:rsidRPr="003727BA">
        <w:rPr>
          <w:rFonts w:eastAsia="Times New Roman"/>
          <w:spacing w:val="-3"/>
          <w:lang w:eastAsia="hi-IN" w:bidi="hi-IN"/>
        </w:rPr>
        <w:t>…….</w:t>
      </w:r>
      <w:proofErr w:type="gramEnd"/>
      <w:r w:rsidRPr="003727BA">
        <w:rPr>
          <w:rFonts w:eastAsia="Times New Roman"/>
          <w:spacing w:val="-3"/>
          <w:lang w:eastAsia="hi-IN" w:bidi="hi-IN"/>
        </w:rPr>
        <w:t>.</w:t>
      </w:r>
    </w:p>
    <w:p w14:paraId="6A33760B" w14:textId="77777777" w:rsidR="00EA00BB" w:rsidRPr="003727BA" w:rsidRDefault="00EA00BB" w:rsidP="00EA00BB">
      <w:pPr>
        <w:tabs>
          <w:tab w:val="left" w:pos="-720"/>
        </w:tabs>
        <w:jc w:val="both"/>
        <w:rPr>
          <w:rFonts w:eastAsia="Times New Roman"/>
          <w:spacing w:val="-3"/>
          <w:lang w:eastAsia="hi-IN" w:bidi="hi-IN"/>
        </w:rPr>
      </w:pPr>
    </w:p>
    <w:p w14:paraId="53447057" w14:textId="77777777" w:rsidR="00EA00BB" w:rsidRPr="003727BA" w:rsidRDefault="00EA00BB" w:rsidP="00EA00BB">
      <w:pPr>
        <w:tabs>
          <w:tab w:val="left" w:pos="-720"/>
        </w:tabs>
        <w:jc w:val="both"/>
        <w:rPr>
          <w:rFonts w:eastAsia="Times New Roman"/>
          <w:spacing w:val="-3"/>
          <w:lang w:eastAsia="hi-IN" w:bidi="hi-IN"/>
        </w:rPr>
      </w:pPr>
      <w:r w:rsidRPr="003727BA">
        <w:rPr>
          <w:rFonts w:eastAsia="Times New Roman"/>
          <w:spacing w:val="-3"/>
          <w:lang w:eastAsia="hi-IN" w:bidi="hi-IN"/>
        </w:rPr>
        <w:t>Cantón:</w:t>
      </w:r>
    </w:p>
    <w:p w14:paraId="0396AC79" w14:textId="77777777" w:rsidR="00EA00BB" w:rsidRPr="003727BA" w:rsidRDefault="00EA00BB" w:rsidP="00EA00BB">
      <w:pPr>
        <w:tabs>
          <w:tab w:val="left" w:pos="-720"/>
        </w:tabs>
        <w:jc w:val="both"/>
        <w:rPr>
          <w:rFonts w:eastAsia="Times New Roman"/>
          <w:spacing w:val="-3"/>
          <w:lang w:eastAsia="hi-IN" w:bidi="hi-IN"/>
        </w:rPr>
      </w:pPr>
      <w:r w:rsidRPr="003727BA">
        <w:rPr>
          <w:rFonts w:eastAsia="Times New Roman"/>
          <w:spacing w:val="-3"/>
          <w:lang w:eastAsia="hi-IN" w:bidi="hi-IN"/>
        </w:rPr>
        <w:t>Parroquia:</w:t>
      </w:r>
    </w:p>
    <w:p w14:paraId="466362E4" w14:textId="77777777" w:rsidR="00EA00BB" w:rsidRPr="003727BA" w:rsidRDefault="00EA00BB" w:rsidP="00EA00BB">
      <w:pPr>
        <w:tabs>
          <w:tab w:val="left" w:pos="-720"/>
        </w:tabs>
        <w:jc w:val="both"/>
        <w:rPr>
          <w:rFonts w:eastAsia="Times New Roman"/>
          <w:spacing w:val="-3"/>
          <w:lang w:eastAsia="hi-IN" w:bidi="hi-IN"/>
        </w:rPr>
      </w:pPr>
      <w:r w:rsidRPr="003727BA">
        <w:rPr>
          <w:rFonts w:eastAsia="Times New Roman"/>
          <w:spacing w:val="-3"/>
          <w:lang w:eastAsia="hi-IN" w:bidi="hi-IN"/>
        </w:rPr>
        <w:t>Dirección:</w:t>
      </w:r>
    </w:p>
    <w:p w14:paraId="6DD5A2DC" w14:textId="77777777" w:rsidR="00EA00BB" w:rsidRPr="003727BA" w:rsidRDefault="00EA00BB" w:rsidP="00EA00BB">
      <w:pPr>
        <w:tabs>
          <w:tab w:val="left" w:pos="-720"/>
        </w:tabs>
        <w:jc w:val="both"/>
        <w:rPr>
          <w:rFonts w:eastAsia="Times New Roman"/>
          <w:spacing w:val="-3"/>
          <w:lang w:eastAsia="hi-IN" w:bidi="hi-IN"/>
        </w:rPr>
      </w:pPr>
      <w:r w:rsidRPr="003727BA">
        <w:rPr>
          <w:rFonts w:eastAsia="Times New Roman"/>
          <w:spacing w:val="-3"/>
          <w:lang w:eastAsia="hi-IN" w:bidi="hi-IN"/>
        </w:rPr>
        <w:t xml:space="preserve">Teléfono(s):               </w:t>
      </w:r>
    </w:p>
    <w:p w14:paraId="37D5D08D" w14:textId="77777777" w:rsidR="00EA00BB" w:rsidRPr="000D530C" w:rsidRDefault="00EA00BB" w:rsidP="00EA00BB">
      <w:pPr>
        <w:tabs>
          <w:tab w:val="left" w:pos="-720"/>
        </w:tabs>
        <w:jc w:val="both"/>
        <w:rPr>
          <w:rFonts w:eastAsia="Times New Roman"/>
          <w:spacing w:val="-3"/>
          <w:lang w:eastAsia="hi-IN" w:bidi="hi-IN"/>
        </w:rPr>
      </w:pPr>
      <w:r w:rsidRPr="003727BA">
        <w:rPr>
          <w:rFonts w:eastAsia="Times New Roman"/>
          <w:spacing w:val="-3"/>
          <w:lang w:eastAsia="hi-IN" w:bidi="hi-IN"/>
        </w:rPr>
        <w:t>Télex o fax:</w:t>
      </w:r>
    </w:p>
    <w:p w14:paraId="20AE8A2A" w14:textId="77777777" w:rsidR="00EA00BB" w:rsidRDefault="00EA00BB" w:rsidP="00EA00BB">
      <w:pPr>
        <w:tabs>
          <w:tab w:val="left" w:pos="-720"/>
        </w:tabs>
        <w:jc w:val="both"/>
        <w:rPr>
          <w:rFonts w:eastAsia="Times New Roman"/>
          <w:spacing w:val="-3"/>
          <w:lang w:eastAsia="hi-IN" w:bidi="hi-IN"/>
        </w:rPr>
      </w:pPr>
    </w:p>
    <w:p w14:paraId="62F73809" w14:textId="77777777" w:rsidR="00EA00BB" w:rsidRPr="000D530C" w:rsidRDefault="00EA00BB" w:rsidP="00EA00BB">
      <w:pPr>
        <w:tabs>
          <w:tab w:val="left" w:pos="-720"/>
        </w:tabs>
        <w:jc w:val="both"/>
        <w:rPr>
          <w:rFonts w:eastAsia="Times New Roman"/>
          <w:spacing w:val="-3"/>
          <w:lang w:eastAsia="hi-IN" w:bidi="hi-IN"/>
        </w:rPr>
      </w:pPr>
    </w:p>
    <w:p w14:paraId="412D95C0" w14:textId="77777777" w:rsidR="00EA00BB" w:rsidRPr="000D530C" w:rsidRDefault="00EA00BB" w:rsidP="00EA00BB">
      <w:pPr>
        <w:rPr>
          <w:lang w:val="es-ES"/>
        </w:rPr>
      </w:pPr>
    </w:p>
    <w:p w14:paraId="0CD6B07C" w14:textId="77777777" w:rsidR="00EA00BB" w:rsidRPr="00493A26" w:rsidRDefault="00EA00BB" w:rsidP="00EA00BB">
      <w:pPr>
        <w:pBdr>
          <w:top w:val="single" w:sz="4" w:space="1" w:color="auto"/>
          <w:left w:val="single" w:sz="4" w:space="4" w:color="auto"/>
          <w:bottom w:val="single" w:sz="4" w:space="1" w:color="auto"/>
          <w:right w:val="single" w:sz="4" w:space="4" w:color="auto"/>
        </w:pBdr>
        <w:tabs>
          <w:tab w:val="left" w:pos="-540"/>
        </w:tabs>
        <w:spacing w:line="276" w:lineRule="auto"/>
        <w:ind w:left="15" w:right="45"/>
        <w:jc w:val="center"/>
        <w:rPr>
          <w:b/>
          <w:bCs/>
          <w:lang w:bidi="hi-IN"/>
        </w:rPr>
      </w:pPr>
    </w:p>
    <w:p w14:paraId="233D2E56" w14:textId="77777777" w:rsidR="00EA00BB" w:rsidRPr="00493A26" w:rsidRDefault="00EA00BB" w:rsidP="00EA00BB">
      <w:pPr>
        <w:pBdr>
          <w:top w:val="single" w:sz="4" w:space="1" w:color="auto"/>
          <w:left w:val="single" w:sz="4" w:space="4" w:color="auto"/>
          <w:bottom w:val="single" w:sz="4" w:space="1" w:color="auto"/>
          <w:right w:val="single" w:sz="4" w:space="4" w:color="auto"/>
        </w:pBdr>
        <w:tabs>
          <w:tab w:val="left" w:pos="-540"/>
        </w:tabs>
        <w:spacing w:line="276" w:lineRule="auto"/>
        <w:ind w:left="15" w:right="45"/>
        <w:jc w:val="center"/>
        <w:rPr>
          <w:b/>
          <w:bCs/>
          <w:lang w:bidi="hi-IN"/>
        </w:rPr>
      </w:pPr>
      <w:r w:rsidRPr="00493A26">
        <w:rPr>
          <w:b/>
          <w:spacing w:val="-1"/>
        </w:rPr>
        <w:lastRenderedPageBreak/>
        <w:t>IV. FORMULARIO DE COMPROMISO DE ASOCIACIÓN O CONSORCIO</w:t>
      </w:r>
    </w:p>
    <w:p w14:paraId="7D274FF0" w14:textId="77777777" w:rsidR="00EA00BB" w:rsidRPr="00493A26" w:rsidRDefault="00EA00BB" w:rsidP="00EA00BB">
      <w:pPr>
        <w:pBdr>
          <w:top w:val="single" w:sz="4" w:space="1" w:color="auto"/>
          <w:left w:val="single" w:sz="4" w:space="4" w:color="auto"/>
          <w:bottom w:val="single" w:sz="4" w:space="1" w:color="auto"/>
          <w:right w:val="single" w:sz="4" w:space="4" w:color="auto"/>
        </w:pBdr>
        <w:tabs>
          <w:tab w:val="left" w:pos="-540"/>
        </w:tabs>
        <w:spacing w:line="276" w:lineRule="auto"/>
        <w:ind w:left="15" w:right="45"/>
        <w:jc w:val="center"/>
        <w:rPr>
          <w:bCs/>
          <w:lang w:bidi="hi-IN"/>
        </w:rPr>
      </w:pPr>
      <w:r>
        <w:rPr>
          <w:bCs/>
          <w:lang w:bidi="hi-IN"/>
        </w:rPr>
        <w:t>Versión SERCOP 2.1</w:t>
      </w:r>
      <w:r w:rsidRPr="00493A26">
        <w:rPr>
          <w:bCs/>
          <w:lang w:bidi="hi-IN"/>
        </w:rPr>
        <w:t xml:space="preserve"> (</w:t>
      </w:r>
      <w:r>
        <w:rPr>
          <w:bCs/>
          <w:lang w:bidi="hi-IN"/>
        </w:rPr>
        <w:t>09</w:t>
      </w:r>
      <w:r w:rsidRPr="00493A26">
        <w:rPr>
          <w:bCs/>
          <w:lang w:bidi="hi-IN"/>
        </w:rPr>
        <w:t xml:space="preserve"> de </w:t>
      </w:r>
      <w:r>
        <w:rPr>
          <w:bCs/>
          <w:lang w:bidi="hi-IN"/>
        </w:rPr>
        <w:t xml:space="preserve">junio de </w:t>
      </w:r>
      <w:r w:rsidRPr="00493A26">
        <w:rPr>
          <w:bCs/>
          <w:lang w:bidi="hi-IN"/>
        </w:rPr>
        <w:t>201</w:t>
      </w:r>
      <w:r>
        <w:rPr>
          <w:bCs/>
          <w:lang w:bidi="hi-IN"/>
        </w:rPr>
        <w:t>7</w:t>
      </w:r>
      <w:r w:rsidRPr="00493A26">
        <w:rPr>
          <w:bCs/>
          <w:lang w:bidi="hi-IN"/>
        </w:rPr>
        <w:t>)</w:t>
      </w:r>
    </w:p>
    <w:p w14:paraId="68329AF4" w14:textId="77777777" w:rsidR="00EA00BB" w:rsidRPr="00493A26" w:rsidRDefault="00EA00BB" w:rsidP="00EA00BB">
      <w:pPr>
        <w:pBdr>
          <w:top w:val="single" w:sz="4" w:space="1" w:color="auto"/>
          <w:left w:val="single" w:sz="4" w:space="4" w:color="auto"/>
          <w:bottom w:val="single" w:sz="4" w:space="1" w:color="auto"/>
          <w:right w:val="single" w:sz="4" w:space="4" w:color="auto"/>
        </w:pBdr>
        <w:tabs>
          <w:tab w:val="left" w:pos="-540"/>
        </w:tabs>
        <w:spacing w:line="276" w:lineRule="auto"/>
        <w:ind w:left="15" w:right="45"/>
        <w:jc w:val="center"/>
        <w:rPr>
          <w:b/>
          <w:bCs/>
          <w:lang w:bidi="hi-IN"/>
        </w:rPr>
      </w:pPr>
    </w:p>
    <w:p w14:paraId="786F6AB7" w14:textId="77777777" w:rsidR="00EA00BB" w:rsidRPr="00493A26" w:rsidRDefault="00EA00BB" w:rsidP="00EA00BB">
      <w:pPr>
        <w:tabs>
          <w:tab w:val="left" w:pos="-540"/>
        </w:tabs>
        <w:spacing w:line="276" w:lineRule="auto"/>
        <w:ind w:left="15" w:right="45"/>
        <w:jc w:val="center"/>
        <w:rPr>
          <w:spacing w:val="-3"/>
          <w:lang w:eastAsia="hi-IN" w:bidi="hi-IN"/>
        </w:rPr>
      </w:pPr>
    </w:p>
    <w:p w14:paraId="655DD3C8" w14:textId="77777777" w:rsidR="00EA00BB" w:rsidRPr="00493A26" w:rsidRDefault="00EA00BB" w:rsidP="00EA00BB">
      <w:pPr>
        <w:spacing w:line="276" w:lineRule="auto"/>
        <w:rPr>
          <w:b/>
        </w:rPr>
      </w:pPr>
      <w:r w:rsidRPr="00493A26">
        <w:rPr>
          <w:b/>
        </w:rPr>
        <w:t>PROCEDIMIENTO No.</w:t>
      </w:r>
    </w:p>
    <w:p w14:paraId="5B928FAC" w14:textId="77777777" w:rsidR="00EA00BB" w:rsidRPr="00493A26" w:rsidRDefault="00EA00BB" w:rsidP="00EA00BB">
      <w:pPr>
        <w:spacing w:line="276" w:lineRule="auto"/>
        <w:rPr>
          <w:b/>
        </w:rPr>
      </w:pPr>
    </w:p>
    <w:p w14:paraId="209EA888" w14:textId="77777777" w:rsidR="00EA00BB" w:rsidRPr="00493A26" w:rsidRDefault="00EA00BB" w:rsidP="00EA00BB">
      <w:pPr>
        <w:spacing w:line="276" w:lineRule="auto"/>
        <w:rPr>
          <w:b/>
        </w:rPr>
      </w:pPr>
      <w:r w:rsidRPr="00493A26">
        <w:rPr>
          <w:b/>
        </w:rPr>
        <w:t>OBJETO DE CONTRATACIÓN:</w:t>
      </w:r>
    </w:p>
    <w:p w14:paraId="01B4243B" w14:textId="77777777" w:rsidR="00EA00BB" w:rsidRPr="00493A26" w:rsidRDefault="00EA00BB" w:rsidP="00EA00BB">
      <w:pPr>
        <w:spacing w:line="276" w:lineRule="auto"/>
      </w:pPr>
    </w:p>
    <w:p w14:paraId="76DE8F19" w14:textId="77777777" w:rsidR="00EA00BB" w:rsidRPr="00493A26" w:rsidRDefault="00EA00BB" w:rsidP="00EA00BB">
      <w:pPr>
        <w:spacing w:line="276" w:lineRule="auto"/>
        <w:jc w:val="both"/>
      </w:pPr>
      <w:r w:rsidRPr="00493A26">
        <w:t>Comparecen a la suscripción del presente compromiso, por una parte, …………………</w:t>
      </w:r>
      <w:proofErr w:type="gramStart"/>
      <w:r w:rsidRPr="00493A26">
        <w:t>…….</w:t>
      </w:r>
      <w:proofErr w:type="gramEnd"/>
      <w:r w:rsidRPr="00493A26">
        <w:t>(</w:t>
      </w:r>
      <w:r w:rsidRPr="00493A26">
        <w:rPr>
          <w:i/>
        </w:rPr>
        <w:t>persona natural o representante legal de persona jurídica</w:t>
      </w:r>
      <w:r w:rsidRPr="00493A26">
        <w:t>), debidamente representada por …………………</w:t>
      </w:r>
      <w:proofErr w:type="gramStart"/>
      <w:r w:rsidRPr="00493A26">
        <w:t>…….</w:t>
      </w:r>
      <w:proofErr w:type="gramEnd"/>
      <w:r w:rsidRPr="00493A26">
        <w:t xml:space="preserve">; y, por otra parte, </w:t>
      </w:r>
      <w:r w:rsidRPr="00493A26">
        <w:rPr>
          <w:i/>
        </w:rPr>
        <w:t>(</w:t>
      </w:r>
      <w:proofErr w:type="gramStart"/>
      <w:r w:rsidRPr="00493A26">
        <w:rPr>
          <w:i/>
        </w:rPr>
        <w:t>personas natural</w:t>
      </w:r>
      <w:proofErr w:type="gramEnd"/>
      <w:r w:rsidRPr="00493A26">
        <w:rPr>
          <w:i/>
        </w:rPr>
        <w:t xml:space="preserve"> o representante legal de persona jurídica</w:t>
      </w:r>
      <w:r w:rsidRPr="00493A26">
        <w:t xml:space="preserve">), </w:t>
      </w:r>
      <w:proofErr w:type="gramStart"/>
      <w:r w:rsidRPr="00493A26">
        <w:t xml:space="preserve"> ….</w:t>
      </w:r>
      <w:proofErr w:type="gramEnd"/>
      <w:r w:rsidRPr="00493A26">
        <w:t>.……… representada por…………………</w:t>
      </w:r>
      <w:proofErr w:type="gramStart"/>
      <w:r w:rsidRPr="00493A26">
        <w:t>…….</w:t>
      </w:r>
      <w:proofErr w:type="gramEnd"/>
      <w:r w:rsidRPr="00493A26">
        <w:t>, todos debidamente registrados y habilitados en el RUP.</w:t>
      </w:r>
    </w:p>
    <w:p w14:paraId="53249D9B" w14:textId="77777777" w:rsidR="00EA00BB" w:rsidRPr="00493A26" w:rsidRDefault="00EA00BB" w:rsidP="00EA00BB">
      <w:pPr>
        <w:spacing w:line="276" w:lineRule="auto"/>
        <w:jc w:val="both"/>
        <w:rPr>
          <w:lang w:bidi="hi-IN"/>
        </w:rPr>
      </w:pPr>
    </w:p>
    <w:p w14:paraId="3EBF26E4" w14:textId="77777777" w:rsidR="00EA00BB" w:rsidRPr="00493A26" w:rsidRDefault="00EA00BB" w:rsidP="00EA00BB">
      <w:pPr>
        <w:spacing w:line="276" w:lineRule="auto"/>
        <w:jc w:val="both"/>
      </w:pPr>
      <w:r w:rsidRPr="00493A26">
        <w:t xml:space="preserve">Los comparecientes, en las calidades que intervienen, capaces para contratar y obligarse, acuerdan suscribir el presente compromiso de Asociación o Consorcio para participar en el procedimiento de contratación </w:t>
      </w:r>
      <w:proofErr w:type="gramStart"/>
      <w:r w:rsidRPr="00493A26">
        <w:t>No.…</w:t>
      </w:r>
      <w:proofErr w:type="gramEnd"/>
      <w:r w:rsidRPr="00493A26">
        <w:t>…., cuyo objeto es………………………. y por lo tanto expresamos lo siguiente:</w:t>
      </w:r>
    </w:p>
    <w:p w14:paraId="4643BBAA" w14:textId="77777777" w:rsidR="00EA00BB" w:rsidRPr="00493A26" w:rsidRDefault="00EA00BB" w:rsidP="00EA00BB">
      <w:pPr>
        <w:spacing w:line="276" w:lineRule="auto"/>
        <w:jc w:val="both"/>
      </w:pPr>
    </w:p>
    <w:p w14:paraId="2F83437F" w14:textId="77777777" w:rsidR="00EA00BB" w:rsidRPr="00493A26" w:rsidRDefault="00EA00BB" w:rsidP="00EA00BB">
      <w:pPr>
        <w:pStyle w:val="Prrafodelista"/>
        <w:widowControl/>
        <w:numPr>
          <w:ilvl w:val="0"/>
          <w:numId w:val="73"/>
        </w:numPr>
        <w:suppressAutoHyphens w:val="0"/>
        <w:spacing w:line="276" w:lineRule="auto"/>
        <w:contextualSpacing/>
        <w:jc w:val="both"/>
      </w:pPr>
      <w:r w:rsidRPr="00493A26">
        <w:t>El Procurador Común de la Asociación o Consorcio será (</w:t>
      </w:r>
      <w:r w:rsidRPr="00493A26">
        <w:rPr>
          <w:i/>
        </w:rPr>
        <w:t>indicar el nombre</w:t>
      </w:r>
      <w:r w:rsidRPr="00493A26">
        <w:t>), con cédula de ciudadanía o pasaporte No. ……………………….  de (</w:t>
      </w:r>
      <w:r w:rsidRPr="00493A26">
        <w:rPr>
          <w:i/>
        </w:rPr>
        <w:t>Nacionalidad</w:t>
      </w:r>
      <w:r w:rsidRPr="00493A26">
        <w:t>), quien está expresamente facultado representar en la fase precontractual.</w:t>
      </w:r>
    </w:p>
    <w:p w14:paraId="59C137B3" w14:textId="77777777" w:rsidR="00EA00BB" w:rsidRPr="00493A26" w:rsidRDefault="00EA00BB" w:rsidP="00EA00BB">
      <w:pPr>
        <w:spacing w:line="276" w:lineRule="auto"/>
        <w:jc w:val="both"/>
      </w:pPr>
      <w:r w:rsidRPr="00493A26">
        <w:t xml:space="preserve"> </w:t>
      </w:r>
    </w:p>
    <w:p w14:paraId="6482C2B0" w14:textId="77777777" w:rsidR="00EA00BB" w:rsidRPr="00493A26" w:rsidRDefault="00EA00BB" w:rsidP="00EA00BB">
      <w:pPr>
        <w:pStyle w:val="Prrafodelista"/>
        <w:widowControl/>
        <w:numPr>
          <w:ilvl w:val="0"/>
          <w:numId w:val="73"/>
        </w:numPr>
        <w:suppressAutoHyphens w:val="0"/>
        <w:spacing w:line="276" w:lineRule="auto"/>
        <w:contextualSpacing/>
        <w:jc w:val="both"/>
      </w:pPr>
      <w:r w:rsidRPr="00493A26">
        <w:t>El detalle valorado de los aportes de cada uno de los miembros es el siguiente: (</w:t>
      </w:r>
      <w:r w:rsidRPr="00493A26">
        <w:rPr>
          <w:i/>
        </w:rPr>
        <w:t>incluir el detalle de los aportes sea en monetario o en especies, así como en aportes intangibles, de así acordarse</w:t>
      </w:r>
      <w:r w:rsidRPr="00493A26">
        <w:t>).</w:t>
      </w:r>
    </w:p>
    <w:p w14:paraId="0773D307" w14:textId="77777777" w:rsidR="00EA00BB" w:rsidRPr="00493A26" w:rsidRDefault="00EA00BB" w:rsidP="00EA00BB">
      <w:pPr>
        <w:spacing w:line="276" w:lineRule="auto"/>
        <w:jc w:val="both"/>
      </w:pPr>
    </w:p>
    <w:p w14:paraId="0173550A" w14:textId="77777777" w:rsidR="00EA00BB" w:rsidRPr="00493A26" w:rsidRDefault="00EA00BB" w:rsidP="00EA00BB">
      <w:pPr>
        <w:pStyle w:val="Prrafodelista"/>
        <w:widowControl/>
        <w:numPr>
          <w:ilvl w:val="0"/>
          <w:numId w:val="73"/>
        </w:numPr>
        <w:suppressAutoHyphens w:val="0"/>
        <w:spacing w:line="276" w:lineRule="auto"/>
        <w:contextualSpacing/>
        <w:jc w:val="both"/>
      </w:pPr>
      <w:r w:rsidRPr="00493A26">
        <w:t>Los compromisos y obligaciones que asumirán las partes en la fase de ejecución contractual, de resultar adjudicada; son los siguientes: (</w:t>
      </w:r>
      <w:r w:rsidRPr="00493A26">
        <w:rPr>
          <w:i/>
        </w:rPr>
        <w:t>detallar</w:t>
      </w:r>
      <w:r w:rsidRPr="00493A26">
        <w:t>)</w:t>
      </w:r>
    </w:p>
    <w:p w14:paraId="40921B87" w14:textId="77777777" w:rsidR="00EA00BB" w:rsidRPr="00493A26" w:rsidRDefault="00EA00BB" w:rsidP="00EA00BB">
      <w:pPr>
        <w:spacing w:line="276" w:lineRule="auto"/>
        <w:jc w:val="both"/>
      </w:pPr>
    </w:p>
    <w:p w14:paraId="4036DB0B" w14:textId="77777777" w:rsidR="00EA00BB" w:rsidRPr="00493A26" w:rsidRDefault="00EA00BB" w:rsidP="00EA00BB">
      <w:pPr>
        <w:pStyle w:val="Prrafodelista"/>
        <w:widowControl/>
        <w:numPr>
          <w:ilvl w:val="0"/>
          <w:numId w:val="73"/>
        </w:numPr>
        <w:suppressAutoHyphens w:val="0"/>
        <w:spacing w:line="276" w:lineRule="auto"/>
        <w:contextualSpacing/>
        <w:jc w:val="both"/>
      </w:pPr>
      <w:r w:rsidRPr="00493A26">
        <w:t xml:space="preserve">En caso de resultar adjudicados, los oferentes comprometidos en la conformación de la asociación o </w:t>
      </w:r>
      <w:proofErr w:type="gramStart"/>
      <w:r w:rsidRPr="00493A26">
        <w:t>consorcio,</w:t>
      </w:r>
      <w:proofErr w:type="gramEnd"/>
      <w:r w:rsidRPr="00493A26">
        <w:t xml:space="preserve"> declaran bajo juramento que formalizarán el presente compromiso mediante la suscripción de la pertinente escritura pública y se habilitará al Consorcio constituido en el RUP, para dar cumplimiento a lo previsto en la normativa expedida por el </w:t>
      </w:r>
      <w:r w:rsidRPr="0099117F">
        <w:rPr>
          <w:rFonts w:eastAsia="Calibri"/>
        </w:rPr>
        <w:t>Servicio Nacional de Contratación Pública</w:t>
      </w:r>
      <w:r w:rsidRPr="00493A26">
        <w:t>, aplicable a este caso.</w:t>
      </w:r>
    </w:p>
    <w:p w14:paraId="137E0180" w14:textId="77777777" w:rsidR="00EA00BB" w:rsidRPr="00493A26" w:rsidRDefault="00EA00BB" w:rsidP="00EA00BB">
      <w:pPr>
        <w:spacing w:line="276" w:lineRule="auto"/>
        <w:jc w:val="both"/>
      </w:pPr>
    </w:p>
    <w:p w14:paraId="640C506F" w14:textId="77777777" w:rsidR="00EA00BB" w:rsidRPr="00493A26" w:rsidRDefault="00EA00BB" w:rsidP="00EA00BB">
      <w:pPr>
        <w:pStyle w:val="Prrafodelista"/>
        <w:widowControl/>
        <w:numPr>
          <w:ilvl w:val="0"/>
          <w:numId w:val="73"/>
        </w:numPr>
        <w:suppressAutoHyphens w:val="0"/>
        <w:spacing w:line="276" w:lineRule="auto"/>
        <w:contextualSpacing/>
        <w:jc w:val="both"/>
      </w:pPr>
      <w:r w:rsidRPr="00493A26">
        <w:t xml:space="preserve">La asociación o consorcio está integrado por: </w:t>
      </w:r>
    </w:p>
    <w:p w14:paraId="4776905C" w14:textId="77777777" w:rsidR="00EA00BB" w:rsidRPr="00493A26" w:rsidRDefault="00EA00BB" w:rsidP="00EA00BB">
      <w:pPr>
        <w:spacing w:line="276" w:lineRule="auto"/>
        <w:jc w:val="both"/>
      </w:pPr>
    </w:p>
    <w:tbl>
      <w:tblPr>
        <w:tblW w:w="7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4727"/>
        <w:gridCol w:w="1576"/>
      </w:tblGrid>
      <w:tr w:rsidR="00EA00BB" w:rsidRPr="00493A26" w14:paraId="27F0BFA7" w14:textId="77777777">
        <w:trPr>
          <w:jc w:val="center"/>
        </w:trPr>
        <w:tc>
          <w:tcPr>
            <w:tcW w:w="910" w:type="dxa"/>
            <w:shd w:val="clear" w:color="auto" w:fill="auto"/>
          </w:tcPr>
          <w:p w14:paraId="2A8CF1B0" w14:textId="77777777" w:rsidR="00EA00BB" w:rsidRPr="00493A26" w:rsidRDefault="00EA00BB">
            <w:pPr>
              <w:spacing w:line="276" w:lineRule="auto"/>
              <w:jc w:val="center"/>
              <w:rPr>
                <w:b/>
              </w:rPr>
            </w:pPr>
            <w:r w:rsidRPr="00493A26">
              <w:rPr>
                <w:b/>
              </w:rPr>
              <w:t>Número</w:t>
            </w:r>
          </w:p>
        </w:tc>
        <w:tc>
          <w:tcPr>
            <w:tcW w:w="5170" w:type="dxa"/>
            <w:shd w:val="clear" w:color="auto" w:fill="auto"/>
          </w:tcPr>
          <w:p w14:paraId="7C20C5B9" w14:textId="77777777" w:rsidR="00EA00BB" w:rsidRPr="00493A26" w:rsidRDefault="00EA00BB">
            <w:pPr>
              <w:spacing w:line="276" w:lineRule="auto"/>
              <w:jc w:val="center"/>
              <w:rPr>
                <w:b/>
              </w:rPr>
            </w:pPr>
            <w:r w:rsidRPr="00493A26">
              <w:rPr>
                <w:b/>
              </w:rPr>
              <w:t>Asociados o Consorciados</w:t>
            </w:r>
          </w:p>
        </w:tc>
        <w:tc>
          <w:tcPr>
            <w:tcW w:w="1275" w:type="dxa"/>
            <w:shd w:val="clear" w:color="auto" w:fill="auto"/>
          </w:tcPr>
          <w:p w14:paraId="104E53C7" w14:textId="77777777" w:rsidR="00EA00BB" w:rsidRPr="00493A26" w:rsidRDefault="00EA00BB">
            <w:pPr>
              <w:spacing w:line="276" w:lineRule="auto"/>
              <w:jc w:val="center"/>
              <w:rPr>
                <w:b/>
              </w:rPr>
            </w:pPr>
            <w:r w:rsidRPr="00493A26">
              <w:rPr>
                <w:b/>
              </w:rPr>
              <w:t xml:space="preserve">Porcentaje de </w:t>
            </w:r>
            <w:r w:rsidRPr="00493A26">
              <w:rPr>
                <w:b/>
              </w:rPr>
              <w:lastRenderedPageBreak/>
              <w:t>participación</w:t>
            </w:r>
          </w:p>
        </w:tc>
      </w:tr>
      <w:tr w:rsidR="00EA00BB" w:rsidRPr="00493A26" w14:paraId="0AC89F85" w14:textId="77777777">
        <w:trPr>
          <w:jc w:val="center"/>
        </w:trPr>
        <w:tc>
          <w:tcPr>
            <w:tcW w:w="910" w:type="dxa"/>
            <w:shd w:val="clear" w:color="auto" w:fill="auto"/>
          </w:tcPr>
          <w:p w14:paraId="59F532A6" w14:textId="77777777" w:rsidR="00EA00BB" w:rsidRPr="00493A26" w:rsidRDefault="00EA00BB">
            <w:pPr>
              <w:spacing w:line="276" w:lineRule="auto"/>
              <w:jc w:val="center"/>
            </w:pPr>
            <w:r w:rsidRPr="00493A26">
              <w:lastRenderedPageBreak/>
              <w:t>1</w:t>
            </w:r>
          </w:p>
        </w:tc>
        <w:tc>
          <w:tcPr>
            <w:tcW w:w="5170" w:type="dxa"/>
            <w:shd w:val="clear" w:color="auto" w:fill="auto"/>
          </w:tcPr>
          <w:p w14:paraId="2EA4E100" w14:textId="77777777" w:rsidR="00EA00BB" w:rsidRPr="00493A26" w:rsidRDefault="00EA00BB">
            <w:pPr>
              <w:spacing w:line="276" w:lineRule="auto"/>
              <w:jc w:val="both"/>
            </w:pPr>
          </w:p>
        </w:tc>
        <w:tc>
          <w:tcPr>
            <w:tcW w:w="1275" w:type="dxa"/>
            <w:shd w:val="clear" w:color="auto" w:fill="auto"/>
          </w:tcPr>
          <w:p w14:paraId="0658768C" w14:textId="77777777" w:rsidR="00EA00BB" w:rsidRPr="00493A26" w:rsidRDefault="00EA00BB">
            <w:pPr>
              <w:spacing w:line="276" w:lineRule="auto"/>
              <w:jc w:val="both"/>
            </w:pPr>
          </w:p>
        </w:tc>
      </w:tr>
      <w:tr w:rsidR="00EA00BB" w:rsidRPr="00493A26" w14:paraId="051CD960" w14:textId="77777777">
        <w:trPr>
          <w:jc w:val="center"/>
        </w:trPr>
        <w:tc>
          <w:tcPr>
            <w:tcW w:w="910" w:type="dxa"/>
            <w:shd w:val="clear" w:color="auto" w:fill="auto"/>
          </w:tcPr>
          <w:p w14:paraId="4D9C6FCE" w14:textId="77777777" w:rsidR="00EA00BB" w:rsidRPr="00493A26" w:rsidRDefault="00EA00BB">
            <w:pPr>
              <w:spacing w:line="276" w:lineRule="auto"/>
              <w:jc w:val="center"/>
            </w:pPr>
            <w:r w:rsidRPr="00493A26">
              <w:t>2</w:t>
            </w:r>
          </w:p>
        </w:tc>
        <w:tc>
          <w:tcPr>
            <w:tcW w:w="5170" w:type="dxa"/>
            <w:shd w:val="clear" w:color="auto" w:fill="auto"/>
          </w:tcPr>
          <w:p w14:paraId="057A1E69" w14:textId="77777777" w:rsidR="00EA00BB" w:rsidRPr="00493A26" w:rsidRDefault="00EA00BB">
            <w:pPr>
              <w:spacing w:line="276" w:lineRule="auto"/>
              <w:jc w:val="both"/>
            </w:pPr>
          </w:p>
        </w:tc>
        <w:tc>
          <w:tcPr>
            <w:tcW w:w="1275" w:type="dxa"/>
            <w:shd w:val="clear" w:color="auto" w:fill="auto"/>
          </w:tcPr>
          <w:p w14:paraId="38ED5D30" w14:textId="77777777" w:rsidR="00EA00BB" w:rsidRPr="00493A26" w:rsidRDefault="00EA00BB">
            <w:pPr>
              <w:spacing w:line="276" w:lineRule="auto"/>
              <w:jc w:val="both"/>
            </w:pPr>
          </w:p>
        </w:tc>
      </w:tr>
    </w:tbl>
    <w:p w14:paraId="3ECBF0AC" w14:textId="77777777" w:rsidR="00EA00BB" w:rsidRPr="00493A26" w:rsidRDefault="00EA00BB" w:rsidP="00EA00BB">
      <w:pPr>
        <w:spacing w:line="276" w:lineRule="auto"/>
        <w:ind w:left="708"/>
        <w:jc w:val="both"/>
      </w:pPr>
    </w:p>
    <w:p w14:paraId="30DCC430" w14:textId="77777777" w:rsidR="00EA00BB" w:rsidRPr="00493A26" w:rsidRDefault="00EA00BB" w:rsidP="00EA00BB">
      <w:pPr>
        <w:spacing w:line="276" w:lineRule="auto"/>
        <w:ind w:left="708"/>
        <w:jc w:val="both"/>
      </w:pPr>
      <w:r w:rsidRPr="00493A26">
        <w:t>El total de la columna, es decir la suma de los porcentajes de participación de los miembros, debe ser igual al 100%.</w:t>
      </w:r>
    </w:p>
    <w:p w14:paraId="205F26C7" w14:textId="77777777" w:rsidR="00EA00BB" w:rsidRPr="00493A26" w:rsidRDefault="00EA00BB" w:rsidP="00EA00BB">
      <w:pPr>
        <w:spacing w:line="276" w:lineRule="auto"/>
        <w:ind w:left="360"/>
        <w:jc w:val="both"/>
      </w:pPr>
    </w:p>
    <w:p w14:paraId="7D5F62C0" w14:textId="77777777" w:rsidR="00EA00BB" w:rsidRPr="00493A26" w:rsidRDefault="00EA00BB" w:rsidP="00EA00BB">
      <w:pPr>
        <w:pStyle w:val="Prrafodelista"/>
        <w:widowControl/>
        <w:numPr>
          <w:ilvl w:val="0"/>
          <w:numId w:val="73"/>
        </w:numPr>
        <w:suppressAutoHyphens w:val="0"/>
        <w:spacing w:line="276" w:lineRule="auto"/>
        <w:contextualSpacing/>
        <w:jc w:val="both"/>
      </w:pPr>
      <w:r w:rsidRPr="00493A26">
        <w:t>La responsabilidad de los integrantes de la asociación o consorcio es solidaria e indivisible para el cumplimiento de todas y cada una de las responsabilidades y obligaciones emanadas del procedimiento precontractual, con renuncia a los beneficios de orden y excusión;</w:t>
      </w:r>
    </w:p>
    <w:p w14:paraId="4F5C645F" w14:textId="77777777" w:rsidR="00EA00BB" w:rsidRPr="00493A26" w:rsidRDefault="00EA00BB" w:rsidP="00EA00BB">
      <w:pPr>
        <w:pStyle w:val="Prrafodelista"/>
        <w:spacing w:line="276" w:lineRule="auto"/>
        <w:jc w:val="both"/>
      </w:pPr>
    </w:p>
    <w:p w14:paraId="26837DD5" w14:textId="77777777" w:rsidR="00EA00BB" w:rsidRPr="00493A26" w:rsidRDefault="00EA00BB" w:rsidP="00EA00BB">
      <w:pPr>
        <w:pStyle w:val="Prrafodelista"/>
        <w:widowControl/>
        <w:numPr>
          <w:ilvl w:val="0"/>
          <w:numId w:val="73"/>
        </w:numPr>
        <w:suppressAutoHyphens w:val="0"/>
        <w:spacing w:line="276" w:lineRule="auto"/>
        <w:contextualSpacing/>
        <w:jc w:val="both"/>
      </w:pPr>
      <w:r w:rsidRPr="00493A26">
        <w:t xml:space="preserve"> La constitución de la asociación o consorcio se la realizará dentro del plazo establecido en la normativa vigente o en el pliego, previo a la suscripción del contrato.</w:t>
      </w:r>
    </w:p>
    <w:p w14:paraId="1D7F2EBF" w14:textId="77777777" w:rsidR="00EA00BB" w:rsidRPr="00493A26" w:rsidRDefault="00EA00BB" w:rsidP="00EA00BB">
      <w:pPr>
        <w:spacing w:line="276" w:lineRule="auto"/>
        <w:jc w:val="both"/>
      </w:pPr>
    </w:p>
    <w:p w14:paraId="33310B1D" w14:textId="77777777" w:rsidR="00EA00BB" w:rsidRPr="00493A26" w:rsidRDefault="00EA00BB" w:rsidP="00EA00BB">
      <w:pPr>
        <w:pStyle w:val="Prrafodelista"/>
        <w:widowControl/>
        <w:numPr>
          <w:ilvl w:val="0"/>
          <w:numId w:val="73"/>
        </w:numPr>
        <w:suppressAutoHyphens w:val="0"/>
        <w:spacing w:line="276" w:lineRule="auto"/>
        <w:contextualSpacing/>
        <w:jc w:val="both"/>
      </w:pPr>
      <w:r w:rsidRPr="00493A26">
        <w:t xml:space="preserve">El plazo del compromiso de asociación o consorcio y plazo del acuerdo en caso de resultar </w:t>
      </w:r>
      <w:proofErr w:type="gramStart"/>
      <w:r w:rsidRPr="00493A26">
        <w:t>adjudicatario,</w:t>
      </w:r>
      <w:proofErr w:type="gramEnd"/>
      <w:r w:rsidRPr="00493A26">
        <w:t xml:space="preserve"> cubrirá la totalidad del plazo precontractual, hasta antes de suscribir el contrato de asociación o consorcio respectivo, y noventa días adicionales.</w:t>
      </w:r>
    </w:p>
    <w:p w14:paraId="7B841413" w14:textId="77777777" w:rsidR="00EA00BB" w:rsidRPr="00493A26" w:rsidRDefault="00EA00BB" w:rsidP="00EA00BB">
      <w:pPr>
        <w:spacing w:line="276" w:lineRule="auto"/>
        <w:jc w:val="both"/>
      </w:pPr>
    </w:p>
    <w:p w14:paraId="1503141E" w14:textId="77777777" w:rsidR="00EA00BB" w:rsidRPr="00493A26" w:rsidRDefault="00EA00BB" w:rsidP="00EA00BB">
      <w:pPr>
        <w:spacing w:line="276" w:lineRule="auto"/>
        <w:jc w:val="both"/>
      </w:pPr>
      <w:r w:rsidRPr="001A4E3B">
        <w:rPr>
          <w:rFonts w:eastAsia="Times New Roman"/>
        </w:rPr>
        <w:t>Además, manifestamos que el consorcio cumplirá con todo lo determinado en la Ley Orgánica del Sistema Nacional de Contratación Pública y su Reglamento General, así como con lo establecido en la normativa que expida el Servicio Nacional de Contratación Pública</w:t>
      </w:r>
      <w:r w:rsidRPr="00493A26">
        <w:t>.</w:t>
      </w:r>
    </w:p>
    <w:p w14:paraId="32277613" w14:textId="77777777" w:rsidR="00EA00BB" w:rsidRPr="00493A26" w:rsidRDefault="00EA00BB" w:rsidP="00EA00BB">
      <w:pPr>
        <w:spacing w:line="276" w:lineRule="auto"/>
        <w:jc w:val="both"/>
      </w:pPr>
    </w:p>
    <w:p w14:paraId="2EE99311" w14:textId="77777777" w:rsidR="00EA00BB" w:rsidRDefault="00EA00BB" w:rsidP="00EA00BB">
      <w:pPr>
        <w:spacing w:line="276" w:lineRule="auto"/>
        <w:jc w:val="both"/>
      </w:pPr>
      <w:r w:rsidRPr="00493A26">
        <w:t xml:space="preserve">Atentamente, </w:t>
      </w:r>
    </w:p>
    <w:p w14:paraId="51BBB6AF" w14:textId="77777777" w:rsidR="001A4E3B" w:rsidRDefault="001A4E3B" w:rsidP="00EA00BB">
      <w:pPr>
        <w:spacing w:line="276" w:lineRule="auto"/>
        <w:jc w:val="both"/>
      </w:pPr>
    </w:p>
    <w:p w14:paraId="295C4AAA" w14:textId="7152A04E" w:rsidR="001A4E3B" w:rsidDel="00AD439B" w:rsidRDefault="001A4E3B" w:rsidP="00EA00BB">
      <w:pPr>
        <w:spacing w:line="276" w:lineRule="auto"/>
        <w:jc w:val="both"/>
        <w:rPr>
          <w:del w:id="8" w:author="usuario" w:date="2024-09-25T16:04:00Z"/>
        </w:rPr>
      </w:pPr>
    </w:p>
    <w:tbl>
      <w:tblPr>
        <w:tblW w:w="0" w:type="auto"/>
        <w:tblInd w:w="142" w:type="dxa"/>
        <w:tblLook w:val="04A0" w:firstRow="1" w:lastRow="0" w:firstColumn="1" w:lastColumn="0" w:noHBand="0" w:noVBand="1"/>
        <w:tblPrChange w:id="9" w:author="usuario" w:date="2024-09-25T16:04:00Z">
          <w:tblPr>
            <w:tblW w:w="0" w:type="auto"/>
            <w:tblInd w:w="-5" w:type="dxa"/>
            <w:tblLook w:val="04A0" w:firstRow="1" w:lastRow="0" w:firstColumn="1" w:lastColumn="0" w:noHBand="0" w:noVBand="1"/>
          </w:tblPr>
        </w:tblPrChange>
      </w:tblPr>
      <w:tblGrid>
        <w:gridCol w:w="4168"/>
        <w:gridCol w:w="4314"/>
        <w:gridCol w:w="165"/>
        <w:tblGridChange w:id="10">
          <w:tblGrid>
            <w:gridCol w:w="142"/>
            <w:gridCol w:w="4168"/>
            <w:gridCol w:w="5"/>
            <w:gridCol w:w="4309"/>
            <w:gridCol w:w="5"/>
            <w:gridCol w:w="1014"/>
          </w:tblGrid>
        </w:tblGridChange>
      </w:tblGrid>
      <w:tr w:rsidR="001A4E3B" w:rsidRPr="00493A26" w14:paraId="5EF3B301" w14:textId="77777777" w:rsidTr="00AD439B">
        <w:trPr>
          <w:gridAfter w:val="1"/>
          <w:wAfter w:w="165" w:type="dxa"/>
          <w:trPrChange w:id="11" w:author="usuario" w:date="2024-09-25T16:04:00Z">
            <w:trPr>
              <w:gridAfter w:val="1"/>
              <w:wAfter w:w="1027" w:type="dxa"/>
            </w:trPr>
          </w:trPrChange>
        </w:trPr>
        <w:tc>
          <w:tcPr>
            <w:tcW w:w="4168" w:type="dxa"/>
            <w:shd w:val="clear" w:color="auto" w:fill="auto"/>
            <w:tcPrChange w:id="12" w:author="usuario" w:date="2024-09-25T16:04:00Z">
              <w:tcPr>
                <w:tcW w:w="4360" w:type="dxa"/>
                <w:gridSpan w:val="3"/>
                <w:shd w:val="clear" w:color="auto" w:fill="auto"/>
              </w:tcPr>
            </w:tcPrChange>
          </w:tcPr>
          <w:p w14:paraId="54A93599" w14:textId="77777777" w:rsidR="001A4E3B" w:rsidRPr="00493A26" w:rsidRDefault="001A4E3B">
            <w:pPr>
              <w:spacing w:line="276" w:lineRule="auto"/>
              <w:jc w:val="both"/>
              <w:rPr>
                <w:b/>
              </w:rPr>
            </w:pPr>
            <w:r w:rsidRPr="00493A26">
              <w:rPr>
                <w:b/>
              </w:rPr>
              <w:t xml:space="preserve">Asociado o consorciado 1.- </w:t>
            </w:r>
          </w:p>
          <w:p w14:paraId="7A7A0040" w14:textId="77777777" w:rsidR="001A4E3B" w:rsidRPr="00493A26" w:rsidRDefault="001A4E3B">
            <w:pPr>
              <w:spacing w:line="276" w:lineRule="auto"/>
              <w:jc w:val="both"/>
              <w:rPr>
                <w:i/>
              </w:rPr>
            </w:pPr>
            <w:r w:rsidRPr="00493A26">
              <w:rPr>
                <w:b/>
              </w:rPr>
              <w:t>Firma:</w:t>
            </w:r>
            <w:r w:rsidRPr="00493A26">
              <w:t xml:space="preserve"> </w:t>
            </w:r>
            <w:r w:rsidRPr="00493A26">
              <w:rPr>
                <w:i/>
              </w:rPr>
              <w:t>Representante Legal o persona natural.</w:t>
            </w:r>
          </w:p>
          <w:p w14:paraId="35689701" w14:textId="77777777" w:rsidR="001A4E3B" w:rsidRPr="00493A26" w:rsidRDefault="001A4E3B">
            <w:pPr>
              <w:spacing w:line="276" w:lineRule="auto"/>
              <w:jc w:val="both"/>
              <w:rPr>
                <w:i/>
              </w:rPr>
            </w:pPr>
            <w:r w:rsidRPr="00493A26">
              <w:rPr>
                <w:b/>
              </w:rPr>
              <w:t>Nombre:</w:t>
            </w:r>
            <w:r w:rsidRPr="00493A26">
              <w:t xml:space="preserve"> </w:t>
            </w:r>
            <w:r w:rsidRPr="00493A26">
              <w:rPr>
                <w:i/>
              </w:rPr>
              <w:t>Representante Legal o persona natural.</w:t>
            </w:r>
          </w:p>
          <w:p w14:paraId="0875CFAB" w14:textId="77777777" w:rsidR="001A4E3B" w:rsidRPr="00493A26" w:rsidRDefault="001A4E3B">
            <w:pPr>
              <w:spacing w:line="276" w:lineRule="auto"/>
              <w:jc w:val="both"/>
            </w:pPr>
            <w:r w:rsidRPr="00493A26">
              <w:rPr>
                <w:i/>
              </w:rPr>
              <w:t>Domicilio:</w:t>
            </w:r>
          </w:p>
          <w:p w14:paraId="2AAC7F7B" w14:textId="77777777" w:rsidR="001A4E3B" w:rsidRPr="00493A26" w:rsidRDefault="001A4E3B">
            <w:pPr>
              <w:spacing w:line="276" w:lineRule="auto"/>
              <w:jc w:val="both"/>
              <w:rPr>
                <w:b/>
              </w:rPr>
            </w:pPr>
            <w:r w:rsidRPr="00493A26">
              <w:rPr>
                <w:b/>
              </w:rPr>
              <w:t>Lugar de recepción de notificaciones:</w:t>
            </w:r>
          </w:p>
        </w:tc>
        <w:tc>
          <w:tcPr>
            <w:tcW w:w="4314" w:type="dxa"/>
            <w:shd w:val="clear" w:color="auto" w:fill="auto"/>
            <w:tcPrChange w:id="13" w:author="usuario" w:date="2024-09-25T16:04:00Z">
              <w:tcPr>
                <w:tcW w:w="4360" w:type="dxa"/>
                <w:gridSpan w:val="2"/>
                <w:shd w:val="clear" w:color="auto" w:fill="auto"/>
              </w:tcPr>
            </w:tcPrChange>
          </w:tcPr>
          <w:p w14:paraId="36A3598A" w14:textId="77777777" w:rsidR="001A4E3B" w:rsidRPr="00493A26" w:rsidRDefault="001A4E3B">
            <w:pPr>
              <w:spacing w:line="276" w:lineRule="auto"/>
              <w:jc w:val="both"/>
              <w:rPr>
                <w:b/>
              </w:rPr>
            </w:pPr>
            <w:r w:rsidRPr="00493A26">
              <w:rPr>
                <w:b/>
              </w:rPr>
              <w:t xml:space="preserve">Asociado o consorciado 2.- </w:t>
            </w:r>
          </w:p>
          <w:p w14:paraId="33AEE464" w14:textId="77777777" w:rsidR="001A4E3B" w:rsidRPr="00493A26" w:rsidRDefault="001A4E3B">
            <w:pPr>
              <w:spacing w:line="276" w:lineRule="auto"/>
              <w:jc w:val="both"/>
              <w:rPr>
                <w:i/>
              </w:rPr>
            </w:pPr>
            <w:r w:rsidRPr="00493A26">
              <w:rPr>
                <w:b/>
              </w:rPr>
              <w:t>Firma:</w:t>
            </w:r>
            <w:r w:rsidRPr="00493A26">
              <w:t xml:space="preserve"> </w:t>
            </w:r>
            <w:r w:rsidRPr="00493A26">
              <w:rPr>
                <w:i/>
              </w:rPr>
              <w:t>Representante Legal o persona natural</w:t>
            </w:r>
          </w:p>
          <w:p w14:paraId="577CA153" w14:textId="77777777" w:rsidR="001A4E3B" w:rsidRPr="00493A26" w:rsidRDefault="001A4E3B">
            <w:pPr>
              <w:spacing w:line="276" w:lineRule="auto"/>
              <w:jc w:val="both"/>
              <w:rPr>
                <w:i/>
              </w:rPr>
            </w:pPr>
            <w:r w:rsidRPr="00493A26">
              <w:rPr>
                <w:b/>
              </w:rPr>
              <w:t>Nombre:</w:t>
            </w:r>
            <w:r w:rsidRPr="00493A26">
              <w:t xml:space="preserve"> </w:t>
            </w:r>
            <w:r w:rsidRPr="00493A26">
              <w:rPr>
                <w:i/>
              </w:rPr>
              <w:t>Representante Legal o persona natural.</w:t>
            </w:r>
          </w:p>
          <w:p w14:paraId="6345D48D" w14:textId="77777777" w:rsidR="001A4E3B" w:rsidRPr="00493A26" w:rsidRDefault="001A4E3B">
            <w:pPr>
              <w:spacing w:line="276" w:lineRule="auto"/>
              <w:jc w:val="both"/>
            </w:pPr>
            <w:r w:rsidRPr="00493A26">
              <w:rPr>
                <w:i/>
              </w:rPr>
              <w:t>Domicilio:</w:t>
            </w:r>
          </w:p>
          <w:p w14:paraId="08F8188A" w14:textId="77777777" w:rsidR="001A4E3B" w:rsidRPr="00493A26" w:rsidRDefault="001A4E3B">
            <w:pPr>
              <w:spacing w:line="276" w:lineRule="auto"/>
              <w:jc w:val="both"/>
              <w:rPr>
                <w:b/>
              </w:rPr>
            </w:pPr>
            <w:r w:rsidRPr="00493A26">
              <w:rPr>
                <w:b/>
              </w:rPr>
              <w:t>Lugar de recepción de notificaciones:</w:t>
            </w:r>
          </w:p>
          <w:p w14:paraId="30D22E84" w14:textId="77777777" w:rsidR="001A4E3B" w:rsidRPr="00493A26" w:rsidRDefault="001A4E3B">
            <w:pPr>
              <w:spacing w:line="276" w:lineRule="auto"/>
              <w:jc w:val="both"/>
            </w:pPr>
          </w:p>
          <w:p w14:paraId="0A4F4344" w14:textId="77777777" w:rsidR="001A4E3B" w:rsidRPr="00493A26" w:rsidRDefault="001A4E3B">
            <w:pPr>
              <w:spacing w:line="276" w:lineRule="auto"/>
              <w:jc w:val="both"/>
            </w:pPr>
          </w:p>
          <w:p w14:paraId="1DD43BDB" w14:textId="77777777" w:rsidR="001A4E3B" w:rsidRPr="00493A26" w:rsidRDefault="001A4E3B">
            <w:pPr>
              <w:spacing w:line="276" w:lineRule="auto"/>
              <w:jc w:val="both"/>
            </w:pPr>
          </w:p>
          <w:p w14:paraId="582BD702" w14:textId="77777777" w:rsidR="001A4E3B" w:rsidRDefault="001A4E3B">
            <w:pPr>
              <w:spacing w:line="276" w:lineRule="auto"/>
              <w:jc w:val="both"/>
              <w:rPr>
                <w:ins w:id="14" w:author="usuario" w:date="2024-09-25T16:05:00Z"/>
              </w:rPr>
            </w:pPr>
          </w:p>
          <w:p w14:paraId="30702605" w14:textId="77777777" w:rsidR="00AD439B" w:rsidRDefault="00AD439B">
            <w:pPr>
              <w:spacing w:line="276" w:lineRule="auto"/>
              <w:jc w:val="both"/>
              <w:rPr>
                <w:ins w:id="15" w:author="usuario" w:date="2024-09-25T16:05:00Z"/>
              </w:rPr>
            </w:pPr>
          </w:p>
          <w:p w14:paraId="58C52E33" w14:textId="77777777" w:rsidR="00AD439B" w:rsidRDefault="00AD439B">
            <w:pPr>
              <w:spacing w:line="276" w:lineRule="auto"/>
              <w:jc w:val="both"/>
              <w:rPr>
                <w:ins w:id="16" w:author="usuario" w:date="2024-09-25T16:05:00Z"/>
              </w:rPr>
            </w:pPr>
          </w:p>
          <w:p w14:paraId="72090437" w14:textId="4438F96A" w:rsidR="00AD439B" w:rsidRPr="00493A26" w:rsidRDefault="00AD439B">
            <w:pPr>
              <w:spacing w:line="276" w:lineRule="auto"/>
              <w:jc w:val="both"/>
            </w:pPr>
          </w:p>
        </w:tc>
      </w:tr>
      <w:tr w:rsidR="001A4E3B" w:rsidRPr="005E6B86" w14:paraId="26403AE0" w14:textId="77777777" w:rsidTr="00AD439B">
        <w:tblPrEx>
          <w:tblLook w:val="0000" w:firstRow="0" w:lastRow="0" w:firstColumn="0" w:lastColumn="0" w:noHBand="0" w:noVBand="0"/>
          <w:tblPrExChange w:id="17" w:author="usuario" w:date="2024-09-25T16:05:00Z">
            <w:tblPrEx>
              <w:tblLook w:val="0000" w:firstRow="0" w:lastRow="0" w:firstColumn="0" w:lastColumn="0" w:noHBand="0" w:noVBand="0"/>
            </w:tblPrEx>
          </w:tblPrExChange>
        </w:tblPrEx>
        <w:tc>
          <w:tcPr>
            <w:tcW w:w="8647" w:type="dxa"/>
            <w:gridSpan w:val="3"/>
            <w:tcBorders>
              <w:top w:val="single" w:sz="4" w:space="0" w:color="000000"/>
              <w:left w:val="single" w:sz="4" w:space="0" w:color="000000"/>
              <w:bottom w:val="single" w:sz="4" w:space="0" w:color="000000"/>
              <w:right w:val="single" w:sz="4" w:space="0" w:color="000000"/>
            </w:tcBorders>
            <w:shd w:val="clear" w:color="auto" w:fill="auto"/>
            <w:tcPrChange w:id="18" w:author="usuario" w:date="2024-09-25T16:05:00Z">
              <w:tcPr>
                <w:tcW w:w="9752" w:type="dxa"/>
                <w:gridSpan w:val="6"/>
                <w:tcBorders>
                  <w:top w:val="single" w:sz="4" w:space="0" w:color="000000"/>
                  <w:left w:val="single" w:sz="4" w:space="0" w:color="000000"/>
                  <w:bottom w:val="single" w:sz="4" w:space="0" w:color="000000"/>
                  <w:right w:val="single" w:sz="4" w:space="0" w:color="000000"/>
                </w:tcBorders>
                <w:shd w:val="clear" w:color="auto" w:fill="auto"/>
              </w:tcPr>
            </w:tcPrChange>
          </w:tcPr>
          <w:p w14:paraId="46272579" w14:textId="77777777" w:rsidR="001A4E3B" w:rsidRPr="005E6B86" w:rsidRDefault="001A4E3B">
            <w:pPr>
              <w:pStyle w:val="NormalWeb"/>
              <w:snapToGrid w:val="0"/>
              <w:spacing w:before="0" w:after="0" w:line="276" w:lineRule="auto"/>
              <w:jc w:val="center"/>
              <w:rPr>
                <w:b/>
                <w:bCs/>
              </w:rPr>
            </w:pPr>
          </w:p>
          <w:p w14:paraId="66D57350" w14:textId="77777777" w:rsidR="001A4E3B" w:rsidRPr="005E6B86" w:rsidRDefault="001A4E3B">
            <w:pPr>
              <w:pStyle w:val="NormalWeb"/>
              <w:spacing w:before="0" w:after="0" w:line="276" w:lineRule="auto"/>
              <w:jc w:val="center"/>
              <w:rPr>
                <w:b/>
                <w:bCs/>
              </w:rPr>
            </w:pPr>
            <w:r w:rsidRPr="005E6B86">
              <w:rPr>
                <w:b/>
                <w:bCs/>
              </w:rPr>
              <w:lastRenderedPageBreak/>
              <w:t xml:space="preserve">CONDICIONES GENERALES </w:t>
            </w:r>
          </w:p>
          <w:p w14:paraId="25B5B488" w14:textId="77777777" w:rsidR="001A4E3B" w:rsidRPr="005E6B86" w:rsidRDefault="001A4E3B">
            <w:pPr>
              <w:pStyle w:val="NormalWeb"/>
              <w:spacing w:before="0" w:after="0" w:line="276" w:lineRule="auto"/>
              <w:jc w:val="center"/>
              <w:rPr>
                <w:b/>
                <w:bCs/>
              </w:rPr>
            </w:pPr>
            <w:r w:rsidRPr="005E6B86">
              <w:rPr>
                <w:b/>
                <w:bCs/>
              </w:rPr>
              <w:t>DE LOS CONTRATOS DE EJECUCIÓN DE OBRA, ADQUISICIÓN DE BIENES Y/O PRESTACIÓN DE SERVICIOS BAJO RÉGIMEN ESPECIAL</w:t>
            </w:r>
          </w:p>
          <w:p w14:paraId="46DB9189" w14:textId="77777777" w:rsidR="001A4E3B" w:rsidRPr="005E6B86" w:rsidRDefault="001A4E3B">
            <w:pPr>
              <w:pStyle w:val="NormalWeb"/>
              <w:spacing w:before="0" w:after="0" w:line="276" w:lineRule="auto"/>
              <w:jc w:val="center"/>
              <w:rPr>
                <w:b/>
                <w:bCs/>
              </w:rPr>
            </w:pPr>
          </w:p>
          <w:p w14:paraId="706AFD39" w14:textId="77777777" w:rsidR="001A4E3B" w:rsidRPr="005E6B86" w:rsidRDefault="001A4E3B">
            <w:pPr>
              <w:pStyle w:val="NormalWeb"/>
              <w:spacing w:before="0" w:after="0" w:line="276" w:lineRule="auto"/>
              <w:jc w:val="center"/>
            </w:pPr>
            <w:r w:rsidRPr="005E6B86">
              <w:rPr>
                <w:bCs/>
              </w:rPr>
              <w:t xml:space="preserve">Versión SERCOP 2.1 (09 de </w:t>
            </w:r>
            <w:r>
              <w:rPr>
                <w:bCs/>
              </w:rPr>
              <w:t xml:space="preserve">junio de </w:t>
            </w:r>
            <w:r w:rsidRPr="005E6B86">
              <w:rPr>
                <w:bCs/>
              </w:rPr>
              <w:t>2017)</w:t>
            </w:r>
          </w:p>
          <w:p w14:paraId="53816659" w14:textId="77777777" w:rsidR="001A4E3B" w:rsidRPr="005E6B86" w:rsidRDefault="001A4E3B">
            <w:pPr>
              <w:pStyle w:val="NormalWeb"/>
              <w:spacing w:before="0" w:after="0" w:line="276" w:lineRule="auto"/>
              <w:jc w:val="center"/>
            </w:pPr>
          </w:p>
        </w:tc>
      </w:tr>
    </w:tbl>
    <w:p w14:paraId="091F755A" w14:textId="77777777" w:rsidR="001A4E3B" w:rsidRPr="005E6B86" w:rsidRDefault="001A4E3B" w:rsidP="001A4E3B">
      <w:pPr>
        <w:pStyle w:val="NormalWeb"/>
        <w:spacing w:before="0" w:after="0" w:line="276" w:lineRule="auto"/>
        <w:jc w:val="center"/>
      </w:pPr>
    </w:p>
    <w:tbl>
      <w:tblPr>
        <w:tblW w:w="0" w:type="auto"/>
        <w:tblInd w:w="-5" w:type="dxa"/>
        <w:tblLayout w:type="fixed"/>
        <w:tblLook w:val="0000" w:firstRow="0" w:lastRow="0" w:firstColumn="0" w:lastColumn="0" w:noHBand="0" w:noVBand="0"/>
      </w:tblPr>
      <w:tblGrid>
        <w:gridCol w:w="9752"/>
      </w:tblGrid>
      <w:tr w:rsidR="001A4E3B" w:rsidRPr="005E6B86" w14:paraId="0327098B" w14:textId="77777777">
        <w:tc>
          <w:tcPr>
            <w:tcW w:w="9752" w:type="dxa"/>
            <w:tcBorders>
              <w:top w:val="single" w:sz="4" w:space="0" w:color="000000"/>
              <w:left w:val="single" w:sz="4" w:space="0" w:color="000000"/>
              <w:bottom w:val="single" w:sz="4" w:space="0" w:color="000000"/>
              <w:right w:val="single" w:sz="4" w:space="0" w:color="000000"/>
            </w:tcBorders>
            <w:shd w:val="clear" w:color="auto" w:fill="auto"/>
          </w:tcPr>
          <w:p w14:paraId="16E5A63C" w14:textId="77777777" w:rsidR="001A4E3B" w:rsidRPr="005E6B86" w:rsidRDefault="001A4E3B">
            <w:pPr>
              <w:pStyle w:val="NormalWeb"/>
              <w:spacing w:before="0" w:after="0" w:line="276" w:lineRule="auto"/>
              <w:jc w:val="both"/>
            </w:pPr>
            <w:r w:rsidRPr="005E6B86">
              <w:t>Nota: Las condiciones generales de los contratos de ejecución de obra, adquisición de bienes y/o prestación de servicios, mediante Régimen Especial, son de cumplimiento obligatorio para las entidades contratantes y los contratistas que celebren este tipo de contratos, provenientes de procedimientos sujetos a la Ley Orgánica del Sistema Nacional de Contratación Pública, para la ejecución de obras, adquisición de bienes, y/o prestación de servicios, incluidos consultoría, calificados para la seguridad interna y externa del Estado; productos y servicios comunicacionales a través de procesos de selección o contratación directa; asesoría y patrocinio jurídico; obra artística, literaria o científica; repuestos o accesorios; bienes y servicios únicos en el mercado, o proveedor único; transporte de correo interno y/o internacional; contratos entre entidades públicas y/o subsidiarias salvo las excepciones que en lo pertinente se encuentran claramente especificadas.</w:t>
            </w:r>
          </w:p>
        </w:tc>
      </w:tr>
    </w:tbl>
    <w:p w14:paraId="0BA5C063" w14:textId="77777777" w:rsidR="001A4E3B" w:rsidRPr="005E6B86" w:rsidRDefault="001A4E3B" w:rsidP="001A4E3B">
      <w:pPr>
        <w:tabs>
          <w:tab w:val="left" w:pos="-720"/>
        </w:tabs>
        <w:spacing w:line="276" w:lineRule="auto"/>
        <w:ind w:right="69"/>
        <w:jc w:val="both"/>
      </w:pPr>
    </w:p>
    <w:p w14:paraId="70D253DB" w14:textId="77777777" w:rsidR="001A4E3B" w:rsidRPr="005E6B86" w:rsidRDefault="001A4E3B" w:rsidP="001A4E3B">
      <w:pPr>
        <w:pStyle w:val="NormalWeb"/>
        <w:spacing w:before="0" w:after="0" w:line="276" w:lineRule="auto"/>
        <w:jc w:val="both"/>
      </w:pPr>
      <w:r w:rsidRPr="005E6B86">
        <w:rPr>
          <w:b/>
          <w:bCs/>
        </w:rPr>
        <w:t xml:space="preserve">Cláusula </w:t>
      </w:r>
      <w:proofErr w:type="gramStart"/>
      <w:r w:rsidRPr="005E6B86">
        <w:rPr>
          <w:b/>
          <w:bCs/>
        </w:rPr>
        <w:t>Primera.-</w:t>
      </w:r>
      <w:proofErr w:type="gramEnd"/>
      <w:r w:rsidRPr="005E6B86">
        <w:rPr>
          <w:b/>
          <w:bCs/>
        </w:rPr>
        <w:t xml:space="preserve"> INTERPRETACIÓN DEL CONTRATO Y DEFINICIÓN DE TÉRMINOS</w:t>
      </w:r>
    </w:p>
    <w:p w14:paraId="4FE7EABD" w14:textId="77777777" w:rsidR="001A4E3B" w:rsidRPr="005E6B86" w:rsidRDefault="001A4E3B" w:rsidP="001A4E3B">
      <w:pPr>
        <w:pStyle w:val="NormalWeb"/>
        <w:spacing w:before="0" w:after="0" w:line="276" w:lineRule="auto"/>
        <w:jc w:val="both"/>
      </w:pPr>
    </w:p>
    <w:p w14:paraId="0F253ED6" w14:textId="77777777" w:rsidR="001A4E3B" w:rsidRPr="005E6B86" w:rsidRDefault="001A4E3B" w:rsidP="001A4E3B">
      <w:pPr>
        <w:pStyle w:val="NormalWeb"/>
        <w:numPr>
          <w:ilvl w:val="1"/>
          <w:numId w:val="42"/>
        </w:numPr>
        <w:spacing w:before="0" w:after="0" w:line="276" w:lineRule="auto"/>
        <w:ind w:left="0" w:firstLine="0"/>
        <w:jc w:val="both"/>
      </w:pPr>
      <w:r w:rsidRPr="005E6B86">
        <w:t xml:space="preserve">Los términos del contrato se interpretarán en su sentido literal, a fin de revelar claramente la intención de los contratantes. En todo caso su interpretación sigue las siguientes normas: </w:t>
      </w:r>
    </w:p>
    <w:p w14:paraId="22E859FB" w14:textId="77777777" w:rsidR="001A4E3B" w:rsidRPr="005E6B86" w:rsidRDefault="001A4E3B" w:rsidP="001A4E3B">
      <w:pPr>
        <w:pStyle w:val="NormalWeb"/>
        <w:spacing w:before="0" w:after="0" w:line="276" w:lineRule="auto"/>
        <w:jc w:val="both"/>
      </w:pPr>
    </w:p>
    <w:p w14:paraId="46D0BB8A" w14:textId="77777777" w:rsidR="001A4E3B" w:rsidRPr="005E6B86" w:rsidRDefault="001A4E3B" w:rsidP="001A4E3B">
      <w:pPr>
        <w:pStyle w:val="NormalWeb"/>
        <w:numPr>
          <w:ilvl w:val="0"/>
          <w:numId w:val="43"/>
        </w:numPr>
        <w:spacing w:before="0" w:after="0" w:line="276" w:lineRule="auto"/>
        <w:jc w:val="both"/>
      </w:pPr>
      <w:r w:rsidRPr="005E6B86">
        <w:t>Cuando los términos están definidos en la normativa del Sistema Nacional de Contratación Pública o en este contrato, se atenderá su tenor literal.</w:t>
      </w:r>
    </w:p>
    <w:p w14:paraId="50B7704D" w14:textId="77777777" w:rsidR="001A4E3B" w:rsidRPr="005E6B86" w:rsidRDefault="001A4E3B" w:rsidP="001A4E3B">
      <w:pPr>
        <w:pStyle w:val="NormalWeb"/>
        <w:spacing w:before="0" w:after="0" w:line="276" w:lineRule="auto"/>
        <w:ind w:left="426" w:hanging="426"/>
        <w:jc w:val="both"/>
      </w:pPr>
    </w:p>
    <w:p w14:paraId="285C2BA4" w14:textId="77777777" w:rsidR="001A4E3B" w:rsidRPr="005E6B86" w:rsidRDefault="001A4E3B" w:rsidP="001A4E3B">
      <w:pPr>
        <w:pStyle w:val="NormalWeb"/>
        <w:numPr>
          <w:ilvl w:val="0"/>
          <w:numId w:val="43"/>
        </w:numPr>
        <w:spacing w:before="0" w:after="0" w:line="276" w:lineRule="auto"/>
        <w:jc w:val="both"/>
      </w:pPr>
      <w:r w:rsidRPr="005E6B86">
        <w:t xml:space="preserve">Si no están definidos se estará a lo dispuesto en el contrato en su sentido natural y obvio, de conformidad con el objeto contractual y la intención de los contratantes. De existir contradicciones entre el contrato y los documentos </w:t>
      </w:r>
      <w:proofErr w:type="gramStart"/>
      <w:r w:rsidRPr="005E6B86">
        <w:t>del mismo</w:t>
      </w:r>
      <w:proofErr w:type="gramEnd"/>
      <w:r w:rsidRPr="005E6B86">
        <w:t xml:space="preserve">, prevalecerán las normas del contrato.  </w:t>
      </w:r>
    </w:p>
    <w:p w14:paraId="7302FB1B" w14:textId="77777777" w:rsidR="001A4E3B" w:rsidRPr="005E6B86" w:rsidRDefault="001A4E3B" w:rsidP="001A4E3B">
      <w:pPr>
        <w:pStyle w:val="NormalWeb"/>
        <w:spacing w:before="0" w:after="0" w:line="276" w:lineRule="auto"/>
        <w:ind w:left="426" w:hanging="426"/>
        <w:jc w:val="both"/>
      </w:pPr>
    </w:p>
    <w:p w14:paraId="5468346B" w14:textId="77777777" w:rsidR="001A4E3B" w:rsidRPr="005E6B86" w:rsidRDefault="001A4E3B" w:rsidP="001A4E3B">
      <w:pPr>
        <w:pStyle w:val="NormalWeb"/>
        <w:numPr>
          <w:ilvl w:val="0"/>
          <w:numId w:val="43"/>
        </w:numPr>
        <w:spacing w:before="0" w:after="0" w:line="276" w:lineRule="auto"/>
        <w:jc w:val="both"/>
      </w:pPr>
      <w:r w:rsidRPr="005E6B86">
        <w:t>El contexto servirá para ilustrar el sentido de cada una de sus partes, de manera que haya entre todas ellas la debida correspondencia y armonía.</w:t>
      </w:r>
    </w:p>
    <w:p w14:paraId="3CAFBF38" w14:textId="77777777" w:rsidR="001A4E3B" w:rsidRPr="005E6B86" w:rsidRDefault="001A4E3B" w:rsidP="001A4E3B">
      <w:pPr>
        <w:pStyle w:val="NormalWeb"/>
        <w:spacing w:before="0" w:after="0" w:line="276" w:lineRule="auto"/>
        <w:ind w:left="426" w:hanging="426"/>
        <w:jc w:val="both"/>
      </w:pPr>
    </w:p>
    <w:p w14:paraId="3D4792B9" w14:textId="77777777" w:rsidR="001A4E3B" w:rsidRPr="005E6B86" w:rsidRDefault="001A4E3B" w:rsidP="001A4E3B">
      <w:pPr>
        <w:pStyle w:val="NormalWeb"/>
        <w:numPr>
          <w:ilvl w:val="0"/>
          <w:numId w:val="43"/>
        </w:numPr>
        <w:spacing w:before="0" w:after="0" w:line="276" w:lineRule="auto"/>
        <w:jc w:val="both"/>
      </w:pPr>
      <w:r w:rsidRPr="005E6B86">
        <w:t xml:space="preserve">En su falta o insuficiencia se aplicarán las normas contenidas en el Título XIII del Libro IV de la Codificación del Código Civil, “De la Interpretación de los Contratos”. </w:t>
      </w:r>
    </w:p>
    <w:p w14:paraId="7DD492B4" w14:textId="77777777" w:rsidR="001A4E3B" w:rsidRPr="005E6B86" w:rsidRDefault="001A4E3B" w:rsidP="001A4E3B">
      <w:pPr>
        <w:pStyle w:val="NormalWeb"/>
        <w:spacing w:before="0" w:after="0" w:line="276" w:lineRule="auto"/>
        <w:jc w:val="both"/>
      </w:pPr>
    </w:p>
    <w:p w14:paraId="5F0CF8E0" w14:textId="77777777" w:rsidR="001A4E3B" w:rsidRPr="005E6B86" w:rsidRDefault="001A4E3B" w:rsidP="001A4E3B">
      <w:pPr>
        <w:pStyle w:val="NormalWeb"/>
        <w:spacing w:before="0" w:after="0" w:line="276" w:lineRule="auto"/>
        <w:jc w:val="both"/>
      </w:pPr>
      <w:r w:rsidRPr="005E6B86">
        <w:rPr>
          <w:b/>
          <w:bCs/>
        </w:rPr>
        <w:t>1.2</w:t>
      </w:r>
      <w:r w:rsidRPr="005E6B86">
        <w:rPr>
          <w:b/>
          <w:bCs/>
        </w:rPr>
        <w:tab/>
        <w:t>Definiciones:</w:t>
      </w:r>
      <w:r w:rsidRPr="005E6B86">
        <w:t xml:space="preserve"> En el presente contrato, los siguientes términos serán interpretados de la manera que se indica a continuación:</w:t>
      </w:r>
    </w:p>
    <w:p w14:paraId="0FB4A263" w14:textId="77777777" w:rsidR="001A4E3B" w:rsidRPr="005E6B86" w:rsidRDefault="001A4E3B" w:rsidP="001A4E3B">
      <w:pPr>
        <w:pStyle w:val="NormalWeb"/>
        <w:spacing w:before="0" w:after="0" w:line="276" w:lineRule="auto"/>
        <w:jc w:val="both"/>
      </w:pPr>
    </w:p>
    <w:p w14:paraId="1FC670DB" w14:textId="77777777" w:rsidR="001A4E3B" w:rsidRPr="005E6B86" w:rsidRDefault="001A4E3B" w:rsidP="001A4E3B">
      <w:pPr>
        <w:pStyle w:val="NormalWeb"/>
        <w:numPr>
          <w:ilvl w:val="0"/>
          <w:numId w:val="44"/>
        </w:numPr>
        <w:spacing w:before="0" w:after="0" w:line="276" w:lineRule="auto"/>
        <w:jc w:val="both"/>
      </w:pPr>
      <w:r w:rsidRPr="005E6B86">
        <w:t>“</w:t>
      </w:r>
      <w:r w:rsidRPr="005E6B86">
        <w:rPr>
          <w:b/>
          <w:bCs/>
        </w:rPr>
        <w:t>Adjudicatario”</w:t>
      </w:r>
      <w:r w:rsidRPr="005E6B86">
        <w:t>, es el oferente a quien la entidad contratante le adjudica el contrato.</w:t>
      </w:r>
    </w:p>
    <w:p w14:paraId="1AE44093" w14:textId="77777777" w:rsidR="001A4E3B" w:rsidRPr="005E6B86" w:rsidRDefault="001A4E3B" w:rsidP="001A4E3B">
      <w:pPr>
        <w:pStyle w:val="NormalWeb"/>
        <w:spacing w:before="0" w:after="0" w:line="276" w:lineRule="auto"/>
        <w:ind w:left="426" w:hanging="426"/>
        <w:jc w:val="both"/>
      </w:pPr>
    </w:p>
    <w:p w14:paraId="418E1807" w14:textId="77777777" w:rsidR="001A4E3B" w:rsidRPr="005E6B86" w:rsidRDefault="001A4E3B" w:rsidP="001A4E3B">
      <w:pPr>
        <w:pStyle w:val="NormalWeb"/>
        <w:numPr>
          <w:ilvl w:val="0"/>
          <w:numId w:val="44"/>
        </w:numPr>
        <w:spacing w:before="0" w:after="0" w:line="276" w:lineRule="auto"/>
        <w:jc w:val="both"/>
        <w:rPr>
          <w:lang w:val="es-ES"/>
        </w:rPr>
      </w:pPr>
      <w:r w:rsidRPr="005E6B86">
        <w:t>“</w:t>
      </w:r>
      <w:r w:rsidRPr="005E6B86">
        <w:rPr>
          <w:b/>
          <w:bCs/>
        </w:rPr>
        <w:t>Comisión Técnica</w:t>
      </w:r>
      <w:r w:rsidRPr="005E6B86">
        <w:t xml:space="preserve">", es la responsable de llevar adelante el procedimiento de contratación, a la que le corresponde </w:t>
      </w:r>
      <w:r w:rsidRPr="005E6B86">
        <w:rPr>
          <w:lang w:val="es-ES"/>
        </w:rPr>
        <w:t>actuar de conformidad con la Ley Orgánica del Sistema Nacional de Contratación Pública, su Reglamento General, la normativa expedida por el Servicio Nacional de Contratación Pública, el pliego, y las disposiciones administrativas que fueren aplicables.</w:t>
      </w:r>
    </w:p>
    <w:p w14:paraId="033C891B" w14:textId="77777777" w:rsidR="001A4E3B" w:rsidRPr="005E6B86" w:rsidRDefault="001A4E3B" w:rsidP="001A4E3B">
      <w:pPr>
        <w:pStyle w:val="NormalWeb"/>
        <w:spacing w:before="0" w:after="0" w:line="276" w:lineRule="auto"/>
        <w:ind w:left="426" w:hanging="426"/>
        <w:jc w:val="both"/>
        <w:rPr>
          <w:lang w:val="es-ES"/>
        </w:rPr>
      </w:pPr>
    </w:p>
    <w:p w14:paraId="44648C01" w14:textId="77777777" w:rsidR="001A4E3B" w:rsidRPr="005E6B86" w:rsidRDefault="001A4E3B" w:rsidP="001A4E3B">
      <w:pPr>
        <w:pStyle w:val="NormalWeb"/>
        <w:numPr>
          <w:ilvl w:val="0"/>
          <w:numId w:val="44"/>
        </w:numPr>
        <w:spacing w:before="0" w:after="0" w:line="276" w:lineRule="auto"/>
        <w:jc w:val="both"/>
        <w:rPr>
          <w:lang w:val="es-ES"/>
        </w:rPr>
      </w:pPr>
      <w:r w:rsidRPr="005E6B86">
        <w:rPr>
          <w:b/>
          <w:lang w:val="es-ES"/>
        </w:rPr>
        <w:t>“Contratista”</w:t>
      </w:r>
      <w:r w:rsidRPr="005E6B86">
        <w:rPr>
          <w:lang w:val="es-ES"/>
        </w:rPr>
        <w:t>, es el oferente adjudicado.</w:t>
      </w:r>
    </w:p>
    <w:p w14:paraId="605BC8DF" w14:textId="77777777" w:rsidR="001A4E3B" w:rsidRPr="005E6B86" w:rsidRDefault="001A4E3B" w:rsidP="001A4E3B">
      <w:pPr>
        <w:pStyle w:val="NormalWeb"/>
        <w:spacing w:before="0" w:after="0" w:line="276" w:lineRule="auto"/>
        <w:ind w:left="426" w:hanging="426"/>
        <w:jc w:val="both"/>
        <w:rPr>
          <w:lang w:val="es-ES"/>
        </w:rPr>
      </w:pPr>
    </w:p>
    <w:p w14:paraId="3C3600EF" w14:textId="77777777" w:rsidR="001A4E3B" w:rsidRPr="005E6B86" w:rsidRDefault="001A4E3B" w:rsidP="001A4E3B">
      <w:pPr>
        <w:pStyle w:val="NormalWeb"/>
        <w:numPr>
          <w:ilvl w:val="0"/>
          <w:numId w:val="44"/>
        </w:numPr>
        <w:spacing w:before="0" w:after="0" w:line="276" w:lineRule="auto"/>
        <w:jc w:val="both"/>
      </w:pPr>
      <w:r w:rsidRPr="005E6B86">
        <w:rPr>
          <w:b/>
          <w:lang w:val="es-ES"/>
        </w:rPr>
        <w:t>“Contratante” “Entidad Contratante”</w:t>
      </w:r>
      <w:r w:rsidRPr="005E6B86">
        <w:rPr>
          <w:lang w:val="es-ES"/>
        </w:rPr>
        <w:t>, es la entidad pública que ha tramitado el procedimiento del cual surge o se deriva el presente contrato.</w:t>
      </w:r>
    </w:p>
    <w:p w14:paraId="7ECE9634" w14:textId="77777777" w:rsidR="001A4E3B" w:rsidRPr="005E6B86" w:rsidRDefault="001A4E3B" w:rsidP="001A4E3B">
      <w:pPr>
        <w:pStyle w:val="NormalWeb"/>
        <w:spacing w:before="0" w:after="0" w:line="276" w:lineRule="auto"/>
        <w:ind w:left="426" w:hanging="426"/>
        <w:jc w:val="both"/>
      </w:pPr>
    </w:p>
    <w:p w14:paraId="566550BC" w14:textId="77777777" w:rsidR="001A4E3B" w:rsidRPr="005E6B86" w:rsidRDefault="001A4E3B" w:rsidP="001A4E3B">
      <w:pPr>
        <w:pStyle w:val="NormalWeb"/>
        <w:numPr>
          <w:ilvl w:val="0"/>
          <w:numId w:val="44"/>
        </w:numPr>
        <w:spacing w:before="0" w:after="0" w:line="276" w:lineRule="auto"/>
        <w:jc w:val="both"/>
      </w:pPr>
      <w:r w:rsidRPr="005E6B86">
        <w:t>“</w:t>
      </w:r>
      <w:r w:rsidRPr="005E6B86">
        <w:rPr>
          <w:b/>
          <w:bCs/>
        </w:rPr>
        <w:t>LOSNCP”,</w:t>
      </w:r>
      <w:r w:rsidRPr="005E6B86">
        <w:t xml:space="preserve"> Ley Orgánica del Sistema Nacional de Contratación Pública.</w:t>
      </w:r>
    </w:p>
    <w:p w14:paraId="07D72247" w14:textId="77777777" w:rsidR="001A4E3B" w:rsidRPr="005E6B86" w:rsidRDefault="001A4E3B" w:rsidP="001A4E3B">
      <w:pPr>
        <w:pStyle w:val="NormalWeb"/>
        <w:spacing w:before="0" w:after="0" w:line="276" w:lineRule="auto"/>
        <w:ind w:left="426" w:hanging="426"/>
        <w:jc w:val="both"/>
      </w:pPr>
    </w:p>
    <w:p w14:paraId="634AB96F" w14:textId="77777777" w:rsidR="001A4E3B" w:rsidRPr="005E6B86" w:rsidRDefault="001A4E3B" w:rsidP="001A4E3B">
      <w:pPr>
        <w:pStyle w:val="NormalWeb"/>
        <w:numPr>
          <w:ilvl w:val="0"/>
          <w:numId w:val="44"/>
        </w:numPr>
        <w:spacing w:before="0" w:after="0" w:line="276" w:lineRule="auto"/>
        <w:jc w:val="both"/>
      </w:pPr>
      <w:r w:rsidRPr="005E6B86">
        <w:rPr>
          <w:b/>
          <w:bCs/>
        </w:rPr>
        <w:t>“RGLOSNCP”</w:t>
      </w:r>
      <w:r w:rsidRPr="005E6B86">
        <w:t>, Reglamento General de la Ley Orgánica del Sistema Nacional de Contratación Púbica.</w:t>
      </w:r>
    </w:p>
    <w:p w14:paraId="44B8C7A4" w14:textId="77777777" w:rsidR="001A4E3B" w:rsidRPr="005E6B86" w:rsidRDefault="001A4E3B" w:rsidP="001A4E3B">
      <w:pPr>
        <w:pStyle w:val="NormalWeb"/>
        <w:spacing w:before="0" w:after="0" w:line="276" w:lineRule="auto"/>
        <w:ind w:left="426" w:hanging="426"/>
        <w:jc w:val="both"/>
      </w:pPr>
    </w:p>
    <w:p w14:paraId="7FCFC321" w14:textId="77777777" w:rsidR="001A4E3B" w:rsidRPr="005E6B86" w:rsidRDefault="001A4E3B" w:rsidP="001A4E3B">
      <w:pPr>
        <w:pStyle w:val="NormalWeb"/>
        <w:numPr>
          <w:ilvl w:val="0"/>
          <w:numId w:val="44"/>
        </w:numPr>
        <w:spacing w:before="0" w:after="0" w:line="276" w:lineRule="auto"/>
        <w:jc w:val="both"/>
      </w:pPr>
      <w:r w:rsidRPr="005E6B86">
        <w:t>“</w:t>
      </w:r>
      <w:r w:rsidRPr="005E6B86">
        <w:rPr>
          <w:b/>
          <w:bCs/>
        </w:rPr>
        <w:t>Oferente”</w:t>
      </w:r>
      <w:r w:rsidRPr="005E6B86">
        <w:t>, es la persona natural o jurídica, asociación o consorcio que presenta una "oferta", en atención al llamado a participar.</w:t>
      </w:r>
    </w:p>
    <w:p w14:paraId="607DC00C" w14:textId="77777777" w:rsidR="001A4E3B" w:rsidRPr="005E6B86" w:rsidRDefault="001A4E3B" w:rsidP="001A4E3B">
      <w:pPr>
        <w:pStyle w:val="NormalWeb"/>
        <w:spacing w:before="0" w:after="0" w:line="276" w:lineRule="auto"/>
        <w:ind w:left="426" w:hanging="426"/>
        <w:jc w:val="both"/>
      </w:pPr>
    </w:p>
    <w:p w14:paraId="533D7E53" w14:textId="77777777" w:rsidR="001A4E3B" w:rsidRPr="005E6B86" w:rsidRDefault="001A4E3B" w:rsidP="001A4E3B">
      <w:pPr>
        <w:pStyle w:val="NormalWeb"/>
        <w:numPr>
          <w:ilvl w:val="0"/>
          <w:numId w:val="44"/>
        </w:numPr>
        <w:spacing w:before="0" w:after="0" w:line="276" w:lineRule="auto"/>
        <w:jc w:val="both"/>
      </w:pPr>
      <w:r w:rsidRPr="005E6B86">
        <w:rPr>
          <w:b/>
          <w:bCs/>
        </w:rPr>
        <w:t xml:space="preserve">“Oferta”, </w:t>
      </w:r>
      <w:r w:rsidRPr="005E6B86">
        <w:t>es la propuesta para contratar, ceñida al pliego, presentada por el oferente a través de la cual se obliga, en caso de ser adjudicada, a suscribir el contrato y a la provisión de bienes o prestación de servicios.</w:t>
      </w:r>
    </w:p>
    <w:p w14:paraId="79241A8E" w14:textId="77777777" w:rsidR="001A4E3B" w:rsidRPr="005E6B86" w:rsidRDefault="001A4E3B" w:rsidP="001A4E3B">
      <w:pPr>
        <w:pStyle w:val="NormalWeb"/>
        <w:spacing w:before="0" w:after="0" w:line="276" w:lineRule="auto"/>
        <w:ind w:left="426" w:hanging="426"/>
        <w:jc w:val="both"/>
      </w:pPr>
    </w:p>
    <w:p w14:paraId="791BA2B5" w14:textId="77777777" w:rsidR="001A4E3B" w:rsidRPr="005E6B86" w:rsidRDefault="001A4E3B" w:rsidP="001A4E3B">
      <w:pPr>
        <w:numPr>
          <w:ilvl w:val="0"/>
          <w:numId w:val="44"/>
        </w:numPr>
        <w:tabs>
          <w:tab w:val="left" w:pos="-720"/>
        </w:tabs>
        <w:spacing w:line="276" w:lineRule="auto"/>
        <w:ind w:right="69"/>
        <w:jc w:val="both"/>
        <w:rPr>
          <w:b/>
          <w:bCs/>
          <w:spacing w:val="-2"/>
        </w:rPr>
      </w:pPr>
      <w:r w:rsidRPr="005E6B86">
        <w:rPr>
          <w:b/>
        </w:rPr>
        <w:t>“SERCOP”</w:t>
      </w:r>
      <w:r w:rsidRPr="005E6B86">
        <w:t>, Servicio Nacional de Contratación Pública.</w:t>
      </w:r>
    </w:p>
    <w:p w14:paraId="343DF3F7" w14:textId="77777777" w:rsidR="001A4E3B" w:rsidRPr="005E6B86" w:rsidRDefault="001A4E3B" w:rsidP="001A4E3B">
      <w:pPr>
        <w:tabs>
          <w:tab w:val="left" w:pos="-720"/>
        </w:tabs>
        <w:spacing w:line="276" w:lineRule="auto"/>
        <w:ind w:right="69"/>
        <w:jc w:val="both"/>
        <w:rPr>
          <w:b/>
          <w:bCs/>
          <w:spacing w:val="-2"/>
        </w:rPr>
      </w:pPr>
    </w:p>
    <w:p w14:paraId="47C50819" w14:textId="77777777" w:rsidR="001A4E3B" w:rsidRPr="005E6B86" w:rsidRDefault="001A4E3B" w:rsidP="001A4E3B">
      <w:pPr>
        <w:pStyle w:val="NormalWeb"/>
        <w:spacing w:before="0" w:after="0" w:line="276" w:lineRule="auto"/>
        <w:jc w:val="both"/>
      </w:pPr>
      <w:bookmarkStart w:id="19" w:name="OLE_LINK5"/>
      <w:bookmarkStart w:id="20" w:name="OLE_LINK4"/>
      <w:r w:rsidRPr="005E6B86">
        <w:rPr>
          <w:b/>
          <w:bCs/>
        </w:rPr>
        <w:t xml:space="preserve">Cláusula </w:t>
      </w:r>
      <w:proofErr w:type="gramStart"/>
      <w:r w:rsidRPr="005E6B86">
        <w:rPr>
          <w:b/>
          <w:bCs/>
        </w:rPr>
        <w:t>Segunda.-</w:t>
      </w:r>
      <w:proofErr w:type="gramEnd"/>
      <w:r w:rsidRPr="005E6B86">
        <w:rPr>
          <w:b/>
          <w:bCs/>
        </w:rPr>
        <w:t xml:space="preserve"> FORMA DE PAGO</w:t>
      </w:r>
    </w:p>
    <w:p w14:paraId="6CD477DA" w14:textId="77777777" w:rsidR="001A4E3B" w:rsidRPr="005E6B86" w:rsidRDefault="001A4E3B" w:rsidP="001A4E3B">
      <w:pPr>
        <w:pStyle w:val="NormalWeb"/>
        <w:spacing w:before="0" w:after="0" w:line="276" w:lineRule="auto"/>
        <w:jc w:val="both"/>
      </w:pPr>
    </w:p>
    <w:p w14:paraId="2E06DF0E" w14:textId="77777777" w:rsidR="001A4E3B" w:rsidRPr="005E6B86" w:rsidRDefault="001A4E3B" w:rsidP="001A4E3B">
      <w:pPr>
        <w:pStyle w:val="NormalWeb"/>
        <w:spacing w:before="0" w:after="0" w:line="276" w:lineRule="auto"/>
        <w:jc w:val="both"/>
      </w:pPr>
      <w:r w:rsidRPr="005E6B86">
        <w:t xml:space="preserve">Serán de obligatorio cumplimiento las condiciones de la forma de pago previstas en las condiciones particulares del contrato, </w:t>
      </w:r>
      <w:proofErr w:type="gramStart"/>
      <w:r w:rsidRPr="005E6B86">
        <w:t>y</w:t>
      </w:r>
      <w:proofErr w:type="gramEnd"/>
      <w:r w:rsidRPr="005E6B86">
        <w:t xml:space="preserve"> además:</w:t>
      </w:r>
    </w:p>
    <w:p w14:paraId="58A7F579" w14:textId="77777777" w:rsidR="001A4E3B" w:rsidRPr="005E6B86" w:rsidRDefault="001A4E3B" w:rsidP="001A4E3B">
      <w:pPr>
        <w:pStyle w:val="NormalWeb"/>
        <w:spacing w:before="0" w:after="0" w:line="276" w:lineRule="auto"/>
        <w:jc w:val="both"/>
      </w:pPr>
    </w:p>
    <w:p w14:paraId="3E81178C" w14:textId="77777777" w:rsidR="001A4E3B" w:rsidRPr="005E6B86" w:rsidRDefault="001A4E3B" w:rsidP="001A4E3B">
      <w:pPr>
        <w:pStyle w:val="NormalWeb"/>
        <w:spacing w:before="0" w:after="0" w:line="276" w:lineRule="auto"/>
        <w:jc w:val="both"/>
      </w:pPr>
      <w:r w:rsidRPr="005E6B86">
        <w:rPr>
          <w:b/>
          <w:bCs/>
        </w:rPr>
        <w:t>2.1</w:t>
      </w:r>
      <w:r w:rsidRPr="005E6B86">
        <w:rPr>
          <w:b/>
          <w:bCs/>
        </w:rPr>
        <w:tab/>
      </w:r>
      <w:r w:rsidRPr="005E6B86">
        <w:t xml:space="preserve">El valor por concepto de anticipo será depositado en una cuenta que el contratista </w:t>
      </w:r>
      <w:proofErr w:type="spellStart"/>
      <w:r w:rsidRPr="005E6B86">
        <w:t>aperture</w:t>
      </w:r>
      <w:proofErr w:type="spellEnd"/>
      <w:r w:rsidRPr="005E6B86">
        <w:t xml:space="preserve"> en una institución financiera estatal, o privada de propiedad del Estado en más de un cincuenta por ciento. El contratista autoriza expresamente se levante el sigilo bancario de la cuenta en la que será depositado el anticipo. El administrador del contrato designado por la contratante verificará que los movimientos de la cuenta correspondan estrictamente al proceso de ejecución contractual. </w:t>
      </w:r>
    </w:p>
    <w:p w14:paraId="7971219C" w14:textId="77777777" w:rsidR="001A4E3B" w:rsidRPr="005E6B86" w:rsidRDefault="001A4E3B" w:rsidP="001A4E3B">
      <w:pPr>
        <w:pStyle w:val="NormalWeb"/>
        <w:spacing w:before="0" w:after="0" w:line="276" w:lineRule="auto"/>
        <w:jc w:val="both"/>
      </w:pPr>
    </w:p>
    <w:p w14:paraId="04235004" w14:textId="77777777" w:rsidR="001A4E3B" w:rsidRPr="005E6B86" w:rsidRDefault="001A4E3B" w:rsidP="001A4E3B">
      <w:pPr>
        <w:pStyle w:val="NormalWeb"/>
        <w:spacing w:before="0" w:after="0" w:line="276" w:lineRule="auto"/>
        <w:jc w:val="both"/>
      </w:pPr>
      <w:r w:rsidRPr="005E6B86">
        <w:t xml:space="preserve">El anticipo que la contratante haya otorgado al contratista para la ejecución </w:t>
      </w:r>
      <w:proofErr w:type="gramStart"/>
      <w:r w:rsidRPr="005E6B86">
        <w:t>del  contrato</w:t>
      </w:r>
      <w:proofErr w:type="gramEnd"/>
      <w:r w:rsidRPr="005E6B86">
        <w:t xml:space="preserve">, no podrá </w:t>
      </w:r>
      <w:r w:rsidRPr="005E6B86">
        <w:lastRenderedPageBreak/>
        <w:t>ser destinado a fines ajenos a esta contratación.</w:t>
      </w:r>
    </w:p>
    <w:p w14:paraId="59C1641F" w14:textId="77777777" w:rsidR="001A4E3B" w:rsidRPr="005E6B86" w:rsidRDefault="001A4E3B" w:rsidP="001A4E3B">
      <w:pPr>
        <w:pStyle w:val="NormalWeb"/>
        <w:spacing w:before="0" w:after="0" w:line="276" w:lineRule="auto"/>
        <w:jc w:val="both"/>
      </w:pPr>
    </w:p>
    <w:p w14:paraId="6B2ADBB7" w14:textId="77777777" w:rsidR="001A4E3B" w:rsidRPr="005E6B86" w:rsidRDefault="001A4E3B" w:rsidP="001A4E3B">
      <w:pPr>
        <w:pStyle w:val="NormalWeb"/>
        <w:spacing w:before="0" w:after="0" w:line="276" w:lineRule="auto"/>
        <w:jc w:val="both"/>
      </w:pPr>
      <w:r w:rsidRPr="005E6B86">
        <w:rPr>
          <w:b/>
          <w:bCs/>
        </w:rPr>
        <w:t>2.2</w:t>
      </w:r>
      <w:r w:rsidRPr="005E6B86">
        <w:rPr>
          <w:b/>
          <w:bCs/>
        </w:rPr>
        <w:tab/>
      </w:r>
      <w:r w:rsidRPr="005E6B86">
        <w:t>La amortización del anticipo entregado en el caso de la prestación de servicios se realizará conforme lo establecido en el art 139 del Reglamento General de la Ley Orgánica del Sistema Nacional de Contratación Pública.</w:t>
      </w:r>
    </w:p>
    <w:p w14:paraId="663BEF3E" w14:textId="77777777" w:rsidR="001A4E3B" w:rsidRPr="005E6B86" w:rsidRDefault="001A4E3B" w:rsidP="001A4E3B">
      <w:pPr>
        <w:pStyle w:val="NormalWeb"/>
        <w:spacing w:before="0" w:after="0" w:line="276" w:lineRule="auto"/>
        <w:jc w:val="both"/>
      </w:pPr>
    </w:p>
    <w:p w14:paraId="24560FCB" w14:textId="77777777" w:rsidR="001A4E3B" w:rsidRPr="005E6B86" w:rsidRDefault="001A4E3B" w:rsidP="001A4E3B">
      <w:pPr>
        <w:pStyle w:val="NormalWeb"/>
        <w:spacing w:before="0" w:after="0" w:line="276" w:lineRule="auto"/>
        <w:jc w:val="both"/>
      </w:pPr>
      <w:r w:rsidRPr="005E6B86">
        <w:rPr>
          <w:b/>
        </w:rPr>
        <w:t>2.3</w:t>
      </w:r>
      <w:r w:rsidRPr="005E6B86">
        <w:tab/>
        <w:t xml:space="preserve">Todos los pagos que se hagan al contratista por cuenta de este </w:t>
      </w:r>
      <w:proofErr w:type="gramStart"/>
      <w:r w:rsidRPr="005E6B86">
        <w:t>contrato,</w:t>
      </w:r>
      <w:proofErr w:type="gramEnd"/>
      <w:r w:rsidRPr="005E6B86">
        <w:t xml:space="preserve"> se efectuarán con sujeción al precio convenido, a satisfacción de la contratante, previa la aprobación del administrador del contrato.</w:t>
      </w:r>
    </w:p>
    <w:p w14:paraId="14A8924D" w14:textId="77777777" w:rsidR="001A4E3B" w:rsidRPr="005E6B86" w:rsidRDefault="001A4E3B" w:rsidP="001A4E3B">
      <w:pPr>
        <w:pStyle w:val="NormalWeb"/>
        <w:spacing w:before="0" w:after="0" w:line="276" w:lineRule="auto"/>
        <w:jc w:val="both"/>
      </w:pPr>
    </w:p>
    <w:p w14:paraId="22014640" w14:textId="77777777" w:rsidR="001A4E3B" w:rsidRPr="005E6B86" w:rsidRDefault="001A4E3B" w:rsidP="001A4E3B">
      <w:pPr>
        <w:pStyle w:val="NormalWeb"/>
        <w:spacing w:before="0" w:after="0" w:line="276" w:lineRule="auto"/>
        <w:jc w:val="both"/>
      </w:pPr>
      <w:r w:rsidRPr="005E6B86">
        <w:rPr>
          <w:b/>
        </w:rPr>
        <w:t>2.4</w:t>
      </w:r>
      <w:r w:rsidRPr="005E6B86">
        <w:tab/>
        <w:t>De los pagos que deba hacer, la contratante retendrá igualmente las multas que procedan, de acuerdo con el contrato.</w:t>
      </w:r>
    </w:p>
    <w:p w14:paraId="25F0DA85" w14:textId="77777777" w:rsidR="001A4E3B" w:rsidRPr="005E6B86" w:rsidRDefault="001A4E3B" w:rsidP="001A4E3B">
      <w:pPr>
        <w:pStyle w:val="NormalWeb"/>
        <w:tabs>
          <w:tab w:val="left" w:pos="1815"/>
        </w:tabs>
        <w:spacing w:before="0" w:after="0" w:line="276" w:lineRule="auto"/>
        <w:jc w:val="both"/>
      </w:pPr>
      <w:r w:rsidRPr="005E6B86">
        <w:tab/>
      </w:r>
    </w:p>
    <w:p w14:paraId="23FBEEEB" w14:textId="77777777" w:rsidR="001A4E3B" w:rsidRPr="005E6B86" w:rsidRDefault="001A4E3B" w:rsidP="001A4E3B">
      <w:pPr>
        <w:pStyle w:val="NormalWeb"/>
        <w:spacing w:before="0" w:after="0" w:line="276" w:lineRule="auto"/>
        <w:jc w:val="both"/>
      </w:pPr>
      <w:r w:rsidRPr="005E6B86">
        <w:rPr>
          <w:b/>
        </w:rPr>
        <w:t>2.5</w:t>
      </w:r>
      <w:r w:rsidRPr="005E6B86">
        <w:rPr>
          <w:b/>
        </w:rPr>
        <w:tab/>
        <w:t>Pagos indebidos</w:t>
      </w:r>
      <w:r w:rsidRPr="005E6B86">
        <w:t>: La contratante se reserva el derecho de reclamar al contratista, en cualquier tiempo, antes o después de la prestación del servicio, sobre cualquier pago indebido por error de cálculo o por cualquier otra razón, debidamente justificada, obligándose el contratista a satisfacer las reclamaciones que por este motivo llegare a plantear la contratante, reconociéndose el interés calculado a la tasa máxima del interés convencional, establecido por el Banco Central del Ecuador.</w:t>
      </w:r>
    </w:p>
    <w:p w14:paraId="1309759B" w14:textId="77777777" w:rsidR="001A4E3B" w:rsidRPr="005E6B86" w:rsidRDefault="001A4E3B" w:rsidP="001A4E3B">
      <w:pPr>
        <w:pStyle w:val="NormalWeb"/>
        <w:spacing w:before="0" w:after="0" w:line="276" w:lineRule="auto"/>
        <w:jc w:val="both"/>
      </w:pPr>
    </w:p>
    <w:p w14:paraId="6CF172AE" w14:textId="77777777" w:rsidR="001A4E3B" w:rsidRPr="005E6B86" w:rsidRDefault="001A4E3B" w:rsidP="001A4E3B">
      <w:pPr>
        <w:pStyle w:val="NormalWeb"/>
        <w:spacing w:before="0" w:after="0" w:line="276" w:lineRule="auto"/>
        <w:jc w:val="both"/>
        <w:rPr>
          <w:b/>
          <w:bCs/>
        </w:rPr>
      </w:pPr>
      <w:r w:rsidRPr="005E6B86">
        <w:rPr>
          <w:b/>
          <w:bCs/>
        </w:rPr>
        <w:t xml:space="preserve">Cláusula </w:t>
      </w:r>
      <w:proofErr w:type="gramStart"/>
      <w:r w:rsidRPr="005E6B86">
        <w:rPr>
          <w:b/>
          <w:bCs/>
        </w:rPr>
        <w:t>Tercera.-</w:t>
      </w:r>
      <w:proofErr w:type="gramEnd"/>
      <w:r w:rsidRPr="005E6B86">
        <w:rPr>
          <w:b/>
          <w:bCs/>
        </w:rPr>
        <w:t xml:space="preserve"> GARANTÍAS</w:t>
      </w:r>
    </w:p>
    <w:p w14:paraId="05C95FF8" w14:textId="77777777" w:rsidR="001A4E3B" w:rsidRPr="005E6B86" w:rsidRDefault="001A4E3B" w:rsidP="001A4E3B">
      <w:pPr>
        <w:pStyle w:val="NormalWeb"/>
        <w:spacing w:before="0" w:after="0" w:line="276" w:lineRule="auto"/>
        <w:jc w:val="both"/>
        <w:rPr>
          <w:b/>
          <w:bCs/>
        </w:rPr>
      </w:pPr>
    </w:p>
    <w:p w14:paraId="19737028" w14:textId="77777777" w:rsidR="001A4E3B" w:rsidRPr="005E6B86" w:rsidRDefault="001A4E3B" w:rsidP="001A4E3B">
      <w:pPr>
        <w:pStyle w:val="NormalWeb"/>
        <w:spacing w:before="0" w:after="0" w:line="276" w:lineRule="auto"/>
        <w:jc w:val="both"/>
      </w:pPr>
      <w:r w:rsidRPr="005E6B86">
        <w:rPr>
          <w:b/>
          <w:bCs/>
        </w:rPr>
        <w:t>3.1</w:t>
      </w:r>
      <w:r w:rsidRPr="005E6B86">
        <w:rPr>
          <w:bCs/>
        </w:rPr>
        <w:tab/>
        <w:t>Se estará a lo contemplado en las condiciones particulares del contrato y la Ley.</w:t>
      </w:r>
    </w:p>
    <w:p w14:paraId="7CA277CF" w14:textId="77777777" w:rsidR="001A4E3B" w:rsidRPr="005E6B86" w:rsidRDefault="001A4E3B" w:rsidP="001A4E3B">
      <w:pPr>
        <w:pStyle w:val="NormalWeb"/>
        <w:spacing w:before="0" w:after="0" w:line="276" w:lineRule="auto"/>
        <w:jc w:val="both"/>
      </w:pPr>
    </w:p>
    <w:p w14:paraId="7FDB32C3" w14:textId="77777777" w:rsidR="001A4E3B" w:rsidRPr="005E6B86" w:rsidRDefault="001A4E3B" w:rsidP="001A4E3B">
      <w:pPr>
        <w:pStyle w:val="NormalWeb"/>
        <w:spacing w:before="0" w:after="0" w:line="276" w:lineRule="auto"/>
        <w:jc w:val="both"/>
      </w:pPr>
      <w:r w:rsidRPr="005E6B86">
        <w:rPr>
          <w:b/>
          <w:bCs/>
        </w:rPr>
        <w:t>3.2</w:t>
      </w:r>
      <w:r w:rsidRPr="005E6B86">
        <w:rPr>
          <w:b/>
          <w:bCs/>
        </w:rPr>
        <w:tab/>
        <w:t>Ejecución de las garantías:</w:t>
      </w:r>
      <w:r w:rsidRPr="005E6B86">
        <w:t xml:space="preserve"> Las garantías contractuales podrán ser ejecutadas por la contratante en los siguientes casos:</w:t>
      </w:r>
    </w:p>
    <w:p w14:paraId="173758B4" w14:textId="77777777" w:rsidR="001A4E3B" w:rsidRPr="005E6B86" w:rsidRDefault="001A4E3B" w:rsidP="001A4E3B">
      <w:pPr>
        <w:pStyle w:val="NormalWeb"/>
        <w:spacing w:before="0" w:after="0" w:line="276" w:lineRule="auto"/>
        <w:jc w:val="both"/>
      </w:pPr>
    </w:p>
    <w:p w14:paraId="4152C097" w14:textId="77777777" w:rsidR="001A4E3B" w:rsidRPr="005E6B86" w:rsidRDefault="001A4E3B" w:rsidP="001A4E3B">
      <w:pPr>
        <w:pStyle w:val="NormalWeb"/>
        <w:spacing w:before="0" w:after="0" w:line="276" w:lineRule="auto"/>
        <w:jc w:val="both"/>
      </w:pPr>
      <w:r w:rsidRPr="005E6B86">
        <w:rPr>
          <w:b/>
          <w:bCs/>
        </w:rPr>
        <w:t>3.2.1</w:t>
      </w:r>
      <w:r w:rsidRPr="005E6B86">
        <w:rPr>
          <w:b/>
          <w:bCs/>
        </w:rPr>
        <w:tab/>
        <w:t>La de fiel cumplimiento del contrato:</w:t>
      </w:r>
    </w:p>
    <w:p w14:paraId="1EB33A79" w14:textId="77777777" w:rsidR="001A4E3B" w:rsidRPr="005E6B86" w:rsidRDefault="001A4E3B" w:rsidP="001A4E3B">
      <w:pPr>
        <w:pStyle w:val="NormalWeb"/>
        <w:spacing w:before="0" w:after="0" w:line="276" w:lineRule="auto"/>
        <w:jc w:val="both"/>
      </w:pPr>
    </w:p>
    <w:p w14:paraId="5CD6F0B9" w14:textId="77777777" w:rsidR="001A4E3B" w:rsidRPr="005E6B86" w:rsidRDefault="001A4E3B" w:rsidP="001A4E3B">
      <w:pPr>
        <w:pStyle w:val="NormalWeb"/>
        <w:numPr>
          <w:ilvl w:val="0"/>
          <w:numId w:val="45"/>
        </w:numPr>
        <w:spacing w:before="0" w:after="0" w:line="276" w:lineRule="auto"/>
        <w:jc w:val="both"/>
      </w:pPr>
      <w:r w:rsidRPr="005E6B86">
        <w:t>Cuando la contratante declare anticipada y unilateralmente terminado el contrato por causas imputables al contratista.</w:t>
      </w:r>
    </w:p>
    <w:p w14:paraId="3CDDCEF6" w14:textId="77777777" w:rsidR="001A4E3B" w:rsidRPr="005E6B86" w:rsidRDefault="001A4E3B" w:rsidP="001A4E3B">
      <w:pPr>
        <w:pStyle w:val="NormalWeb"/>
        <w:spacing w:before="0" w:after="0" w:line="276" w:lineRule="auto"/>
        <w:jc w:val="both"/>
      </w:pPr>
    </w:p>
    <w:p w14:paraId="24598078" w14:textId="77777777" w:rsidR="001A4E3B" w:rsidRPr="005E6B86" w:rsidRDefault="001A4E3B" w:rsidP="001A4E3B">
      <w:pPr>
        <w:pStyle w:val="NormalWeb"/>
        <w:numPr>
          <w:ilvl w:val="0"/>
          <w:numId w:val="45"/>
        </w:numPr>
        <w:spacing w:before="0" w:after="0" w:line="276" w:lineRule="auto"/>
        <w:jc w:val="both"/>
      </w:pPr>
      <w:r w:rsidRPr="005E6B86">
        <w:t>Si la contratista no la renovare cinco (5) días antes de su vencimiento.</w:t>
      </w:r>
    </w:p>
    <w:p w14:paraId="18A251EA" w14:textId="77777777" w:rsidR="001A4E3B" w:rsidRPr="005E6B86" w:rsidRDefault="001A4E3B" w:rsidP="001A4E3B">
      <w:pPr>
        <w:pStyle w:val="NormalWeb"/>
        <w:spacing w:before="0" w:after="0" w:line="276" w:lineRule="auto"/>
        <w:jc w:val="both"/>
      </w:pPr>
    </w:p>
    <w:p w14:paraId="262D3B14" w14:textId="77777777" w:rsidR="001A4E3B" w:rsidRPr="005E6B86" w:rsidRDefault="001A4E3B" w:rsidP="001A4E3B">
      <w:pPr>
        <w:pStyle w:val="NormalWeb"/>
        <w:spacing w:before="0" w:after="0" w:line="276" w:lineRule="auto"/>
        <w:jc w:val="both"/>
      </w:pPr>
      <w:r w:rsidRPr="005E6B86">
        <w:rPr>
          <w:b/>
          <w:bCs/>
        </w:rPr>
        <w:t>3.2.2</w:t>
      </w:r>
      <w:r w:rsidRPr="005E6B86">
        <w:rPr>
          <w:b/>
          <w:bCs/>
        </w:rPr>
        <w:tab/>
        <w:t>La del anticipo:</w:t>
      </w:r>
    </w:p>
    <w:p w14:paraId="3040232B" w14:textId="77777777" w:rsidR="001A4E3B" w:rsidRPr="005E6B86" w:rsidRDefault="001A4E3B" w:rsidP="001A4E3B">
      <w:pPr>
        <w:pStyle w:val="NormalWeb"/>
        <w:spacing w:before="0" w:after="0" w:line="276" w:lineRule="auto"/>
        <w:jc w:val="both"/>
      </w:pPr>
    </w:p>
    <w:p w14:paraId="2791E53D" w14:textId="77777777" w:rsidR="001A4E3B" w:rsidRPr="005E6B86" w:rsidRDefault="001A4E3B" w:rsidP="001A4E3B">
      <w:pPr>
        <w:pStyle w:val="NormalWeb"/>
        <w:numPr>
          <w:ilvl w:val="0"/>
          <w:numId w:val="46"/>
        </w:numPr>
        <w:spacing w:before="0" w:after="0" w:line="276" w:lineRule="auto"/>
        <w:jc w:val="both"/>
      </w:pPr>
      <w:r w:rsidRPr="005E6B86">
        <w:t>Si el contratista no la renovare cinco (5) días antes de su vencimiento.</w:t>
      </w:r>
    </w:p>
    <w:p w14:paraId="23142CFA" w14:textId="77777777" w:rsidR="001A4E3B" w:rsidRPr="005E6B86" w:rsidRDefault="001A4E3B" w:rsidP="001A4E3B">
      <w:pPr>
        <w:pStyle w:val="NormalWeb"/>
        <w:spacing w:before="0" w:after="0" w:line="276" w:lineRule="auto"/>
        <w:jc w:val="both"/>
      </w:pPr>
    </w:p>
    <w:p w14:paraId="580E482A" w14:textId="77777777" w:rsidR="001A4E3B" w:rsidRPr="005E6B86" w:rsidRDefault="001A4E3B" w:rsidP="001A4E3B">
      <w:pPr>
        <w:pStyle w:val="NormalWeb"/>
        <w:numPr>
          <w:ilvl w:val="0"/>
          <w:numId w:val="46"/>
        </w:numPr>
        <w:spacing w:before="0" w:after="0" w:line="276" w:lineRule="auto"/>
        <w:jc w:val="both"/>
      </w:pPr>
      <w:r w:rsidRPr="005E6B86">
        <w:t xml:space="preserve">En caso de terminación unilateral del contrato y que el contratista no pague a la contratante el saldo adeudado del anticipo, después de diez (10) días de notificado con la liquidación del </w:t>
      </w:r>
      <w:r w:rsidRPr="005E6B86">
        <w:lastRenderedPageBreak/>
        <w:t>contrato.</w:t>
      </w:r>
    </w:p>
    <w:p w14:paraId="36F348D4" w14:textId="77777777" w:rsidR="001A4E3B" w:rsidRPr="005E6B86" w:rsidRDefault="001A4E3B" w:rsidP="001A4E3B">
      <w:pPr>
        <w:pStyle w:val="NormalWeb"/>
        <w:spacing w:before="0" w:after="0" w:line="276" w:lineRule="auto"/>
        <w:jc w:val="both"/>
      </w:pPr>
    </w:p>
    <w:p w14:paraId="2E3DB120" w14:textId="77777777" w:rsidR="001A4E3B" w:rsidRPr="005E6B86" w:rsidRDefault="001A4E3B" w:rsidP="001A4E3B">
      <w:pPr>
        <w:pStyle w:val="NormalWeb"/>
        <w:spacing w:before="0" w:after="0" w:line="276" w:lineRule="auto"/>
        <w:jc w:val="both"/>
      </w:pPr>
      <w:r w:rsidRPr="005E6B86">
        <w:rPr>
          <w:b/>
          <w:bCs/>
        </w:rPr>
        <w:t>3.2.3</w:t>
      </w:r>
      <w:r w:rsidRPr="005E6B86">
        <w:rPr>
          <w:b/>
          <w:bCs/>
        </w:rPr>
        <w:tab/>
        <w:t>La técnica:</w:t>
      </w:r>
    </w:p>
    <w:p w14:paraId="0FC0F6BD" w14:textId="77777777" w:rsidR="001A4E3B" w:rsidRPr="005E6B86" w:rsidRDefault="001A4E3B" w:rsidP="001A4E3B">
      <w:pPr>
        <w:pStyle w:val="NormalWeb"/>
        <w:spacing w:before="0" w:after="0" w:line="276" w:lineRule="auto"/>
        <w:jc w:val="both"/>
      </w:pPr>
    </w:p>
    <w:p w14:paraId="78C66987" w14:textId="77777777" w:rsidR="001A4E3B" w:rsidRPr="005E6B86" w:rsidRDefault="001A4E3B" w:rsidP="001A4E3B">
      <w:pPr>
        <w:pStyle w:val="NormalWeb"/>
        <w:numPr>
          <w:ilvl w:val="0"/>
          <w:numId w:val="47"/>
        </w:numPr>
        <w:spacing w:before="0" w:after="0" w:line="276" w:lineRule="auto"/>
        <w:jc w:val="both"/>
      </w:pPr>
      <w:r w:rsidRPr="005E6B86">
        <w:t>Cuando se incumpla con el objeto de esta garantía, de acuerdo con lo establecido en el pliego y este contrato.</w:t>
      </w:r>
    </w:p>
    <w:p w14:paraId="6ECB5B13" w14:textId="77777777" w:rsidR="001A4E3B" w:rsidRPr="005E6B86" w:rsidRDefault="001A4E3B" w:rsidP="001A4E3B">
      <w:pPr>
        <w:pStyle w:val="NormalWeb"/>
        <w:spacing w:before="0" w:after="0" w:line="276" w:lineRule="auto"/>
        <w:jc w:val="both"/>
      </w:pPr>
    </w:p>
    <w:p w14:paraId="0A71CBA3" w14:textId="77777777" w:rsidR="001A4E3B" w:rsidRPr="005E6B86" w:rsidRDefault="001A4E3B" w:rsidP="001A4E3B">
      <w:pPr>
        <w:pStyle w:val="NormalWeb"/>
        <w:spacing w:before="0" w:after="0" w:line="276" w:lineRule="auto"/>
        <w:jc w:val="both"/>
      </w:pPr>
      <w:r w:rsidRPr="005E6B86">
        <w:rPr>
          <w:b/>
          <w:bCs/>
        </w:rPr>
        <w:t xml:space="preserve">Cláusula </w:t>
      </w:r>
      <w:proofErr w:type="gramStart"/>
      <w:r w:rsidRPr="005E6B86">
        <w:rPr>
          <w:b/>
          <w:bCs/>
        </w:rPr>
        <w:t>Cuarta.-</w:t>
      </w:r>
      <w:proofErr w:type="gramEnd"/>
      <w:r w:rsidRPr="005E6B86">
        <w:rPr>
          <w:b/>
          <w:bCs/>
        </w:rPr>
        <w:t xml:space="preserve"> PRÓRROGAS DE PLAZO</w:t>
      </w:r>
    </w:p>
    <w:p w14:paraId="4A9DD6B3" w14:textId="77777777" w:rsidR="001A4E3B" w:rsidRPr="005E6B86" w:rsidRDefault="001A4E3B" w:rsidP="001A4E3B">
      <w:pPr>
        <w:pStyle w:val="NormalWeb"/>
        <w:spacing w:before="0" w:after="0" w:line="276" w:lineRule="auto"/>
        <w:jc w:val="both"/>
      </w:pPr>
    </w:p>
    <w:p w14:paraId="24426A7E" w14:textId="77777777" w:rsidR="001A4E3B" w:rsidRPr="005E6B86" w:rsidRDefault="001A4E3B" w:rsidP="001A4E3B">
      <w:pPr>
        <w:pStyle w:val="NormalWeb"/>
        <w:spacing w:before="0" w:after="0" w:line="276" w:lineRule="auto"/>
        <w:jc w:val="both"/>
      </w:pPr>
      <w:r w:rsidRPr="005E6B86">
        <w:rPr>
          <w:b/>
          <w:bCs/>
        </w:rPr>
        <w:t>4.1</w:t>
      </w:r>
      <w:r w:rsidRPr="005E6B86">
        <w:rPr>
          <w:b/>
          <w:bCs/>
        </w:rPr>
        <w:tab/>
      </w:r>
      <w:r w:rsidRPr="005E6B86">
        <w:t>La contratante prorrogará el plazo total o los plazos parciales en los siguientes casos:</w:t>
      </w:r>
    </w:p>
    <w:p w14:paraId="22FC38F8" w14:textId="77777777" w:rsidR="001A4E3B" w:rsidRPr="005E6B86" w:rsidRDefault="001A4E3B" w:rsidP="001A4E3B">
      <w:pPr>
        <w:pStyle w:val="NormalWeb"/>
        <w:spacing w:before="0" w:after="0" w:line="276" w:lineRule="auto"/>
        <w:jc w:val="both"/>
      </w:pPr>
    </w:p>
    <w:p w14:paraId="412249BA" w14:textId="77777777" w:rsidR="001A4E3B" w:rsidRPr="005E6B86" w:rsidRDefault="001A4E3B" w:rsidP="001A4E3B">
      <w:pPr>
        <w:pStyle w:val="NormalWeb"/>
        <w:numPr>
          <w:ilvl w:val="0"/>
          <w:numId w:val="48"/>
        </w:numPr>
        <w:spacing w:before="0" w:after="0" w:line="276" w:lineRule="auto"/>
        <w:jc w:val="both"/>
      </w:pPr>
      <w:r w:rsidRPr="005E6B86">
        <w:t>Cuando el contratista así lo solicitare, por escrito, justificando los fundamentos de la solicitud, dentro del plazo de quince (15) días siguientes a la fecha de producido el hecho, siempre que este se haya producido por motivos de fuerza mayor o caso fortuito aceptado como tal por la máxima autoridad de la entidad contratante o su delegado, previo informe del administrador del contrato. Tan pronto desaparezca la causa de fuerza mayor o caso fortuito, el contratista está obligado a continuar con la ejecución del contrato, sin necesidad de que medie notificación por parte del administrador del contrato para reanudarlo.</w:t>
      </w:r>
    </w:p>
    <w:p w14:paraId="5B7330EC" w14:textId="77777777" w:rsidR="001A4E3B" w:rsidRPr="005E6B86" w:rsidRDefault="001A4E3B" w:rsidP="001A4E3B">
      <w:pPr>
        <w:pStyle w:val="NormalWeb"/>
        <w:spacing w:before="0" w:after="0" w:line="276" w:lineRule="auto"/>
        <w:jc w:val="both"/>
      </w:pPr>
    </w:p>
    <w:p w14:paraId="6D28AB18" w14:textId="77777777" w:rsidR="001A4E3B" w:rsidRPr="005E6B86" w:rsidRDefault="001A4E3B" w:rsidP="001A4E3B">
      <w:pPr>
        <w:pStyle w:val="NormalWeb"/>
        <w:numPr>
          <w:ilvl w:val="0"/>
          <w:numId w:val="48"/>
        </w:numPr>
        <w:spacing w:before="0" w:after="0" w:line="276" w:lineRule="auto"/>
        <w:jc w:val="both"/>
      </w:pPr>
      <w:r w:rsidRPr="005E6B86">
        <w:t>Por suspensiones en la ejecución del contrato, motivadas por la contratante u ordenadas por ella y que no se deban a causas imputables al contratista.</w:t>
      </w:r>
    </w:p>
    <w:p w14:paraId="4C389DFF" w14:textId="77777777" w:rsidR="001A4E3B" w:rsidRPr="005E6B86" w:rsidRDefault="001A4E3B" w:rsidP="001A4E3B">
      <w:pPr>
        <w:pStyle w:val="NormalWeb"/>
        <w:spacing w:before="0" w:after="0" w:line="276" w:lineRule="auto"/>
        <w:jc w:val="both"/>
      </w:pPr>
    </w:p>
    <w:p w14:paraId="3312173B" w14:textId="77777777" w:rsidR="001A4E3B" w:rsidRPr="005E6B86" w:rsidRDefault="001A4E3B" w:rsidP="001A4E3B">
      <w:pPr>
        <w:pStyle w:val="NormalWeb"/>
        <w:numPr>
          <w:ilvl w:val="0"/>
          <w:numId w:val="48"/>
        </w:numPr>
        <w:spacing w:before="0" w:after="0" w:line="276" w:lineRule="auto"/>
        <w:jc w:val="both"/>
      </w:pPr>
      <w:r w:rsidRPr="005E6B86">
        <w:t>Si la contratante no hubiera solucionado los problemas administrativos-contractuales en forma oportuna, cuando tales circunstancias incidan en la ejecución del trabajo.</w:t>
      </w:r>
    </w:p>
    <w:p w14:paraId="5811F2DF" w14:textId="77777777" w:rsidR="001A4E3B" w:rsidRPr="005E6B86" w:rsidRDefault="001A4E3B" w:rsidP="001A4E3B">
      <w:pPr>
        <w:pStyle w:val="NormalWeb"/>
        <w:spacing w:before="0" w:after="0" w:line="276" w:lineRule="auto"/>
        <w:jc w:val="both"/>
      </w:pPr>
    </w:p>
    <w:p w14:paraId="439F36F1" w14:textId="77777777" w:rsidR="001A4E3B" w:rsidRPr="005E6B86" w:rsidRDefault="001A4E3B" w:rsidP="001A4E3B">
      <w:pPr>
        <w:pStyle w:val="NormalWeb"/>
        <w:spacing w:before="0" w:after="0" w:line="276" w:lineRule="auto"/>
        <w:jc w:val="both"/>
      </w:pPr>
      <w:r w:rsidRPr="005E6B86">
        <w:rPr>
          <w:b/>
        </w:rPr>
        <w:t>4.2</w:t>
      </w:r>
      <w:r w:rsidRPr="005E6B86">
        <w:tab/>
        <w:t xml:space="preserve">En casos de prórroga de plazo, las partes elaborarán un nuevo cronograma, </w:t>
      </w:r>
      <w:proofErr w:type="gramStart"/>
      <w:r w:rsidRPr="005E6B86">
        <w:t>que</w:t>
      </w:r>
      <w:proofErr w:type="gramEnd"/>
      <w:r w:rsidRPr="005E6B86">
        <w:t xml:space="preserve"> suscrito por ellas, sustituirá al original o precedente y tendrá el mismo valor contractual del sustituido. Y en tal caso se requerirá la autorización de la máxima autoridad de la contratante, previo informe del administrador del contrato.</w:t>
      </w:r>
    </w:p>
    <w:p w14:paraId="4E0BA4E6" w14:textId="77777777" w:rsidR="001A4E3B" w:rsidRPr="005E6B86" w:rsidRDefault="001A4E3B" w:rsidP="001A4E3B">
      <w:pPr>
        <w:pStyle w:val="NormalWeb"/>
        <w:spacing w:before="0" w:after="0" w:line="276" w:lineRule="auto"/>
        <w:jc w:val="both"/>
      </w:pPr>
    </w:p>
    <w:p w14:paraId="2FC1F43B" w14:textId="77777777" w:rsidR="001A4E3B" w:rsidRPr="005E6B86" w:rsidRDefault="001A4E3B" w:rsidP="001A4E3B">
      <w:pPr>
        <w:pStyle w:val="NormalWeb"/>
        <w:spacing w:before="0" w:after="0" w:line="276" w:lineRule="auto"/>
        <w:jc w:val="both"/>
      </w:pPr>
      <w:r w:rsidRPr="005E6B86">
        <w:rPr>
          <w:b/>
          <w:bCs/>
        </w:rPr>
        <w:t xml:space="preserve">Cláusula </w:t>
      </w:r>
      <w:proofErr w:type="gramStart"/>
      <w:r w:rsidRPr="005E6B86">
        <w:rPr>
          <w:b/>
          <w:bCs/>
        </w:rPr>
        <w:t>Quinta.-</w:t>
      </w:r>
      <w:proofErr w:type="gramEnd"/>
      <w:r w:rsidRPr="005E6B86">
        <w:rPr>
          <w:b/>
          <w:bCs/>
        </w:rPr>
        <w:t xml:space="preserve"> OTRAS OBLIGACIONES DEL CONTRATISTA</w:t>
      </w:r>
    </w:p>
    <w:p w14:paraId="3EC34BC2" w14:textId="77777777" w:rsidR="001A4E3B" w:rsidRPr="005E6B86" w:rsidRDefault="001A4E3B" w:rsidP="001A4E3B">
      <w:pPr>
        <w:pStyle w:val="NormalWeb"/>
        <w:spacing w:before="0" w:after="0" w:line="276" w:lineRule="auto"/>
        <w:jc w:val="both"/>
      </w:pPr>
      <w:r w:rsidRPr="005E6B86">
        <w:t xml:space="preserve"> </w:t>
      </w:r>
    </w:p>
    <w:p w14:paraId="653E2086" w14:textId="77777777" w:rsidR="001A4E3B" w:rsidRPr="005E6B86" w:rsidRDefault="001A4E3B" w:rsidP="001A4E3B">
      <w:pPr>
        <w:pStyle w:val="NormalWeb"/>
        <w:spacing w:before="0" w:after="0" w:line="276" w:lineRule="auto"/>
        <w:jc w:val="both"/>
      </w:pPr>
      <w:r w:rsidRPr="005E6B86">
        <w:t>A más de las obligaciones señaladas en las condiciones particulares del pliego que son parte del presente contrato, las siguientes:</w:t>
      </w:r>
    </w:p>
    <w:p w14:paraId="1B72A6B9" w14:textId="77777777" w:rsidR="001A4E3B" w:rsidRPr="005E6B86" w:rsidRDefault="001A4E3B" w:rsidP="001A4E3B">
      <w:pPr>
        <w:pStyle w:val="NormalWeb"/>
        <w:spacing w:before="0" w:after="0" w:line="276" w:lineRule="auto"/>
        <w:jc w:val="both"/>
      </w:pPr>
    </w:p>
    <w:p w14:paraId="1872CC38" w14:textId="77777777" w:rsidR="001A4E3B" w:rsidRPr="005E6B86" w:rsidRDefault="001A4E3B" w:rsidP="001A4E3B">
      <w:pPr>
        <w:pStyle w:val="NormalWeb"/>
        <w:spacing w:before="0" w:after="0" w:line="276" w:lineRule="auto"/>
        <w:jc w:val="both"/>
      </w:pPr>
      <w:r w:rsidRPr="005E6B86">
        <w:rPr>
          <w:b/>
          <w:bCs/>
        </w:rPr>
        <w:t>5.1</w:t>
      </w:r>
      <w:r w:rsidRPr="005E6B86">
        <w:rPr>
          <w:b/>
          <w:bCs/>
        </w:rPr>
        <w:tab/>
      </w:r>
      <w:r w:rsidRPr="005E6B86">
        <w:t xml:space="preserve">El contratista se compromete a ejecutar el contrato derivado del procedimiento de contratación tramitado, sobre la base de las especificaciones técnicas o los términos de referencia elaborados por la entidad contratante y que fueron conocidos en la etapa precontractual; y en tal virtud, no podrá aducir error, falencia o cualquier inconformidad con los mismos, como causal para solicitar </w:t>
      </w:r>
      <w:r w:rsidRPr="005E6B86">
        <w:lastRenderedPageBreak/>
        <w:t xml:space="preserve">ampliación del </w:t>
      </w:r>
      <w:proofErr w:type="gramStart"/>
      <w:r w:rsidRPr="005E6B86">
        <w:t>plazo,  o</w:t>
      </w:r>
      <w:proofErr w:type="gramEnd"/>
      <w:r w:rsidRPr="005E6B86">
        <w:t xml:space="preserve"> contratos complementarios. La ampliación del </w:t>
      </w:r>
      <w:proofErr w:type="gramStart"/>
      <w:r w:rsidRPr="005E6B86">
        <w:t>plazo,  o</w:t>
      </w:r>
      <w:proofErr w:type="gramEnd"/>
      <w:r w:rsidRPr="005E6B86">
        <w:t xml:space="preserve"> contratos complementarios podrán tramitarse solo si fueren aprobados por el administrador del contrato. </w:t>
      </w:r>
    </w:p>
    <w:p w14:paraId="07113EFD" w14:textId="77777777" w:rsidR="001A4E3B" w:rsidRPr="005E6B86" w:rsidRDefault="001A4E3B" w:rsidP="001A4E3B">
      <w:pPr>
        <w:pStyle w:val="NormalWeb"/>
        <w:spacing w:before="0" w:after="0" w:line="276" w:lineRule="auto"/>
        <w:jc w:val="both"/>
      </w:pPr>
    </w:p>
    <w:p w14:paraId="3BAA1DB1" w14:textId="77777777" w:rsidR="001A4E3B" w:rsidRPr="005E6B86" w:rsidRDefault="001A4E3B" w:rsidP="001A4E3B">
      <w:pPr>
        <w:pStyle w:val="NormalWeb"/>
        <w:spacing w:before="0" w:after="0" w:line="276" w:lineRule="auto"/>
        <w:jc w:val="both"/>
      </w:pPr>
      <w:r w:rsidRPr="005E6B86">
        <w:rPr>
          <w:b/>
          <w:bCs/>
          <w:color w:val="000000"/>
        </w:rPr>
        <w:t>5.2</w:t>
      </w:r>
      <w:r w:rsidRPr="005E6B86">
        <w:rPr>
          <w:b/>
          <w:bCs/>
          <w:color w:val="000000"/>
        </w:rPr>
        <w:tab/>
      </w:r>
      <w:r w:rsidRPr="005E6B86">
        <w:rPr>
          <w:color w:val="000000"/>
        </w:rPr>
        <w:t xml:space="preserve">El contratista se compromete durante la ejecución del contrato, a facilitar a las personas designadas por la entidad contratante, toda la información y documentación que éstas soliciten para disponer de un pleno conocimiento técnico relacionado con la ejecución del </w:t>
      </w:r>
      <w:proofErr w:type="gramStart"/>
      <w:r w:rsidRPr="005E6B86">
        <w:rPr>
          <w:color w:val="000000"/>
        </w:rPr>
        <w:t>contrato,  así</w:t>
      </w:r>
      <w:proofErr w:type="gramEnd"/>
      <w:r w:rsidRPr="005E6B86">
        <w:rPr>
          <w:color w:val="000000"/>
        </w:rPr>
        <w:t xml:space="preserve"> como de los eventuales problemas técnicos que puedan plantearse y de las tecnologías, métodos y herramientas utilizadas para resolverlos. </w:t>
      </w:r>
    </w:p>
    <w:p w14:paraId="0841E878" w14:textId="77777777" w:rsidR="001A4E3B" w:rsidRPr="005E6B86" w:rsidRDefault="001A4E3B" w:rsidP="001A4E3B">
      <w:pPr>
        <w:pStyle w:val="NormalWeb"/>
        <w:spacing w:before="0" w:after="0" w:line="276" w:lineRule="auto"/>
        <w:jc w:val="both"/>
      </w:pPr>
    </w:p>
    <w:p w14:paraId="637FFCE9" w14:textId="77777777" w:rsidR="001A4E3B" w:rsidRPr="005E6B86" w:rsidRDefault="001A4E3B" w:rsidP="001A4E3B">
      <w:pPr>
        <w:pStyle w:val="NormalWeb"/>
        <w:spacing w:before="0" w:after="0" w:line="276" w:lineRule="auto"/>
        <w:jc w:val="both"/>
        <w:rPr>
          <w:color w:val="000000"/>
        </w:rPr>
      </w:pPr>
      <w:r w:rsidRPr="005E6B86">
        <w:rPr>
          <w:color w:val="000000"/>
        </w:rPr>
        <w:t>Los delegados o responsables técnicos de la entidad contratante, como el administrador del contrato, deberán tener el conocimiento suficiente de la ejecución del contrato, así como la eventual realización de ulteriores desarrollos. Para el efecto, el contratista se compromete durante el tiempo de ejecución contractual, a facilitar a las personas designadas por la entidad contratante toda la información y documentación que le sea requerida, relacionada y/o atinente al desarrollo y ejecución del contrato.</w:t>
      </w:r>
    </w:p>
    <w:p w14:paraId="40167520" w14:textId="77777777" w:rsidR="001A4E3B" w:rsidRPr="005E6B86" w:rsidRDefault="001A4E3B" w:rsidP="001A4E3B">
      <w:pPr>
        <w:pStyle w:val="NormalWeb"/>
        <w:spacing w:before="0" w:after="0" w:line="276" w:lineRule="auto"/>
        <w:jc w:val="both"/>
      </w:pPr>
    </w:p>
    <w:p w14:paraId="3898177B" w14:textId="77777777" w:rsidR="001A4E3B" w:rsidRPr="005E6B86" w:rsidRDefault="001A4E3B" w:rsidP="001A4E3B">
      <w:pPr>
        <w:pStyle w:val="NormalWeb"/>
        <w:spacing w:before="0" w:after="0" w:line="276" w:lineRule="auto"/>
        <w:jc w:val="both"/>
      </w:pPr>
      <w:r w:rsidRPr="005E6B86">
        <w:rPr>
          <w:b/>
          <w:bCs/>
        </w:rPr>
        <w:t>5.3</w:t>
      </w:r>
      <w:r w:rsidRPr="005E6B86">
        <w:rPr>
          <w:b/>
          <w:bCs/>
        </w:rPr>
        <w:tab/>
      </w:r>
      <w:r w:rsidRPr="005E6B86">
        <w:t>Queda expresamente establecido que constituye obligación del contratista ejecutar el contrato conforme a las especificaciones técnicas o términos de referencia establecidos en el pliego, y cumplir con el porcentaje mínimo de Valor Agregado Ecuatoriano ofertado.</w:t>
      </w:r>
    </w:p>
    <w:p w14:paraId="3DC98EC5" w14:textId="77777777" w:rsidR="001A4E3B" w:rsidRPr="005E6B86" w:rsidRDefault="001A4E3B" w:rsidP="001A4E3B">
      <w:pPr>
        <w:pStyle w:val="NormalWeb"/>
        <w:spacing w:before="0" w:after="0" w:line="276" w:lineRule="auto"/>
        <w:jc w:val="both"/>
      </w:pPr>
    </w:p>
    <w:p w14:paraId="7876E12C" w14:textId="77777777" w:rsidR="001A4E3B" w:rsidRPr="005E6B86" w:rsidRDefault="001A4E3B" w:rsidP="001A4E3B">
      <w:pPr>
        <w:pStyle w:val="NormalWeb"/>
        <w:spacing w:before="0" w:after="0" w:line="276" w:lineRule="auto"/>
        <w:jc w:val="both"/>
      </w:pPr>
      <w:r w:rsidRPr="005E6B86">
        <w:rPr>
          <w:b/>
          <w:bCs/>
        </w:rPr>
        <w:t>5.4</w:t>
      </w:r>
      <w:r w:rsidRPr="005E6B86">
        <w:rPr>
          <w:b/>
          <w:bCs/>
        </w:rPr>
        <w:tab/>
      </w:r>
      <w:r w:rsidRPr="005E6B86">
        <w:t xml:space="preserve">El contratista está obligado a cumplir con cualquiera otra que se derive natural y legalmente del objeto del contrato y sea exigible por constar en cualquier documento </w:t>
      </w:r>
      <w:proofErr w:type="gramStart"/>
      <w:r w:rsidRPr="005E6B86">
        <w:t>del mismo</w:t>
      </w:r>
      <w:proofErr w:type="gramEnd"/>
      <w:r w:rsidRPr="005E6B86">
        <w:t xml:space="preserve"> o en norma legal específicamente aplicable.</w:t>
      </w:r>
    </w:p>
    <w:p w14:paraId="03A94B60" w14:textId="77777777" w:rsidR="001A4E3B" w:rsidRPr="005E6B86" w:rsidRDefault="001A4E3B" w:rsidP="001A4E3B">
      <w:pPr>
        <w:pStyle w:val="NormalWeb"/>
        <w:spacing w:before="0" w:after="0" w:line="276" w:lineRule="auto"/>
        <w:jc w:val="both"/>
      </w:pPr>
    </w:p>
    <w:p w14:paraId="10BD550E" w14:textId="77777777" w:rsidR="001A4E3B" w:rsidRPr="005E6B86" w:rsidRDefault="001A4E3B" w:rsidP="001A4E3B">
      <w:pPr>
        <w:pStyle w:val="NormalWeb"/>
        <w:spacing w:before="0" w:after="0" w:line="276" w:lineRule="auto"/>
        <w:jc w:val="both"/>
      </w:pPr>
      <w:r w:rsidRPr="005E6B86">
        <w:rPr>
          <w:b/>
          <w:bCs/>
        </w:rPr>
        <w:t>5.5</w:t>
      </w:r>
      <w:r w:rsidRPr="005E6B86">
        <w:rPr>
          <w:b/>
          <w:bCs/>
        </w:rPr>
        <w:tab/>
      </w:r>
      <w:r w:rsidRPr="005E6B86">
        <w:t>El contratista se obliga al cumplimiento de las disposiciones establecidas en el Código del Trabajo y en la Ley de Seguridad Social obligatorio, adquiriendo, respecto de sus trabajadores, la calidad de patrono, sin que la contratante tenga responsabilidad alguna por tales cargas, ni relación con el personal que labore en la ejecución del contrato, ni con el personal de la subcontratista.</w:t>
      </w:r>
    </w:p>
    <w:p w14:paraId="4A74AFE2" w14:textId="77777777" w:rsidR="001A4E3B" w:rsidRPr="005E6B86" w:rsidRDefault="001A4E3B" w:rsidP="001A4E3B">
      <w:pPr>
        <w:pStyle w:val="NormalWeb"/>
        <w:spacing w:before="0" w:after="0" w:line="276" w:lineRule="auto"/>
        <w:jc w:val="both"/>
      </w:pPr>
    </w:p>
    <w:p w14:paraId="798C5AF9" w14:textId="77777777" w:rsidR="001A4E3B" w:rsidRPr="005E6B86" w:rsidRDefault="001A4E3B" w:rsidP="001A4E3B">
      <w:pPr>
        <w:pStyle w:val="NormalWeb"/>
        <w:spacing w:before="0" w:after="0" w:line="276" w:lineRule="auto"/>
        <w:jc w:val="both"/>
      </w:pPr>
      <w:r w:rsidRPr="005E6B86">
        <w:rPr>
          <w:b/>
        </w:rPr>
        <w:t>5.6</w:t>
      </w:r>
      <w:r w:rsidRPr="005E6B86">
        <w:rPr>
          <w:b/>
        </w:rPr>
        <w:tab/>
      </w:r>
      <w:r w:rsidRPr="005E6B86">
        <w:t xml:space="preserve">El contratista se obliga al cumplimiento de lo exigido en el pliego, a lo previsto en su oferta y a lo establecido en la legislación ambiental, de seguridad industrial y salud ocupacional, seguridad social, laboral, etc. </w:t>
      </w:r>
    </w:p>
    <w:p w14:paraId="188AF58D" w14:textId="77777777" w:rsidR="001A4E3B" w:rsidRPr="005E6B86" w:rsidRDefault="001A4E3B" w:rsidP="001A4E3B">
      <w:pPr>
        <w:pStyle w:val="NormalWeb"/>
        <w:spacing w:before="0" w:after="0" w:line="276" w:lineRule="auto"/>
        <w:jc w:val="both"/>
      </w:pPr>
    </w:p>
    <w:p w14:paraId="25FAD5B3" w14:textId="77777777" w:rsidR="001A4E3B" w:rsidRPr="005E6B86" w:rsidRDefault="001A4E3B" w:rsidP="001A4E3B">
      <w:pPr>
        <w:pStyle w:val="NormalWeb"/>
        <w:spacing w:before="0" w:after="0" w:line="276" w:lineRule="auto"/>
        <w:jc w:val="both"/>
      </w:pPr>
      <w:r w:rsidRPr="005E6B86">
        <w:rPr>
          <w:b/>
          <w:bCs/>
        </w:rPr>
        <w:t xml:space="preserve">Cláusula </w:t>
      </w:r>
      <w:proofErr w:type="gramStart"/>
      <w:r w:rsidRPr="005E6B86">
        <w:rPr>
          <w:b/>
          <w:bCs/>
        </w:rPr>
        <w:t>Sexta.-</w:t>
      </w:r>
      <w:proofErr w:type="gramEnd"/>
      <w:r w:rsidRPr="005E6B86">
        <w:rPr>
          <w:b/>
          <w:bCs/>
        </w:rPr>
        <w:t xml:space="preserve"> OBLIGACIONES DE LA CONTRATANTE</w:t>
      </w:r>
    </w:p>
    <w:p w14:paraId="22E505B4" w14:textId="77777777" w:rsidR="001A4E3B" w:rsidRPr="005E6B86" w:rsidRDefault="001A4E3B" w:rsidP="001A4E3B">
      <w:pPr>
        <w:pStyle w:val="NormalWeb"/>
        <w:spacing w:before="0" w:after="0" w:line="276" w:lineRule="auto"/>
        <w:jc w:val="both"/>
      </w:pPr>
    </w:p>
    <w:p w14:paraId="47187D6B" w14:textId="77777777" w:rsidR="001A4E3B" w:rsidRPr="005E6B86" w:rsidRDefault="001A4E3B" w:rsidP="001A4E3B">
      <w:pPr>
        <w:pStyle w:val="NormalWeb"/>
        <w:spacing w:before="0" w:after="0" w:line="276" w:lineRule="auto"/>
        <w:jc w:val="both"/>
      </w:pPr>
      <w:r w:rsidRPr="005E6B86">
        <w:rPr>
          <w:b/>
        </w:rPr>
        <w:t>6.1</w:t>
      </w:r>
      <w:r w:rsidRPr="005E6B86">
        <w:rPr>
          <w:b/>
        </w:rPr>
        <w:tab/>
      </w:r>
      <w:r w:rsidRPr="005E6B86">
        <w:t>Son obligaciones de la contratante las establecidas en las condiciones particulares del pliego que son parte del contrato.</w:t>
      </w:r>
    </w:p>
    <w:p w14:paraId="11904019" w14:textId="77777777" w:rsidR="001A4E3B" w:rsidRPr="005E6B86" w:rsidRDefault="001A4E3B" w:rsidP="001A4E3B">
      <w:pPr>
        <w:pStyle w:val="NormalWeb"/>
        <w:spacing w:before="0" w:after="0" w:line="276" w:lineRule="auto"/>
        <w:jc w:val="both"/>
      </w:pPr>
    </w:p>
    <w:p w14:paraId="65F7CAD5" w14:textId="77777777" w:rsidR="001A4E3B" w:rsidRPr="005E6B86" w:rsidRDefault="001A4E3B" w:rsidP="001A4E3B">
      <w:pPr>
        <w:pStyle w:val="NormalWeb"/>
        <w:spacing w:before="0" w:after="0" w:line="276" w:lineRule="auto"/>
        <w:jc w:val="both"/>
      </w:pPr>
      <w:r w:rsidRPr="005E6B86">
        <w:rPr>
          <w:b/>
          <w:bCs/>
          <w:lang w:val="es-ES"/>
        </w:rPr>
        <w:t xml:space="preserve">Cláusula </w:t>
      </w:r>
      <w:proofErr w:type="gramStart"/>
      <w:r w:rsidRPr="005E6B86">
        <w:rPr>
          <w:b/>
          <w:bCs/>
          <w:lang w:val="es-ES"/>
        </w:rPr>
        <w:t>Séptima.-</w:t>
      </w:r>
      <w:proofErr w:type="gramEnd"/>
      <w:r w:rsidRPr="005E6B86">
        <w:rPr>
          <w:b/>
          <w:bCs/>
          <w:lang w:val="es-ES"/>
        </w:rPr>
        <w:t xml:space="preserve"> CONTRATOS COMPLEMENTARIOS</w:t>
      </w:r>
    </w:p>
    <w:p w14:paraId="6E2D3FB8" w14:textId="77777777" w:rsidR="001A4E3B" w:rsidRPr="005E6B86" w:rsidRDefault="001A4E3B" w:rsidP="001A4E3B">
      <w:pPr>
        <w:pStyle w:val="NormalWeb"/>
        <w:spacing w:before="0" w:after="0" w:line="276" w:lineRule="auto"/>
        <w:jc w:val="both"/>
      </w:pPr>
    </w:p>
    <w:p w14:paraId="58F256BA" w14:textId="77777777" w:rsidR="001A4E3B" w:rsidRPr="005E6B86" w:rsidRDefault="001A4E3B" w:rsidP="001A4E3B">
      <w:pPr>
        <w:pStyle w:val="NormalWeb"/>
        <w:spacing w:before="0" w:after="0" w:line="276" w:lineRule="auto"/>
        <w:jc w:val="both"/>
        <w:rPr>
          <w:b/>
        </w:rPr>
      </w:pPr>
      <w:r w:rsidRPr="005E6B86">
        <w:rPr>
          <w:b/>
        </w:rPr>
        <w:lastRenderedPageBreak/>
        <w:t>7.1</w:t>
      </w:r>
      <w:r w:rsidRPr="005E6B86">
        <w:rPr>
          <w:b/>
        </w:rPr>
        <w:tab/>
      </w:r>
      <w:r w:rsidRPr="005E6B86">
        <w:t>Por causas justificadas, las partes podrán firmar contratos complementarios, de conformidad con lo establecido en los artículos 85 y 87 de la Ley Orgánica del Sistema Nacional de Contratación Pública, y en el artículo 144 del Reglamento General de la Ley Orgánica del Sistema Nacional de Contratación Pública.</w:t>
      </w:r>
    </w:p>
    <w:p w14:paraId="63F5F22A" w14:textId="77777777" w:rsidR="001A4E3B" w:rsidRPr="005E6B86" w:rsidRDefault="001A4E3B" w:rsidP="001A4E3B">
      <w:pPr>
        <w:pStyle w:val="NormalWeb"/>
        <w:spacing w:before="0" w:after="0" w:line="276" w:lineRule="auto"/>
        <w:jc w:val="both"/>
      </w:pPr>
    </w:p>
    <w:p w14:paraId="6D5811DE" w14:textId="77777777" w:rsidR="001A4E3B" w:rsidRPr="005E6B86" w:rsidRDefault="001A4E3B" w:rsidP="001A4E3B">
      <w:pPr>
        <w:pStyle w:val="NormalWeb"/>
        <w:spacing w:before="0" w:after="0" w:line="276" w:lineRule="auto"/>
        <w:jc w:val="both"/>
      </w:pPr>
      <w:r w:rsidRPr="005E6B86">
        <w:rPr>
          <w:b/>
          <w:bCs/>
        </w:rPr>
        <w:t xml:space="preserve">Cláusula </w:t>
      </w:r>
      <w:proofErr w:type="gramStart"/>
      <w:r w:rsidRPr="005E6B86">
        <w:rPr>
          <w:b/>
          <w:bCs/>
        </w:rPr>
        <w:t>Octava.-</w:t>
      </w:r>
      <w:proofErr w:type="gramEnd"/>
      <w:r w:rsidRPr="005E6B86">
        <w:rPr>
          <w:b/>
          <w:bCs/>
        </w:rPr>
        <w:t xml:space="preserve"> RECEPCIÓN DEL CONTRATO</w:t>
      </w:r>
    </w:p>
    <w:p w14:paraId="66B25EF7" w14:textId="77777777" w:rsidR="001A4E3B" w:rsidRPr="005E6B86" w:rsidRDefault="001A4E3B" w:rsidP="001A4E3B">
      <w:pPr>
        <w:spacing w:line="276" w:lineRule="auto"/>
        <w:jc w:val="both"/>
        <w:rPr>
          <w:rFonts w:eastAsia="Calibri"/>
          <w:b/>
        </w:rPr>
      </w:pPr>
    </w:p>
    <w:p w14:paraId="63F22A88" w14:textId="77777777" w:rsidR="001A4E3B" w:rsidRPr="005E6B86" w:rsidRDefault="001A4E3B" w:rsidP="001A4E3B">
      <w:pPr>
        <w:spacing w:line="276" w:lineRule="auto"/>
        <w:jc w:val="both"/>
      </w:pPr>
      <w:r w:rsidRPr="005E6B86">
        <w:rPr>
          <w:rFonts w:eastAsia="Calibri"/>
          <w:b/>
        </w:rPr>
        <w:t>8.1</w:t>
      </w:r>
      <w:r w:rsidRPr="005E6B86">
        <w:rPr>
          <w:rFonts w:eastAsia="Calibri"/>
          <w:b/>
        </w:rPr>
        <w:tab/>
      </w:r>
      <w:r w:rsidRPr="005E6B86">
        <w:rPr>
          <w:rFonts w:eastAsia="Calibri"/>
        </w:rPr>
        <w:t xml:space="preserve">El acta de entrega-recepción, sea parcial, provisional o definitiva, según la naturaleza del contrato, será suscrita por las partes, en el plazo previsto en el contrato, siempre que no existan observaciones pendientes y el administrador del contrato haya emitido el informe de conformidad a lo previsto en los artículos 123 y 124 del </w:t>
      </w:r>
      <w:r w:rsidRPr="005E6B86">
        <w:t>Reglamento General de la Ley Orgánica del Sistema Nacional de Contratación Pública</w:t>
      </w:r>
      <w:r w:rsidRPr="005E6B86">
        <w:rPr>
          <w:rFonts w:eastAsia="Calibri"/>
        </w:rPr>
        <w:t xml:space="preserve"> </w:t>
      </w:r>
      <w:r w:rsidRPr="005E6B86" w:rsidDel="00126304">
        <w:rPr>
          <w:rFonts w:eastAsia="Calibri"/>
        </w:rPr>
        <w:t xml:space="preserve"> </w:t>
      </w:r>
    </w:p>
    <w:p w14:paraId="5C568676" w14:textId="77777777" w:rsidR="001A4E3B" w:rsidRPr="005E6B86" w:rsidRDefault="001A4E3B" w:rsidP="001A4E3B">
      <w:pPr>
        <w:spacing w:line="276" w:lineRule="auto"/>
        <w:jc w:val="both"/>
        <w:rPr>
          <w:rFonts w:eastAsia="Calibri"/>
        </w:rPr>
      </w:pPr>
    </w:p>
    <w:p w14:paraId="7E713BA6" w14:textId="77777777" w:rsidR="001A4E3B" w:rsidRPr="005E6B86" w:rsidRDefault="001A4E3B" w:rsidP="001A4E3B">
      <w:pPr>
        <w:spacing w:line="276" w:lineRule="auto"/>
        <w:jc w:val="both"/>
        <w:rPr>
          <w:rFonts w:eastAsia="Calibri"/>
        </w:rPr>
      </w:pPr>
      <w:r w:rsidRPr="005E6B86">
        <w:rPr>
          <w:rFonts w:eastAsia="Calibri"/>
          <w:b/>
        </w:rPr>
        <w:t>8.2</w:t>
      </w:r>
      <w:r w:rsidRPr="005E6B86">
        <w:rPr>
          <w:rFonts w:eastAsia="Calibri"/>
        </w:rPr>
        <w:tab/>
        <w:t xml:space="preserve">Si la contratante no hiciere ningún pronunciamiento respecto de la solicitud de recepción definitiva, ni la iniciare, una vez expirado el término de quince (15) días, se considerará que tal recepción se ha efectuado de pleno derecho, para cuyo efecto un Juez de lo Civil o un Notario Público, a solicitud del contratista notificará que dicha recepción se produjo, de acuerdo con el artículo 81 de la </w:t>
      </w:r>
      <w:r w:rsidRPr="005E6B86">
        <w:t>Ley Orgánica del Sistema Nacional de Contratación Pública</w:t>
      </w:r>
      <w:r w:rsidRPr="005E6B86">
        <w:rPr>
          <w:rFonts w:eastAsia="Calibri"/>
        </w:rPr>
        <w:t>.</w:t>
      </w:r>
    </w:p>
    <w:p w14:paraId="590A46E4" w14:textId="77777777" w:rsidR="001A4E3B" w:rsidRPr="005E6B86" w:rsidRDefault="001A4E3B" w:rsidP="001A4E3B">
      <w:pPr>
        <w:spacing w:line="276" w:lineRule="auto"/>
        <w:jc w:val="both"/>
        <w:rPr>
          <w:rFonts w:eastAsia="Calibri"/>
        </w:rPr>
      </w:pPr>
    </w:p>
    <w:p w14:paraId="7A4E6EC5" w14:textId="77777777" w:rsidR="001A4E3B" w:rsidRPr="005E6B86" w:rsidRDefault="001A4E3B" w:rsidP="001A4E3B">
      <w:pPr>
        <w:spacing w:line="276" w:lineRule="auto"/>
        <w:jc w:val="both"/>
        <w:rPr>
          <w:rFonts w:eastAsia="Calibri"/>
        </w:rPr>
      </w:pPr>
      <w:r w:rsidRPr="005E6B86">
        <w:rPr>
          <w:rFonts w:eastAsia="Calibri"/>
          <w:b/>
        </w:rPr>
        <w:t>8.3</w:t>
      </w:r>
      <w:r w:rsidRPr="005E6B86">
        <w:rPr>
          <w:rFonts w:eastAsia="Calibri"/>
          <w:b/>
        </w:rPr>
        <w:tab/>
      </w:r>
      <w:r w:rsidRPr="005E6B86">
        <w:rPr>
          <w:rFonts w:eastAsia="Calibri"/>
        </w:rPr>
        <w:t>Operada la recepción definitiva presunta, a solicitud del contratista o declarada por la contratante, producirá como único efecto la terminación del contrato, dejando a salvo de los derechos de las partes a la liquidación técnico-económica correspondiente.</w:t>
      </w:r>
    </w:p>
    <w:p w14:paraId="2DFC6285" w14:textId="77777777" w:rsidR="001A4E3B" w:rsidRPr="005E6B86" w:rsidRDefault="001A4E3B" w:rsidP="001A4E3B">
      <w:pPr>
        <w:spacing w:line="276" w:lineRule="auto"/>
        <w:jc w:val="both"/>
        <w:rPr>
          <w:rFonts w:eastAsia="Calibri"/>
        </w:rPr>
      </w:pPr>
    </w:p>
    <w:p w14:paraId="465C51F9" w14:textId="77777777" w:rsidR="001A4E3B" w:rsidRPr="005E6B86" w:rsidRDefault="001A4E3B" w:rsidP="001A4E3B">
      <w:pPr>
        <w:spacing w:line="276" w:lineRule="auto"/>
        <w:jc w:val="both"/>
        <w:rPr>
          <w:rFonts w:eastAsia="Calibri"/>
        </w:rPr>
      </w:pPr>
      <w:r w:rsidRPr="005E6B86">
        <w:rPr>
          <w:rFonts w:eastAsia="Calibri"/>
        </w:rPr>
        <w:t>Las partes buscarán en el plazo de treinta (30) días posteriores a la recepción definitiva presunta suscribir el acta de la liquidación técnico-económica del contrato, sin perjuicio de iniciar las acciones legales de las que se crean asistidas.</w:t>
      </w:r>
    </w:p>
    <w:p w14:paraId="5EC18623" w14:textId="77777777" w:rsidR="001A4E3B" w:rsidRPr="005E6B86" w:rsidRDefault="001A4E3B" w:rsidP="001A4E3B">
      <w:pPr>
        <w:pStyle w:val="NormalWeb"/>
        <w:spacing w:before="0" w:after="0" w:line="276" w:lineRule="auto"/>
        <w:jc w:val="both"/>
      </w:pPr>
    </w:p>
    <w:p w14:paraId="4143CDE6" w14:textId="77777777" w:rsidR="001A4E3B" w:rsidRPr="005E6B86" w:rsidRDefault="001A4E3B" w:rsidP="001A4E3B">
      <w:pPr>
        <w:pStyle w:val="NormalWeb"/>
        <w:spacing w:before="0" w:after="0" w:line="276" w:lineRule="auto"/>
        <w:jc w:val="both"/>
      </w:pPr>
      <w:r w:rsidRPr="005E6B86">
        <w:rPr>
          <w:b/>
          <w:bCs/>
        </w:rPr>
        <w:t>8.4</w:t>
      </w:r>
      <w:r w:rsidRPr="005E6B86">
        <w:rPr>
          <w:b/>
          <w:bCs/>
        </w:rPr>
        <w:tab/>
        <w:t xml:space="preserve">LIQUIDACIÓN DEL CONTRATO: </w:t>
      </w:r>
      <w:r w:rsidRPr="005E6B86">
        <w:t>La liquidación final del contrato suscrita entre las partes se realizará en los términos previstos por el artículo 125 del Reglamento General de la Ley Orgánica del Sistema Nacional de Contratación Pública.</w:t>
      </w:r>
    </w:p>
    <w:p w14:paraId="613EBA95" w14:textId="77777777" w:rsidR="001A4E3B" w:rsidRPr="005E6B86" w:rsidRDefault="001A4E3B" w:rsidP="001A4E3B">
      <w:pPr>
        <w:pStyle w:val="NormalWeb"/>
        <w:spacing w:before="0" w:after="0" w:line="276" w:lineRule="auto"/>
        <w:jc w:val="both"/>
      </w:pPr>
    </w:p>
    <w:p w14:paraId="3E88D1A7" w14:textId="77777777" w:rsidR="001A4E3B" w:rsidRPr="005E6B86" w:rsidRDefault="001A4E3B" w:rsidP="001A4E3B">
      <w:pPr>
        <w:pStyle w:val="NormalWeb"/>
        <w:spacing w:before="0" w:after="0" w:line="276" w:lineRule="auto"/>
        <w:jc w:val="both"/>
      </w:pPr>
      <w:r w:rsidRPr="005E6B86">
        <w:rPr>
          <w:b/>
          <w:bCs/>
        </w:rPr>
        <w:t xml:space="preserve">Cláusula </w:t>
      </w:r>
      <w:proofErr w:type="gramStart"/>
      <w:r w:rsidRPr="005E6B86">
        <w:rPr>
          <w:b/>
          <w:bCs/>
        </w:rPr>
        <w:t>Novena.-</w:t>
      </w:r>
      <w:proofErr w:type="gramEnd"/>
      <w:r w:rsidRPr="005E6B86">
        <w:rPr>
          <w:b/>
          <w:bCs/>
        </w:rPr>
        <w:t xml:space="preserve"> TRIBUTOS, RETENCIONES Y GASTOS</w:t>
      </w:r>
    </w:p>
    <w:p w14:paraId="21DFC03F" w14:textId="77777777" w:rsidR="001A4E3B" w:rsidRPr="005E6B86" w:rsidRDefault="001A4E3B" w:rsidP="001A4E3B">
      <w:pPr>
        <w:pStyle w:val="NormalWeb"/>
        <w:spacing w:before="0" w:after="0" w:line="276" w:lineRule="auto"/>
        <w:jc w:val="both"/>
      </w:pPr>
    </w:p>
    <w:p w14:paraId="1FDEFCCB" w14:textId="77777777" w:rsidR="001A4E3B" w:rsidRPr="005E6B86" w:rsidRDefault="001A4E3B" w:rsidP="001A4E3B">
      <w:pPr>
        <w:pStyle w:val="NormalWeb"/>
        <w:spacing w:before="0" w:after="0" w:line="276" w:lineRule="auto"/>
        <w:jc w:val="both"/>
      </w:pPr>
      <w:r w:rsidRPr="005E6B86">
        <w:rPr>
          <w:b/>
          <w:bCs/>
        </w:rPr>
        <w:t>9.1</w:t>
      </w:r>
      <w:r w:rsidRPr="005E6B86">
        <w:rPr>
          <w:b/>
          <w:bCs/>
        </w:rPr>
        <w:tab/>
      </w:r>
      <w:r w:rsidRPr="005E6B86">
        <w:t>La contratante efectuará al contratista las retenciones que dispongan las leyes tributarias, conforme la legislación tributaria vigente.</w:t>
      </w:r>
    </w:p>
    <w:p w14:paraId="4894AB4C" w14:textId="77777777" w:rsidR="001A4E3B" w:rsidRPr="005E6B86" w:rsidRDefault="001A4E3B" w:rsidP="001A4E3B">
      <w:pPr>
        <w:pStyle w:val="NormalWeb"/>
        <w:spacing w:before="0" w:after="0" w:line="276" w:lineRule="auto"/>
        <w:jc w:val="both"/>
      </w:pPr>
    </w:p>
    <w:p w14:paraId="0A7C5B41" w14:textId="77777777" w:rsidR="001A4E3B" w:rsidRPr="005E6B86" w:rsidRDefault="001A4E3B" w:rsidP="001A4E3B">
      <w:pPr>
        <w:pStyle w:val="NormalWeb"/>
        <w:spacing w:before="0" w:after="0" w:line="276" w:lineRule="auto"/>
        <w:jc w:val="both"/>
      </w:pPr>
      <w:r w:rsidRPr="005E6B86">
        <w:t xml:space="preserve">La contratante retendrá el valor de los descuentos que el Instituto Ecuatoriano de Seguridad Social ordenare y que corresponda a mora patronal, por obligaciones con el seguro social provenientes de servicios personales para la ejecución del contrato </w:t>
      </w:r>
      <w:proofErr w:type="gramStart"/>
      <w:r w:rsidRPr="005E6B86">
        <w:t>de acuerdo a</w:t>
      </w:r>
      <w:proofErr w:type="gramEnd"/>
      <w:r w:rsidRPr="005E6B86">
        <w:t xml:space="preserve"> la Ley de Seguridad Social.</w:t>
      </w:r>
    </w:p>
    <w:p w14:paraId="5FC57B84" w14:textId="77777777" w:rsidR="001A4E3B" w:rsidRPr="005E6B86" w:rsidRDefault="001A4E3B" w:rsidP="001A4E3B">
      <w:pPr>
        <w:pStyle w:val="NormalWeb"/>
        <w:spacing w:before="0" w:after="0" w:line="276" w:lineRule="auto"/>
        <w:jc w:val="both"/>
      </w:pPr>
    </w:p>
    <w:p w14:paraId="36206BEB" w14:textId="77777777" w:rsidR="001A4E3B" w:rsidRPr="005E6B86" w:rsidRDefault="001A4E3B" w:rsidP="001A4E3B">
      <w:pPr>
        <w:pStyle w:val="NormalWeb"/>
        <w:spacing w:before="0" w:after="0" w:line="276" w:lineRule="auto"/>
        <w:jc w:val="both"/>
        <w:rPr>
          <w:color w:val="000000"/>
        </w:rPr>
      </w:pPr>
      <w:r w:rsidRPr="005E6B86">
        <w:rPr>
          <w:b/>
          <w:bCs/>
        </w:rPr>
        <w:t>9.2</w:t>
      </w:r>
      <w:r w:rsidRPr="005E6B86">
        <w:rPr>
          <w:b/>
          <w:bCs/>
        </w:rPr>
        <w:tab/>
      </w:r>
      <w:r w:rsidRPr="005E6B86">
        <w:t>Es de cuenta del contratista el pago de los gastos notariales, de las copias certificadas del contrato y los documentos que deban ser</w:t>
      </w:r>
      <w:r w:rsidRPr="005E6B86">
        <w:rPr>
          <w:color w:val="000000"/>
        </w:rPr>
        <w:t xml:space="preserve"> protocolizados en caso de que sea necesario. En dicho caso, el contratista entregará a la contratante hasta dos copias del contrato, debidamente protocolizadas. En caso de terminación por mutuo acuerdo, el pago de los derechos notariales y el de las copias será de cuenta del contratista.</w:t>
      </w:r>
    </w:p>
    <w:p w14:paraId="14D8DE9B" w14:textId="77777777" w:rsidR="001A4E3B" w:rsidRPr="005E6B86" w:rsidRDefault="001A4E3B" w:rsidP="001A4E3B">
      <w:pPr>
        <w:pStyle w:val="NormalWeb"/>
        <w:spacing w:before="0" w:after="0" w:line="276" w:lineRule="auto"/>
        <w:jc w:val="both"/>
        <w:rPr>
          <w:color w:val="000000"/>
        </w:rPr>
      </w:pPr>
    </w:p>
    <w:p w14:paraId="5EE097AE" w14:textId="77777777" w:rsidR="001A4E3B" w:rsidRPr="005E6B86" w:rsidRDefault="001A4E3B" w:rsidP="001A4E3B">
      <w:pPr>
        <w:pStyle w:val="NormalWeb"/>
        <w:spacing w:before="0" w:after="0" w:line="276" w:lineRule="auto"/>
        <w:jc w:val="both"/>
        <w:rPr>
          <w:color w:val="000000"/>
        </w:rPr>
      </w:pPr>
      <w:r w:rsidRPr="005E6B86">
        <w:rPr>
          <w:b/>
          <w:color w:val="000000"/>
        </w:rPr>
        <w:t xml:space="preserve">Cláusula </w:t>
      </w:r>
      <w:proofErr w:type="gramStart"/>
      <w:r w:rsidRPr="005E6B86">
        <w:rPr>
          <w:b/>
          <w:color w:val="000000"/>
        </w:rPr>
        <w:t>Décima.-</w:t>
      </w:r>
      <w:proofErr w:type="gramEnd"/>
      <w:r w:rsidRPr="005E6B86">
        <w:rPr>
          <w:b/>
          <w:color w:val="000000"/>
        </w:rPr>
        <w:t xml:space="preserve"> TERMINACIÓN UNILATERAL DEL CONTRATO</w:t>
      </w:r>
    </w:p>
    <w:p w14:paraId="6927D0F7" w14:textId="77777777" w:rsidR="001A4E3B" w:rsidRPr="005E6B86" w:rsidRDefault="001A4E3B" w:rsidP="001A4E3B">
      <w:pPr>
        <w:pStyle w:val="NormalWeb"/>
        <w:spacing w:before="0" w:after="0" w:line="276" w:lineRule="auto"/>
        <w:jc w:val="both"/>
        <w:rPr>
          <w:color w:val="000000"/>
        </w:rPr>
      </w:pPr>
    </w:p>
    <w:p w14:paraId="37887D01" w14:textId="77777777" w:rsidR="001A4E3B" w:rsidRPr="005E6B86" w:rsidRDefault="001A4E3B" w:rsidP="001A4E3B">
      <w:pPr>
        <w:pStyle w:val="NormalWeb"/>
        <w:spacing w:before="0" w:after="0" w:line="276" w:lineRule="auto"/>
        <w:jc w:val="both"/>
        <w:rPr>
          <w:color w:val="000000"/>
        </w:rPr>
      </w:pPr>
      <w:r w:rsidRPr="005E6B86">
        <w:rPr>
          <w:b/>
          <w:color w:val="000000"/>
        </w:rPr>
        <w:t>10.1</w:t>
      </w:r>
      <w:r w:rsidRPr="005E6B86">
        <w:rPr>
          <w:b/>
          <w:color w:val="000000"/>
        </w:rPr>
        <w:tab/>
      </w:r>
      <w:r w:rsidRPr="005E6B86">
        <w:rPr>
          <w:color w:val="000000"/>
        </w:rPr>
        <w:t xml:space="preserve">La declaratoria de terminación unilateral y anticipada del contrato no se suspenderá por la interposición de reclamos o recursos administrativos, demandas </w:t>
      </w:r>
      <w:proofErr w:type="gramStart"/>
      <w:r w:rsidRPr="005E6B86">
        <w:rPr>
          <w:color w:val="000000"/>
        </w:rPr>
        <w:t>contencioso administrativas</w:t>
      </w:r>
      <w:proofErr w:type="gramEnd"/>
      <w:r w:rsidRPr="005E6B86">
        <w:rPr>
          <w:color w:val="000000"/>
        </w:rPr>
        <w:t>, arbitrales o de cualquier tipo de parte del contratista.</w:t>
      </w:r>
    </w:p>
    <w:p w14:paraId="0A307113" w14:textId="77777777" w:rsidR="001A4E3B" w:rsidRPr="005E6B86" w:rsidRDefault="001A4E3B" w:rsidP="001A4E3B">
      <w:pPr>
        <w:pStyle w:val="NormalWeb"/>
        <w:spacing w:before="0" w:after="0" w:line="276" w:lineRule="auto"/>
        <w:jc w:val="both"/>
        <w:rPr>
          <w:color w:val="000000"/>
        </w:rPr>
      </w:pPr>
    </w:p>
    <w:p w14:paraId="7F6E93FB" w14:textId="77777777" w:rsidR="001A4E3B" w:rsidRPr="005E6B86" w:rsidRDefault="001A4E3B" w:rsidP="001A4E3B">
      <w:pPr>
        <w:pStyle w:val="NormalWeb"/>
        <w:spacing w:before="0" w:after="0" w:line="276" w:lineRule="auto"/>
        <w:jc w:val="both"/>
        <w:rPr>
          <w:i/>
          <w:color w:val="000000"/>
          <w:lang w:val="es-ES"/>
        </w:rPr>
      </w:pPr>
      <w:r w:rsidRPr="005E6B86">
        <w:rPr>
          <w:b/>
          <w:color w:val="000000"/>
        </w:rPr>
        <w:t>10.2</w:t>
      </w:r>
      <w:r w:rsidRPr="005E6B86">
        <w:rPr>
          <w:color w:val="000000"/>
        </w:rPr>
        <w:tab/>
        <w:t>Tampoco se admitirá acciones constitucionales contra las resoluciones de terminación unilateral del contrato, porque se tienen mecanismos de defensa, adecuado y eficaz para proteger los derechos derivados de tales resoluciones, previstos en la Ley.</w:t>
      </w:r>
    </w:p>
    <w:p w14:paraId="502FF939" w14:textId="77777777" w:rsidR="001A4E3B" w:rsidRDefault="001A4E3B" w:rsidP="001A4E3B">
      <w:pPr>
        <w:pStyle w:val="NormalWeb"/>
        <w:spacing w:before="0" w:after="0" w:line="276" w:lineRule="auto"/>
        <w:jc w:val="both"/>
        <w:rPr>
          <w:i/>
          <w:color w:val="000000"/>
          <w:lang w:val="es-ES"/>
        </w:rPr>
      </w:pPr>
    </w:p>
    <w:p w14:paraId="5B78CF0E" w14:textId="77777777" w:rsidR="001A4E3B" w:rsidRPr="00FA5457" w:rsidRDefault="001A4E3B" w:rsidP="001A4E3B">
      <w:pPr>
        <w:spacing w:line="276" w:lineRule="auto"/>
        <w:jc w:val="both"/>
        <w:rPr>
          <w:b/>
        </w:rPr>
      </w:pPr>
      <w:r>
        <w:rPr>
          <w:b/>
        </w:rPr>
        <w:t xml:space="preserve">Cláusula </w:t>
      </w:r>
      <w:proofErr w:type="gramStart"/>
      <w:r>
        <w:rPr>
          <w:b/>
        </w:rPr>
        <w:t>Undécima .</w:t>
      </w:r>
      <w:proofErr w:type="gramEnd"/>
      <w:r>
        <w:rPr>
          <w:b/>
        </w:rPr>
        <w:t>-</w:t>
      </w:r>
      <w:r w:rsidRPr="00FA5457">
        <w:rPr>
          <w:b/>
        </w:rPr>
        <w:t>LEVANTAMIENTO DEL SIGILO BANCARIO</w:t>
      </w:r>
    </w:p>
    <w:p w14:paraId="44AC33A3" w14:textId="77777777" w:rsidR="001A4E3B" w:rsidRPr="00FA5457" w:rsidRDefault="001A4E3B" w:rsidP="001A4E3B">
      <w:pPr>
        <w:spacing w:line="276" w:lineRule="auto"/>
        <w:ind w:left="708"/>
        <w:jc w:val="both"/>
        <w:rPr>
          <w:rFonts w:eastAsia="Times New Roman"/>
          <w:bCs/>
        </w:rPr>
      </w:pPr>
    </w:p>
    <w:p w14:paraId="1D45CF1B" w14:textId="77777777" w:rsidR="001A4E3B" w:rsidRDefault="001A4E3B" w:rsidP="001A4E3B">
      <w:pPr>
        <w:pStyle w:val="NormalWeb"/>
        <w:spacing w:before="0" w:after="0" w:line="276" w:lineRule="auto"/>
        <w:jc w:val="both"/>
        <w:rPr>
          <w:bCs/>
          <w:i/>
        </w:rPr>
      </w:pPr>
      <w:r w:rsidRPr="00FA5457">
        <w:rPr>
          <w:bCs/>
        </w:rPr>
        <w:t xml:space="preserve">Autorizo al Servicio Nacional de Contratación Pública o a los organismos de control correspondientes, el levantamiento del sigilo bancario de las cuentas nacionales y extranjeras, que se encuentran a mi nombre; y a nombre de mi representante legal, en el caso de personas jurídicas; o, del procurador común de los compromisos de asociación o consorcio o de las asociaciones o consorcios constituidos; a fin de verificar el origen lícito de los fondos y recursos a emplearse en la ejecución del presente procedimiento de contratación pública. Así mismo, autorizo que toda la información relacionada con los pagos recibidos como contratista o </w:t>
      </w:r>
      <w:proofErr w:type="gramStart"/>
      <w:r w:rsidRPr="00FA5457">
        <w:rPr>
          <w:bCs/>
        </w:rPr>
        <w:t>sub contratista</w:t>
      </w:r>
      <w:proofErr w:type="gramEnd"/>
      <w:r w:rsidRPr="00FA5457">
        <w:rPr>
          <w:bCs/>
        </w:rPr>
        <w:t xml:space="preserve"> del Estado, así como mis movimientos financieros, tendrán el carácter de público y deberán ser difundidos a través de un portal de información o página web destinada para el efecto, que permitan detectar con certeza el flujo de los fondos públicos. No se podrá alegar reserva tributaria, societaria, bursátil ni bancaria sobre este tipo de información</w:t>
      </w:r>
      <w:r>
        <w:rPr>
          <w:bCs/>
          <w:i/>
        </w:rPr>
        <w:t>.</w:t>
      </w:r>
    </w:p>
    <w:p w14:paraId="1A26FEF3" w14:textId="77777777" w:rsidR="001A4E3B" w:rsidRDefault="001A4E3B" w:rsidP="001A4E3B">
      <w:pPr>
        <w:pStyle w:val="NormalWeb"/>
        <w:spacing w:before="0" w:after="0" w:line="276" w:lineRule="auto"/>
        <w:jc w:val="both"/>
        <w:rPr>
          <w:bCs/>
          <w:i/>
        </w:rPr>
      </w:pPr>
    </w:p>
    <w:p w14:paraId="650F7655" w14:textId="77777777" w:rsidR="001A4E3B" w:rsidRPr="001C0F37" w:rsidRDefault="001A4E3B" w:rsidP="001A4E3B">
      <w:pPr>
        <w:pStyle w:val="NormalWeb"/>
        <w:spacing w:before="0" w:after="0" w:line="276" w:lineRule="auto"/>
        <w:jc w:val="both"/>
        <w:rPr>
          <w:bCs/>
        </w:rPr>
      </w:pPr>
      <w:r w:rsidRPr="001C0F37">
        <w:rPr>
          <w:bCs/>
        </w:rPr>
        <w:t xml:space="preserve">Adicionalmente, en virtud de lo dispuesto en la Disposición General Décima de la Ley Orgánica del Sistema Nacional de Contratación Pública, en concordancia con el artículo 61 de la Codificación y Actualización de Resoluciones emitidas por el SERCOP; las cuentas bancarias y sus movimientos, de todas las personas naturales o jurídicas que consten como socios o accionistas, en cualquier nivel de la estructura </w:t>
      </w:r>
      <w:proofErr w:type="spellStart"/>
      <w:r w:rsidRPr="001C0F37">
        <w:rPr>
          <w:bCs/>
        </w:rPr>
        <w:t>accionaria</w:t>
      </w:r>
      <w:proofErr w:type="spellEnd"/>
      <w:r w:rsidRPr="001C0F37">
        <w:rPr>
          <w:bCs/>
        </w:rPr>
        <w:t xml:space="preserve"> de una persona jurídica o consorcio oferente, cuando estén relacionadas con el flujo de los recursos públicos, no estarán sujetas a sigilo bancario, tributario, societario ni bursátil. Estarán sujetas a esta disposición, inclusive las personas declaradas como beneficiarios finales, o cualquier persona que se beneficie de transacciones bancarias en el flujo de los recursos </w:t>
      </w:r>
      <w:r w:rsidRPr="001C0F37">
        <w:rPr>
          <w:bCs/>
        </w:rPr>
        <w:lastRenderedPageBreak/>
        <w:t>públicos.</w:t>
      </w:r>
    </w:p>
    <w:p w14:paraId="1D3B94B7" w14:textId="77777777" w:rsidR="001A4E3B" w:rsidRPr="001C0F37" w:rsidRDefault="001A4E3B" w:rsidP="001A4E3B">
      <w:pPr>
        <w:tabs>
          <w:tab w:val="left" w:pos="1050"/>
        </w:tabs>
        <w:spacing w:line="276" w:lineRule="auto"/>
        <w:rPr>
          <w:rFonts w:eastAsia="Times New Roman"/>
          <w:bCs/>
        </w:rPr>
      </w:pPr>
    </w:p>
    <w:p w14:paraId="11C4F14C" w14:textId="77777777" w:rsidR="001A4E3B" w:rsidRPr="005E6B86" w:rsidRDefault="001A4E3B" w:rsidP="001A4E3B">
      <w:pPr>
        <w:tabs>
          <w:tab w:val="left" w:pos="1050"/>
        </w:tabs>
        <w:spacing w:line="276" w:lineRule="auto"/>
        <w:rPr>
          <w:i/>
          <w:color w:val="000000"/>
        </w:rPr>
      </w:pPr>
      <w:r w:rsidRPr="005E6B86">
        <w:rPr>
          <w:i/>
          <w:color w:val="000000"/>
        </w:rPr>
        <w:t>(Hasta aquí el texto de las condiciones generales de los contratos).</w:t>
      </w:r>
    </w:p>
    <w:bookmarkEnd w:id="19"/>
    <w:bookmarkEnd w:id="20"/>
    <w:p w14:paraId="4B69A8A8" w14:textId="77777777" w:rsidR="001A4E3B" w:rsidRPr="005E6B86" w:rsidRDefault="001A4E3B" w:rsidP="001A4E3B">
      <w:pPr>
        <w:tabs>
          <w:tab w:val="left" w:pos="7776"/>
        </w:tabs>
        <w:spacing w:line="276" w:lineRule="auto"/>
        <w:ind w:right="69"/>
        <w:jc w:val="both"/>
        <w:rPr>
          <w:spacing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1A4E3B" w:rsidRPr="005E6B86" w14:paraId="2B1BDB7B" w14:textId="77777777">
        <w:tc>
          <w:tcPr>
            <w:tcW w:w="9778" w:type="dxa"/>
            <w:shd w:val="clear" w:color="auto" w:fill="F2F2F2"/>
          </w:tcPr>
          <w:p w14:paraId="2F7809C7" w14:textId="77777777" w:rsidR="001A4E3B" w:rsidRPr="005E6B86" w:rsidRDefault="001A4E3B">
            <w:pPr>
              <w:pStyle w:val="NormalWeb"/>
              <w:spacing w:before="0" w:after="0" w:line="276" w:lineRule="auto"/>
              <w:jc w:val="both"/>
              <w:rPr>
                <w:color w:val="000000"/>
              </w:rPr>
            </w:pPr>
            <w:proofErr w:type="gramStart"/>
            <w:r w:rsidRPr="005E6B86">
              <w:rPr>
                <w:b/>
                <w:color w:val="000000"/>
              </w:rPr>
              <w:t>NOTA.-</w:t>
            </w:r>
            <w:proofErr w:type="gramEnd"/>
            <w:r w:rsidRPr="005E6B86">
              <w:rPr>
                <w:b/>
                <w:color w:val="000000"/>
              </w:rPr>
              <w:t xml:space="preserve"> </w:t>
            </w:r>
            <w:r w:rsidRPr="005E6B86">
              <w:rPr>
                <w:color w:val="000000"/>
              </w:rPr>
              <w:t>Las Condiciones Generales de los Contratos de Régimen Especial, no requieren de firma por parte de los representantes de la entidad contratante ni del contratista, puesto que están incorporados como parte integrante del contrato de conforme la cláusula segunda “DOCUMENTOS DEL CONTRATO” de la Condiciones Particulares del Contrato de Régimen Especial.</w:t>
            </w:r>
          </w:p>
        </w:tc>
      </w:tr>
    </w:tbl>
    <w:p w14:paraId="66BFBC66" w14:textId="77777777" w:rsidR="001A4E3B" w:rsidRPr="005E6B86" w:rsidRDefault="001A4E3B" w:rsidP="001A4E3B">
      <w:pPr>
        <w:tabs>
          <w:tab w:val="left" w:pos="7776"/>
        </w:tabs>
        <w:spacing w:line="276" w:lineRule="auto"/>
        <w:ind w:right="69"/>
        <w:jc w:val="both"/>
        <w:rPr>
          <w:spacing w:val="-2"/>
        </w:rPr>
      </w:pPr>
    </w:p>
    <w:p w14:paraId="64AB702A" w14:textId="77777777" w:rsidR="00EA00BB" w:rsidRPr="001A4E3B" w:rsidRDefault="00EA00BB" w:rsidP="001A4E3B">
      <w:pPr>
        <w:jc w:val="both"/>
        <w:rPr>
          <w:rFonts w:eastAsia="Times New Roman"/>
        </w:rPr>
      </w:pPr>
    </w:p>
    <w:p w14:paraId="1FFAF6AB" w14:textId="77777777" w:rsidR="001A4E3B" w:rsidRDefault="001A4E3B" w:rsidP="00EA00BB">
      <w:pPr>
        <w:pStyle w:val="NormalWeb"/>
        <w:spacing w:before="0" w:after="0" w:line="276" w:lineRule="auto"/>
        <w:jc w:val="center"/>
        <w:rPr>
          <w:bCs/>
        </w:rPr>
      </w:pPr>
    </w:p>
    <w:p w14:paraId="79D5B7D0" w14:textId="77777777" w:rsidR="00EA00BB" w:rsidRPr="00972299" w:rsidRDefault="00EA00BB" w:rsidP="00EA00BB">
      <w:pPr>
        <w:pStyle w:val="NormalWeb"/>
        <w:spacing w:before="0" w:after="0" w:line="276" w:lineRule="auto"/>
        <w:jc w:val="center"/>
      </w:pPr>
      <w:r>
        <w:rPr>
          <w:bCs/>
        </w:rPr>
        <w:t>Versión SERCOP 2.1 (09</w:t>
      </w:r>
      <w:r w:rsidRPr="00972299">
        <w:rPr>
          <w:bCs/>
        </w:rPr>
        <w:t xml:space="preserve"> de </w:t>
      </w:r>
      <w:r>
        <w:rPr>
          <w:bCs/>
        </w:rPr>
        <w:t xml:space="preserve">junio de </w:t>
      </w:r>
      <w:r w:rsidRPr="00972299">
        <w:rPr>
          <w:bCs/>
        </w:rPr>
        <w:t>2017)</w:t>
      </w:r>
    </w:p>
    <w:p w14:paraId="16F9A186" w14:textId="77777777" w:rsidR="00EA00BB" w:rsidRPr="00972299" w:rsidRDefault="00EA00BB" w:rsidP="00EA00BB">
      <w:pPr>
        <w:ind w:left="17" w:right="45"/>
        <w:jc w:val="center"/>
        <w:rPr>
          <w:rFonts w:eastAsia="Times New Roman"/>
          <w:b/>
          <w:bCs/>
        </w:rPr>
      </w:pPr>
    </w:p>
    <w:p w14:paraId="01B64802" w14:textId="77777777" w:rsidR="00EA00BB" w:rsidRPr="00972299" w:rsidRDefault="00EA00BB" w:rsidP="00EA00BB">
      <w:pPr>
        <w:ind w:left="17" w:right="45"/>
        <w:jc w:val="center"/>
        <w:rPr>
          <w:rFonts w:eastAsia="Times New Roman"/>
        </w:rPr>
      </w:pPr>
      <w:r w:rsidRPr="00972299">
        <w:rPr>
          <w:rFonts w:eastAsia="Times New Roman"/>
          <w:b/>
          <w:bCs/>
        </w:rPr>
        <w:t>PROYECTO DE CONTRATO</w:t>
      </w:r>
    </w:p>
    <w:p w14:paraId="48F51C4A" w14:textId="77777777" w:rsidR="00EA00BB" w:rsidRPr="00972299" w:rsidRDefault="00EA00BB" w:rsidP="00EA00BB">
      <w:pPr>
        <w:ind w:left="17" w:right="45"/>
        <w:jc w:val="center"/>
        <w:rPr>
          <w:rFonts w:eastAsia="Times New Roman"/>
        </w:rPr>
      </w:pPr>
    </w:p>
    <w:tbl>
      <w:tblPr>
        <w:tblW w:w="8909"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4A0" w:firstRow="1" w:lastRow="0" w:firstColumn="1" w:lastColumn="0" w:noHBand="0" w:noVBand="1"/>
      </w:tblPr>
      <w:tblGrid>
        <w:gridCol w:w="8909"/>
      </w:tblGrid>
      <w:tr w:rsidR="00EA00BB" w:rsidRPr="00E800B6" w14:paraId="54484CBF" w14:textId="77777777">
        <w:trPr>
          <w:tblCellSpacing w:w="0" w:type="dxa"/>
        </w:trPr>
        <w:tc>
          <w:tcPr>
            <w:tcW w:w="8909" w:type="dxa"/>
            <w:tcBorders>
              <w:top w:val="outset" w:sz="6" w:space="0" w:color="000000"/>
              <w:left w:val="outset" w:sz="6" w:space="0" w:color="000000"/>
              <w:bottom w:val="outset" w:sz="6" w:space="0" w:color="000000"/>
              <w:right w:val="outset" w:sz="6" w:space="0" w:color="000000"/>
            </w:tcBorders>
            <w:hideMark/>
          </w:tcPr>
          <w:p w14:paraId="7E4B1920" w14:textId="77777777" w:rsidR="00EA00BB" w:rsidRPr="00972299" w:rsidRDefault="00EA00BB">
            <w:pPr>
              <w:ind w:right="45"/>
              <w:jc w:val="center"/>
              <w:rPr>
                <w:rFonts w:eastAsia="Times New Roman"/>
              </w:rPr>
            </w:pPr>
          </w:p>
          <w:p w14:paraId="220FD417" w14:textId="77777777" w:rsidR="00EA00BB" w:rsidRPr="00972299" w:rsidRDefault="00EA00BB">
            <w:pPr>
              <w:ind w:right="45"/>
              <w:jc w:val="center"/>
              <w:rPr>
                <w:rFonts w:eastAsia="Times New Roman"/>
              </w:rPr>
            </w:pPr>
            <w:r w:rsidRPr="00972299">
              <w:rPr>
                <w:rFonts w:eastAsia="Times New Roman"/>
                <w:b/>
                <w:bCs/>
              </w:rPr>
              <w:t xml:space="preserve"> CONDICIONES PARTICULARES DE LOS CONTRATOS </w:t>
            </w:r>
            <w:r w:rsidRPr="00972299">
              <w:rPr>
                <w:b/>
              </w:rPr>
              <w:t>PARA LA CONTRATACIÓN DE BIENES Y/O SERVICIOS ÚNICOS EN EL MERCADO O PROVEEDOR ÚNICO</w:t>
            </w:r>
          </w:p>
        </w:tc>
      </w:tr>
    </w:tbl>
    <w:p w14:paraId="74B525C8" w14:textId="77777777" w:rsidR="00EA00BB" w:rsidRPr="00972299" w:rsidRDefault="00EA00BB" w:rsidP="00EA00BB">
      <w:pPr>
        <w:ind w:left="17" w:right="45"/>
        <w:jc w:val="center"/>
        <w:rPr>
          <w:rFonts w:eastAsia="Times New Roman"/>
        </w:rPr>
      </w:pPr>
    </w:p>
    <w:p w14:paraId="64776729" w14:textId="77777777" w:rsidR="00EA00BB" w:rsidRPr="00972299" w:rsidRDefault="00EA00BB" w:rsidP="00EA00BB">
      <w:pPr>
        <w:ind w:left="17" w:right="45"/>
        <w:jc w:val="both"/>
        <w:rPr>
          <w:rFonts w:eastAsia="Times New Roman"/>
        </w:rPr>
      </w:pPr>
      <w:r w:rsidRPr="00972299">
        <w:rPr>
          <w:rFonts w:eastAsia="Times New Roman"/>
        </w:rPr>
        <w:t>Comparecen a la celebración del presente contrato, por una parte (n</w:t>
      </w:r>
      <w:r w:rsidRPr="00972299">
        <w:rPr>
          <w:rFonts w:eastAsia="Times New Roman"/>
          <w:i/>
          <w:iCs/>
        </w:rPr>
        <w:t>ombre de la entidad contratante</w:t>
      </w:r>
      <w:r w:rsidRPr="00972299">
        <w:rPr>
          <w:rFonts w:eastAsia="Times New Roman"/>
        </w:rPr>
        <w:t>), representada por (n</w:t>
      </w:r>
      <w:r w:rsidRPr="00972299">
        <w:rPr>
          <w:rFonts w:eastAsia="Times New Roman"/>
          <w:i/>
          <w:iCs/>
        </w:rPr>
        <w:t>ombre de la máxima autoridad o su delegado</w:t>
      </w:r>
      <w:r w:rsidRPr="00972299">
        <w:rPr>
          <w:rFonts w:eastAsia="Times New Roman"/>
        </w:rPr>
        <w:t>), en calidad de (c</w:t>
      </w:r>
      <w:r w:rsidRPr="00972299">
        <w:rPr>
          <w:rFonts w:eastAsia="Times New Roman"/>
          <w:i/>
          <w:iCs/>
        </w:rPr>
        <w:t>argo</w:t>
      </w:r>
      <w:r w:rsidRPr="00972299">
        <w:rPr>
          <w:rFonts w:eastAsia="Times New Roman"/>
        </w:rPr>
        <w:t xml:space="preserve">), a quien en adelante se le denominará contratante; y, por otra </w:t>
      </w:r>
      <w:proofErr w:type="gramStart"/>
      <w:r w:rsidRPr="00972299">
        <w:rPr>
          <w:rFonts w:eastAsia="Times New Roman"/>
        </w:rPr>
        <w:t>parte</w:t>
      </w:r>
      <w:proofErr w:type="gramEnd"/>
      <w:r w:rsidRPr="00972299">
        <w:rPr>
          <w:rFonts w:eastAsia="Times New Roman"/>
        </w:rPr>
        <w:t xml:space="preserve"> el (la) </w:t>
      </w:r>
      <w:r w:rsidRPr="00972299">
        <w:rPr>
          <w:rFonts w:eastAsia="Times New Roman"/>
          <w:i/>
          <w:iCs/>
        </w:rPr>
        <w:t>(nombre del contratista o de ser el caso del representante legal, apoderado o procurador común a nombre de “persona jurídica”</w:t>
      </w:r>
      <w:r w:rsidRPr="00972299">
        <w:rPr>
          <w:rFonts w:eastAsia="Times New Roman"/>
        </w:rPr>
        <w:t>), a quien en adelante se le denominará contratista. Las partes se obligan en virtud del presente contrato, al tenor de las siguientes cláusulas:</w:t>
      </w:r>
    </w:p>
    <w:p w14:paraId="53BD7353" w14:textId="77777777" w:rsidR="00EA00BB" w:rsidRPr="00972299" w:rsidRDefault="00EA00BB" w:rsidP="00EA00BB">
      <w:pPr>
        <w:ind w:left="17" w:right="45"/>
        <w:jc w:val="both"/>
        <w:rPr>
          <w:rFonts w:eastAsia="Times New Roman"/>
        </w:rPr>
      </w:pPr>
    </w:p>
    <w:p w14:paraId="25FE126B" w14:textId="77777777" w:rsidR="00EA00BB" w:rsidRPr="00972299" w:rsidRDefault="00EA00BB" w:rsidP="00EA00BB">
      <w:pPr>
        <w:ind w:left="17" w:right="45"/>
        <w:jc w:val="both"/>
        <w:rPr>
          <w:rFonts w:eastAsia="Times New Roman"/>
        </w:rPr>
      </w:pPr>
      <w:r w:rsidRPr="00972299">
        <w:rPr>
          <w:rFonts w:eastAsia="Times New Roman"/>
          <w:b/>
          <w:bCs/>
        </w:rPr>
        <w:t xml:space="preserve">Cláusula </w:t>
      </w:r>
      <w:proofErr w:type="gramStart"/>
      <w:r w:rsidRPr="00972299">
        <w:rPr>
          <w:rFonts w:eastAsia="Times New Roman"/>
          <w:b/>
          <w:bCs/>
        </w:rPr>
        <w:t>Primera.-</w:t>
      </w:r>
      <w:proofErr w:type="gramEnd"/>
      <w:r w:rsidRPr="00972299">
        <w:rPr>
          <w:rFonts w:eastAsia="Times New Roman"/>
          <w:b/>
          <w:bCs/>
        </w:rPr>
        <w:t xml:space="preserve"> ANTECEDENTES</w:t>
      </w:r>
    </w:p>
    <w:p w14:paraId="1F154F7E" w14:textId="77777777" w:rsidR="00EA00BB" w:rsidRPr="00972299" w:rsidRDefault="00EA00BB" w:rsidP="00EA00BB">
      <w:pPr>
        <w:ind w:left="17" w:right="45"/>
        <w:jc w:val="both"/>
        <w:rPr>
          <w:rFonts w:eastAsia="Times New Roman"/>
        </w:rPr>
      </w:pPr>
    </w:p>
    <w:p w14:paraId="0F97463B" w14:textId="77777777" w:rsidR="00EA00BB" w:rsidRPr="00972299" w:rsidRDefault="00EA00BB" w:rsidP="00EA00BB">
      <w:pPr>
        <w:pStyle w:val="Standard"/>
        <w:spacing w:line="276" w:lineRule="auto"/>
        <w:jc w:val="both"/>
        <w:rPr>
          <w:spacing w:val="-2"/>
          <w:sz w:val="24"/>
          <w:szCs w:val="24"/>
        </w:rPr>
      </w:pPr>
      <w:r w:rsidRPr="00972299">
        <w:rPr>
          <w:b/>
          <w:bCs/>
          <w:color w:val="000000"/>
          <w:sz w:val="24"/>
          <w:szCs w:val="24"/>
        </w:rPr>
        <w:t>1.1</w:t>
      </w:r>
      <w:r w:rsidRPr="00972299">
        <w:rPr>
          <w:b/>
          <w:bCs/>
          <w:color w:val="000000"/>
          <w:sz w:val="24"/>
          <w:szCs w:val="24"/>
        </w:rPr>
        <w:tab/>
      </w:r>
      <w:r w:rsidRPr="00972299">
        <w:rPr>
          <w:color w:val="000000"/>
          <w:sz w:val="24"/>
          <w:szCs w:val="24"/>
        </w:rPr>
        <w:t>De conformidad con los artículos 22 de la Ley Orgánica del Sistema Nacional de Contratación Pública LOSNCP</w:t>
      </w:r>
      <w:r>
        <w:rPr>
          <w:color w:val="000000"/>
          <w:sz w:val="24"/>
          <w:szCs w:val="24"/>
        </w:rPr>
        <w:t xml:space="preserve">, y </w:t>
      </w:r>
      <w:r w:rsidRPr="00972299">
        <w:rPr>
          <w:color w:val="000000"/>
          <w:sz w:val="24"/>
          <w:szCs w:val="24"/>
        </w:rPr>
        <w:t xml:space="preserve">25 y 26 de su Reglamento General, y el Plan Anual de Contratación de la contratante, contempla </w:t>
      </w:r>
      <w:r w:rsidRPr="00972299">
        <w:rPr>
          <w:spacing w:val="-2"/>
          <w:sz w:val="24"/>
          <w:szCs w:val="24"/>
        </w:rPr>
        <w:t xml:space="preserve">la contratación de </w:t>
      </w:r>
      <w:r w:rsidRPr="00972299">
        <w:rPr>
          <w:rFonts w:eastAsia="Calibri"/>
          <w:sz w:val="24"/>
          <w:szCs w:val="24"/>
          <w:lang w:eastAsia="en-US"/>
        </w:rPr>
        <w:t>bienes y/o servicios únicos en el mercado o proveedor único</w:t>
      </w:r>
      <w:r w:rsidRPr="00972299">
        <w:rPr>
          <w:spacing w:val="-2"/>
          <w:sz w:val="24"/>
          <w:szCs w:val="24"/>
        </w:rPr>
        <w:t xml:space="preserve">.  </w:t>
      </w:r>
    </w:p>
    <w:p w14:paraId="396DF46A" w14:textId="77777777" w:rsidR="00EA00BB" w:rsidRPr="00972299" w:rsidRDefault="00EA00BB" w:rsidP="00EA00BB">
      <w:pPr>
        <w:ind w:left="17" w:right="45"/>
        <w:jc w:val="both"/>
        <w:rPr>
          <w:rFonts w:eastAsia="Times New Roman"/>
        </w:rPr>
      </w:pPr>
    </w:p>
    <w:p w14:paraId="4A465C13" w14:textId="77777777" w:rsidR="00EA00BB" w:rsidRPr="00972299" w:rsidRDefault="00EA00BB" w:rsidP="00EA00BB">
      <w:pPr>
        <w:ind w:left="17" w:right="45"/>
        <w:jc w:val="both"/>
        <w:rPr>
          <w:spacing w:val="-2"/>
        </w:rPr>
      </w:pPr>
      <w:r w:rsidRPr="00972299">
        <w:rPr>
          <w:rFonts w:eastAsia="Times New Roman"/>
          <w:b/>
          <w:bCs/>
          <w:color w:val="000000"/>
        </w:rPr>
        <w:t>1.2.</w:t>
      </w:r>
      <w:r w:rsidRPr="00972299">
        <w:rPr>
          <w:rFonts w:eastAsia="Times New Roman"/>
          <w:b/>
          <w:bCs/>
          <w:color w:val="000000"/>
        </w:rPr>
        <w:tab/>
      </w:r>
      <w:r w:rsidRPr="00972299">
        <w:rPr>
          <w:rFonts w:eastAsia="Times New Roman"/>
          <w:color w:val="000000"/>
        </w:rPr>
        <w:t xml:space="preserve">Previo los informes y los estudios respectivos, la máxima autoridad de la contratante resolvió acogerse al </w:t>
      </w:r>
      <w:r>
        <w:rPr>
          <w:rFonts w:eastAsia="Times New Roman"/>
          <w:color w:val="000000"/>
        </w:rPr>
        <w:t xml:space="preserve">procedimiento de </w:t>
      </w:r>
      <w:r w:rsidRPr="00972299">
        <w:rPr>
          <w:rFonts w:eastAsia="Times New Roman"/>
          <w:color w:val="000000"/>
        </w:rPr>
        <w:t xml:space="preserve">Régimen Especial y aprobar el pliego </w:t>
      </w:r>
      <w:r w:rsidRPr="00972299">
        <w:rPr>
          <w:spacing w:val="-2"/>
        </w:rPr>
        <w:t xml:space="preserve">para la contratación de </w:t>
      </w:r>
      <w:r w:rsidRPr="00972299">
        <w:t>bienes y/o servicios únicos en el mercado o proveedor único</w:t>
      </w:r>
      <w:r w:rsidRPr="00972299">
        <w:rPr>
          <w:spacing w:val="-2"/>
        </w:rPr>
        <w:t>.</w:t>
      </w:r>
    </w:p>
    <w:p w14:paraId="08472F61" w14:textId="77777777" w:rsidR="00EA00BB" w:rsidRPr="00972299" w:rsidRDefault="00EA00BB" w:rsidP="00EA00BB">
      <w:pPr>
        <w:ind w:left="17" w:right="45"/>
        <w:jc w:val="both"/>
        <w:rPr>
          <w:rFonts w:eastAsia="Times New Roman"/>
        </w:rPr>
      </w:pPr>
    </w:p>
    <w:p w14:paraId="2DF153FD" w14:textId="77777777" w:rsidR="00EA00BB" w:rsidRPr="00972299" w:rsidRDefault="00EA00BB" w:rsidP="00EA00BB">
      <w:pPr>
        <w:ind w:left="17" w:right="45"/>
        <w:jc w:val="both"/>
        <w:rPr>
          <w:rFonts w:eastAsia="Times New Roman"/>
        </w:rPr>
      </w:pPr>
      <w:r w:rsidRPr="00972299">
        <w:rPr>
          <w:rFonts w:eastAsia="Times New Roman"/>
          <w:b/>
          <w:bCs/>
        </w:rPr>
        <w:t>1.3</w:t>
      </w:r>
      <w:r w:rsidRPr="00972299">
        <w:rPr>
          <w:rFonts w:eastAsia="Times New Roman"/>
          <w:b/>
          <w:bCs/>
        </w:rPr>
        <w:tab/>
      </w:r>
      <w:r w:rsidRPr="00972299">
        <w:rPr>
          <w:rFonts w:eastAsia="Times New Roman"/>
        </w:rPr>
        <w:t>Se cuenta con la existencia y suficiente disponibilidad de fondos en la partida presupuestaria (</w:t>
      </w:r>
      <w:r w:rsidRPr="00972299">
        <w:rPr>
          <w:rFonts w:eastAsia="Times New Roman"/>
          <w:i/>
          <w:iCs/>
        </w:rPr>
        <w:t>No.</w:t>
      </w:r>
      <w:r w:rsidRPr="00972299">
        <w:rPr>
          <w:rFonts w:eastAsia="Times New Roman"/>
        </w:rPr>
        <w:t>), conforme consta en la certificación conferida por (</w:t>
      </w:r>
      <w:r w:rsidRPr="00972299">
        <w:rPr>
          <w:rFonts w:eastAsia="Times New Roman"/>
          <w:i/>
          <w:iCs/>
        </w:rPr>
        <w:t>funcionario competente y cargo</w:t>
      </w:r>
      <w:r w:rsidRPr="00972299">
        <w:rPr>
          <w:rFonts w:eastAsia="Times New Roman"/>
        </w:rPr>
        <w:t>),</w:t>
      </w:r>
      <w:r w:rsidRPr="00972299">
        <w:rPr>
          <w:rFonts w:eastAsia="Times New Roman"/>
          <w:b/>
          <w:bCs/>
        </w:rPr>
        <w:t xml:space="preserve"> </w:t>
      </w:r>
      <w:r w:rsidRPr="00972299">
        <w:rPr>
          <w:rFonts w:eastAsia="Times New Roman"/>
        </w:rPr>
        <w:t>mediante documento (</w:t>
      </w:r>
      <w:r w:rsidRPr="00972299">
        <w:rPr>
          <w:rFonts w:eastAsia="Times New Roman"/>
          <w:i/>
          <w:iCs/>
        </w:rPr>
        <w:t>identificar certificación, número, fecha y valor</w:t>
      </w:r>
      <w:r w:rsidRPr="00972299">
        <w:rPr>
          <w:rFonts w:eastAsia="Times New Roman"/>
        </w:rPr>
        <w:t>).</w:t>
      </w:r>
    </w:p>
    <w:p w14:paraId="1E2FC9C8" w14:textId="77777777" w:rsidR="00EA00BB" w:rsidRPr="00972299" w:rsidRDefault="00EA00BB" w:rsidP="00EA00BB">
      <w:pPr>
        <w:ind w:left="17" w:right="45"/>
        <w:jc w:val="both"/>
        <w:rPr>
          <w:rFonts w:eastAsia="Times New Roman"/>
        </w:rPr>
      </w:pPr>
    </w:p>
    <w:p w14:paraId="2A5CD254" w14:textId="77777777" w:rsidR="00EA00BB" w:rsidRPr="00972299" w:rsidRDefault="00EA00BB" w:rsidP="00EA00BB">
      <w:pPr>
        <w:ind w:left="17" w:right="45"/>
        <w:jc w:val="both"/>
        <w:rPr>
          <w:rFonts w:eastAsia="Times New Roman"/>
        </w:rPr>
      </w:pPr>
      <w:r w:rsidRPr="00972299">
        <w:rPr>
          <w:rFonts w:eastAsia="Times New Roman"/>
          <w:b/>
          <w:bCs/>
        </w:rPr>
        <w:lastRenderedPageBreak/>
        <w:t>1.4</w:t>
      </w:r>
      <w:r w:rsidRPr="00972299">
        <w:rPr>
          <w:rFonts w:eastAsia="Times New Roman"/>
          <w:b/>
          <w:bCs/>
        </w:rPr>
        <w:tab/>
      </w:r>
      <w:r w:rsidRPr="00972299">
        <w:rPr>
          <w:rFonts w:eastAsia="Times New Roman"/>
        </w:rPr>
        <w:t xml:space="preserve">Se realizó la respectiva invitación el </w:t>
      </w:r>
      <w:r w:rsidRPr="00972299">
        <w:rPr>
          <w:rFonts w:eastAsia="Times New Roman"/>
          <w:i/>
          <w:iCs/>
        </w:rPr>
        <w:t>(día) (mes) (año)</w:t>
      </w:r>
      <w:r w:rsidRPr="00972299">
        <w:rPr>
          <w:rFonts w:eastAsia="Times New Roman"/>
        </w:rPr>
        <w:t>, a través del Portal Institucional</w:t>
      </w:r>
      <w:r w:rsidRPr="00972299">
        <w:t xml:space="preserve"> </w:t>
      </w:r>
      <w:r w:rsidRPr="00972299">
        <w:rPr>
          <w:rFonts w:eastAsia="Times New Roman"/>
        </w:rPr>
        <w:t xml:space="preserve">del Servicio Nacional de Contratación Pública. </w:t>
      </w:r>
    </w:p>
    <w:p w14:paraId="45FD9DBB" w14:textId="77777777" w:rsidR="00EA00BB" w:rsidRPr="00972299" w:rsidRDefault="00EA00BB" w:rsidP="00EA00BB">
      <w:pPr>
        <w:ind w:left="17" w:right="45"/>
        <w:jc w:val="both"/>
        <w:rPr>
          <w:rFonts w:eastAsia="Times New Roman"/>
        </w:rPr>
      </w:pPr>
    </w:p>
    <w:p w14:paraId="2D98F822" w14:textId="77777777" w:rsidR="00EA00BB" w:rsidRPr="00972299" w:rsidRDefault="00EA00BB" w:rsidP="00EA00BB">
      <w:pPr>
        <w:ind w:left="17" w:right="45"/>
        <w:jc w:val="both"/>
        <w:rPr>
          <w:rFonts w:eastAsia="Times New Roman"/>
        </w:rPr>
      </w:pPr>
      <w:r w:rsidRPr="00972299">
        <w:rPr>
          <w:rFonts w:eastAsia="Times New Roman"/>
          <w:b/>
          <w:bCs/>
        </w:rPr>
        <w:t>1.5</w:t>
      </w:r>
      <w:r w:rsidRPr="00972299">
        <w:rPr>
          <w:rFonts w:eastAsia="Times New Roman"/>
          <w:b/>
          <w:bCs/>
        </w:rPr>
        <w:tab/>
      </w:r>
      <w:r w:rsidRPr="00972299">
        <w:rPr>
          <w:rFonts w:eastAsia="Times New Roman"/>
        </w:rPr>
        <w:t xml:space="preserve">Luego del procedimiento correspondiente, </w:t>
      </w:r>
      <w:r w:rsidRPr="00972299">
        <w:rPr>
          <w:rFonts w:eastAsia="Times New Roman"/>
          <w:i/>
          <w:iCs/>
        </w:rPr>
        <w:t>(nombre)</w:t>
      </w:r>
      <w:r w:rsidRPr="00972299">
        <w:rPr>
          <w:rFonts w:eastAsia="Times New Roman"/>
        </w:rPr>
        <w:t xml:space="preserve"> en calidad de máxima autoridad de la contratante</w:t>
      </w:r>
      <w:r w:rsidRPr="00972299">
        <w:rPr>
          <w:rFonts w:eastAsia="Times New Roman"/>
          <w:i/>
          <w:iCs/>
        </w:rPr>
        <w:t xml:space="preserve"> (o su delegado</w:t>
      </w:r>
      <w:r w:rsidRPr="00972299">
        <w:rPr>
          <w:rFonts w:eastAsia="Times New Roman"/>
        </w:rPr>
        <w:t xml:space="preserve">), mediante resolución </w:t>
      </w:r>
      <w:r w:rsidRPr="00972299">
        <w:rPr>
          <w:rFonts w:eastAsia="Times New Roman"/>
          <w:i/>
          <w:iCs/>
        </w:rPr>
        <w:t>(No.) de (día) de (mes) de (año)</w:t>
      </w:r>
      <w:r w:rsidRPr="00972299">
        <w:rPr>
          <w:rFonts w:eastAsia="Times New Roman"/>
        </w:rPr>
        <w:t>, adjudicó el contrato para (</w:t>
      </w:r>
      <w:r w:rsidRPr="00972299">
        <w:rPr>
          <w:rFonts w:eastAsia="Times New Roman"/>
          <w:i/>
          <w:iCs/>
        </w:rPr>
        <w:t>establecer objeto del contrato</w:t>
      </w:r>
      <w:r w:rsidRPr="00972299">
        <w:rPr>
          <w:rFonts w:eastAsia="Times New Roman"/>
        </w:rPr>
        <w:t>) al oferente (</w:t>
      </w:r>
      <w:r w:rsidRPr="00972299">
        <w:rPr>
          <w:rFonts w:eastAsia="Times New Roman"/>
          <w:i/>
          <w:iCs/>
        </w:rPr>
        <w:t>nombre del adjudicatario</w:t>
      </w:r>
      <w:r w:rsidRPr="00972299">
        <w:rPr>
          <w:rFonts w:eastAsia="Times New Roman"/>
        </w:rPr>
        <w:t xml:space="preserve">) con RUC </w:t>
      </w:r>
      <w:r>
        <w:rPr>
          <w:rFonts w:eastAsia="Times New Roman"/>
        </w:rPr>
        <w:t>(</w:t>
      </w:r>
      <w:r w:rsidRPr="00C523C9">
        <w:rPr>
          <w:rFonts w:eastAsia="Times New Roman"/>
          <w:i/>
        </w:rPr>
        <w:t>No)</w:t>
      </w:r>
      <w:r w:rsidRPr="00972299">
        <w:rPr>
          <w:rFonts w:eastAsia="Times New Roman"/>
        </w:rPr>
        <w:t>.</w:t>
      </w:r>
    </w:p>
    <w:p w14:paraId="60740B17" w14:textId="77777777" w:rsidR="00EA00BB" w:rsidRPr="00972299" w:rsidRDefault="00EA00BB" w:rsidP="00EA00BB">
      <w:pPr>
        <w:ind w:left="17" w:right="45"/>
        <w:jc w:val="both"/>
        <w:rPr>
          <w:rFonts w:eastAsia="Times New Roman"/>
        </w:rPr>
      </w:pPr>
    </w:p>
    <w:p w14:paraId="5EDA49EB" w14:textId="77777777" w:rsidR="00EA00BB" w:rsidRPr="00972299" w:rsidRDefault="00EA00BB" w:rsidP="00EA00BB">
      <w:pPr>
        <w:ind w:left="17" w:right="45"/>
        <w:jc w:val="both"/>
        <w:rPr>
          <w:rFonts w:eastAsia="Times New Roman"/>
        </w:rPr>
      </w:pPr>
      <w:r w:rsidRPr="00972299">
        <w:rPr>
          <w:rFonts w:eastAsia="Times New Roman"/>
          <w:b/>
          <w:bCs/>
        </w:rPr>
        <w:t xml:space="preserve">Cláusula </w:t>
      </w:r>
      <w:proofErr w:type="gramStart"/>
      <w:r w:rsidRPr="00972299">
        <w:rPr>
          <w:rFonts w:eastAsia="Times New Roman"/>
          <w:b/>
          <w:bCs/>
        </w:rPr>
        <w:t>Segunda.-</w:t>
      </w:r>
      <w:proofErr w:type="gramEnd"/>
      <w:r w:rsidRPr="00972299">
        <w:rPr>
          <w:rFonts w:eastAsia="Times New Roman"/>
          <w:b/>
          <w:bCs/>
        </w:rPr>
        <w:t xml:space="preserve"> DOCUMENTOS DEL CONTRATO</w:t>
      </w:r>
    </w:p>
    <w:p w14:paraId="7752B108" w14:textId="77777777" w:rsidR="00EA00BB" w:rsidRPr="00972299" w:rsidRDefault="00EA00BB" w:rsidP="00EA00BB">
      <w:pPr>
        <w:ind w:left="17" w:right="45"/>
        <w:jc w:val="both"/>
        <w:rPr>
          <w:rFonts w:eastAsia="Times New Roman"/>
        </w:rPr>
      </w:pPr>
    </w:p>
    <w:p w14:paraId="3A5E78FE" w14:textId="77777777" w:rsidR="00EA00BB" w:rsidRPr="00972299" w:rsidRDefault="00EA00BB" w:rsidP="00EA00BB">
      <w:pPr>
        <w:ind w:left="17" w:right="45"/>
        <w:jc w:val="both"/>
        <w:rPr>
          <w:rFonts w:eastAsia="Times New Roman"/>
        </w:rPr>
      </w:pPr>
      <w:r w:rsidRPr="00972299">
        <w:rPr>
          <w:rFonts w:eastAsia="Times New Roman"/>
        </w:rPr>
        <w:t xml:space="preserve">Forman parte integrante del contrato los siguientes documentos: </w:t>
      </w:r>
    </w:p>
    <w:p w14:paraId="55547021" w14:textId="77777777" w:rsidR="00EA00BB" w:rsidRPr="00972299" w:rsidRDefault="00EA00BB" w:rsidP="00EA00BB">
      <w:pPr>
        <w:ind w:left="17" w:right="45"/>
        <w:jc w:val="both"/>
        <w:rPr>
          <w:rFonts w:eastAsia="Times New Roman"/>
        </w:rPr>
      </w:pPr>
    </w:p>
    <w:p w14:paraId="235E833F" w14:textId="77777777" w:rsidR="00EA00BB" w:rsidRPr="00972299" w:rsidRDefault="00EA00BB" w:rsidP="00EA00BB">
      <w:pPr>
        <w:pStyle w:val="Prrafodelista"/>
        <w:widowControl/>
        <w:numPr>
          <w:ilvl w:val="0"/>
          <w:numId w:val="74"/>
        </w:numPr>
        <w:suppressAutoHyphens w:val="0"/>
        <w:spacing w:line="276" w:lineRule="auto"/>
        <w:ind w:right="45"/>
        <w:contextualSpacing/>
        <w:jc w:val="both"/>
        <w:rPr>
          <w:rFonts w:eastAsia="Times New Roman"/>
        </w:rPr>
      </w:pPr>
      <w:r w:rsidRPr="00972299">
        <w:rPr>
          <w:rFonts w:eastAsia="Times New Roman"/>
        </w:rPr>
        <w:t>El pliego (</w:t>
      </w:r>
      <w:r w:rsidRPr="00406CBD">
        <w:rPr>
          <w:rFonts w:eastAsia="Times New Roman"/>
          <w:i/>
        </w:rPr>
        <w:t>Las Condiciones Generales del Pliego CPP y Condiciones Generales del Pliego CGP</w:t>
      </w:r>
      <w:r w:rsidRPr="00972299">
        <w:rPr>
          <w:rFonts w:eastAsia="Times New Roman"/>
        </w:rPr>
        <w:t>) incluyendo las especificaciones técnicas, o términos de referencia del objeto de la contratación.</w:t>
      </w:r>
    </w:p>
    <w:p w14:paraId="7BDDD8E2" w14:textId="77777777" w:rsidR="00EA00BB" w:rsidRPr="00972299" w:rsidRDefault="00EA00BB" w:rsidP="00EA00BB">
      <w:pPr>
        <w:ind w:left="17" w:right="45"/>
        <w:jc w:val="both"/>
        <w:rPr>
          <w:rFonts w:eastAsia="Times New Roman"/>
        </w:rPr>
      </w:pPr>
    </w:p>
    <w:p w14:paraId="08D63D82" w14:textId="77777777" w:rsidR="00EA00BB" w:rsidRPr="00972299" w:rsidRDefault="00EA00BB" w:rsidP="00EA00BB">
      <w:pPr>
        <w:pStyle w:val="Prrafodelista"/>
        <w:widowControl/>
        <w:numPr>
          <w:ilvl w:val="0"/>
          <w:numId w:val="74"/>
        </w:numPr>
        <w:suppressAutoHyphens w:val="0"/>
        <w:spacing w:line="276" w:lineRule="auto"/>
        <w:ind w:right="45"/>
        <w:contextualSpacing/>
        <w:jc w:val="both"/>
        <w:rPr>
          <w:rFonts w:eastAsia="Times New Roman"/>
        </w:rPr>
      </w:pPr>
      <w:r w:rsidRPr="00972299">
        <w:rPr>
          <w:rFonts w:eastAsia="Times New Roman"/>
        </w:rPr>
        <w:t>Las Condiciones Generales de los Contratos publicados y vigentes a la fecha de la invitación en el Portal Institucional del Servicio Nacional de Contratación Pública.</w:t>
      </w:r>
    </w:p>
    <w:p w14:paraId="1E024AD1" w14:textId="77777777" w:rsidR="00EA00BB" w:rsidRPr="00972299" w:rsidRDefault="00EA00BB" w:rsidP="00EA00BB">
      <w:pPr>
        <w:ind w:left="17" w:right="45"/>
        <w:jc w:val="both"/>
        <w:rPr>
          <w:rFonts w:eastAsia="Times New Roman"/>
        </w:rPr>
      </w:pPr>
    </w:p>
    <w:p w14:paraId="58FCFC4E" w14:textId="77777777" w:rsidR="00EA00BB" w:rsidRPr="00972299" w:rsidRDefault="00EA00BB" w:rsidP="00EA00BB">
      <w:pPr>
        <w:pStyle w:val="Prrafodelista"/>
        <w:widowControl/>
        <w:numPr>
          <w:ilvl w:val="0"/>
          <w:numId w:val="74"/>
        </w:numPr>
        <w:suppressAutoHyphens w:val="0"/>
        <w:spacing w:line="276" w:lineRule="auto"/>
        <w:ind w:right="45"/>
        <w:contextualSpacing/>
        <w:jc w:val="both"/>
        <w:rPr>
          <w:rFonts w:eastAsia="Times New Roman"/>
        </w:rPr>
      </w:pPr>
      <w:r w:rsidRPr="00972299">
        <w:rPr>
          <w:rFonts w:eastAsia="Times New Roman"/>
        </w:rPr>
        <w:t>La oferta presentada por el contratista, con todos los documentos que la conforman.</w:t>
      </w:r>
    </w:p>
    <w:p w14:paraId="7C682801" w14:textId="77777777" w:rsidR="00EA00BB" w:rsidRPr="00972299" w:rsidRDefault="00EA00BB" w:rsidP="00EA00BB">
      <w:pPr>
        <w:ind w:left="17" w:right="45"/>
        <w:jc w:val="both"/>
        <w:rPr>
          <w:rFonts w:eastAsia="Times New Roman"/>
        </w:rPr>
      </w:pPr>
    </w:p>
    <w:p w14:paraId="42D3AF3D" w14:textId="77777777" w:rsidR="00EA00BB" w:rsidRPr="00972299" w:rsidRDefault="00EA00BB" w:rsidP="00EA00BB">
      <w:pPr>
        <w:pStyle w:val="Prrafodelista"/>
        <w:widowControl/>
        <w:numPr>
          <w:ilvl w:val="0"/>
          <w:numId w:val="74"/>
        </w:numPr>
        <w:suppressAutoHyphens w:val="0"/>
        <w:spacing w:line="276" w:lineRule="auto"/>
        <w:ind w:right="45"/>
        <w:contextualSpacing/>
        <w:jc w:val="both"/>
        <w:rPr>
          <w:rFonts w:eastAsia="Times New Roman"/>
        </w:rPr>
      </w:pPr>
      <w:r w:rsidRPr="00972299">
        <w:rPr>
          <w:rFonts w:eastAsia="Times New Roman"/>
        </w:rPr>
        <w:t>Las garantías presentadas por el contratista. (</w:t>
      </w:r>
      <w:r w:rsidRPr="00972299">
        <w:rPr>
          <w:rFonts w:eastAsia="Times New Roman"/>
          <w:i/>
        </w:rPr>
        <w:t>De ser el caso</w:t>
      </w:r>
      <w:r w:rsidRPr="00972299">
        <w:rPr>
          <w:rFonts w:eastAsia="Times New Roman"/>
        </w:rPr>
        <w:t>).</w:t>
      </w:r>
    </w:p>
    <w:p w14:paraId="4DF6A12F" w14:textId="77777777" w:rsidR="00EA00BB" w:rsidRPr="00972299" w:rsidRDefault="00EA00BB" w:rsidP="00EA00BB">
      <w:pPr>
        <w:ind w:left="17" w:right="45"/>
        <w:jc w:val="both"/>
        <w:rPr>
          <w:rFonts w:eastAsia="Times New Roman"/>
        </w:rPr>
      </w:pPr>
    </w:p>
    <w:p w14:paraId="099262BE" w14:textId="77777777" w:rsidR="00EA00BB" w:rsidRPr="00972299" w:rsidRDefault="00EA00BB" w:rsidP="00EA00BB">
      <w:pPr>
        <w:pStyle w:val="Prrafodelista"/>
        <w:widowControl/>
        <w:numPr>
          <w:ilvl w:val="0"/>
          <w:numId w:val="74"/>
        </w:numPr>
        <w:suppressAutoHyphens w:val="0"/>
        <w:spacing w:line="276" w:lineRule="auto"/>
        <w:ind w:right="45"/>
        <w:contextualSpacing/>
        <w:jc w:val="both"/>
        <w:rPr>
          <w:rFonts w:eastAsia="Times New Roman"/>
        </w:rPr>
      </w:pPr>
      <w:r w:rsidRPr="00972299">
        <w:rPr>
          <w:rFonts w:eastAsia="Times New Roman"/>
        </w:rPr>
        <w:t>La resolución de adjudicación. (</w:t>
      </w:r>
      <w:r w:rsidRPr="00972299">
        <w:rPr>
          <w:rFonts w:eastAsia="Times New Roman"/>
          <w:i/>
        </w:rPr>
        <w:t>número y fecha</w:t>
      </w:r>
      <w:r w:rsidRPr="00972299">
        <w:rPr>
          <w:rFonts w:eastAsia="Times New Roman"/>
        </w:rPr>
        <w:t>).</w:t>
      </w:r>
    </w:p>
    <w:p w14:paraId="4FE2BE42" w14:textId="77777777" w:rsidR="00EA00BB" w:rsidRPr="00972299" w:rsidRDefault="00EA00BB" w:rsidP="00EA00BB">
      <w:pPr>
        <w:ind w:left="17" w:right="45"/>
        <w:jc w:val="both"/>
        <w:rPr>
          <w:rFonts w:eastAsia="Times New Roman"/>
        </w:rPr>
      </w:pPr>
    </w:p>
    <w:p w14:paraId="48A9BC66" w14:textId="77777777" w:rsidR="00EA00BB" w:rsidRPr="00972299" w:rsidRDefault="00EA00BB" w:rsidP="00EA00BB">
      <w:pPr>
        <w:pStyle w:val="Prrafodelista"/>
        <w:widowControl/>
        <w:numPr>
          <w:ilvl w:val="0"/>
          <w:numId w:val="74"/>
        </w:numPr>
        <w:suppressAutoHyphens w:val="0"/>
        <w:spacing w:line="276" w:lineRule="auto"/>
        <w:ind w:right="45"/>
        <w:contextualSpacing/>
        <w:jc w:val="both"/>
        <w:rPr>
          <w:rFonts w:eastAsia="Times New Roman"/>
        </w:rPr>
      </w:pPr>
      <w:r w:rsidRPr="00972299">
        <w:rPr>
          <w:rFonts w:eastAsia="Times New Roman"/>
        </w:rPr>
        <w:t>La (</w:t>
      </w:r>
      <w:r w:rsidRPr="005C0413">
        <w:rPr>
          <w:rFonts w:eastAsia="Times New Roman"/>
          <w:i/>
        </w:rPr>
        <w:t>s</w:t>
      </w:r>
      <w:r w:rsidRPr="00972299">
        <w:rPr>
          <w:rFonts w:eastAsia="Times New Roman"/>
        </w:rPr>
        <w:t xml:space="preserve">) certificación </w:t>
      </w:r>
      <w:r w:rsidRPr="005C0413">
        <w:rPr>
          <w:rFonts w:eastAsia="Times New Roman"/>
          <w:i/>
        </w:rPr>
        <w:t>(es</w:t>
      </w:r>
      <w:r w:rsidRPr="00972299">
        <w:rPr>
          <w:rFonts w:eastAsia="Times New Roman"/>
        </w:rPr>
        <w:t>) de (</w:t>
      </w:r>
      <w:r w:rsidRPr="00972299">
        <w:rPr>
          <w:rFonts w:eastAsia="Times New Roman"/>
          <w:i/>
          <w:iCs/>
        </w:rPr>
        <w:t>dependencia a la que le corresponde certificar</w:t>
      </w:r>
      <w:r w:rsidRPr="00972299">
        <w:rPr>
          <w:rFonts w:eastAsia="Times New Roman"/>
        </w:rPr>
        <w:t>), que acrediten la existencia de la partida presupuestaria y disponibilidad de recursos, para el cumplimiento de las obligaciones derivadas del contrato.</w:t>
      </w:r>
    </w:p>
    <w:p w14:paraId="32AD6767" w14:textId="77777777" w:rsidR="00EA00BB" w:rsidRPr="00972299" w:rsidRDefault="00EA00BB" w:rsidP="00EA00BB">
      <w:pPr>
        <w:pStyle w:val="Prrafodelista"/>
        <w:rPr>
          <w:rFonts w:eastAsia="Times New Roman"/>
        </w:rPr>
      </w:pPr>
    </w:p>
    <w:p w14:paraId="4164A5CC" w14:textId="77777777" w:rsidR="00EA00BB" w:rsidRPr="00972299" w:rsidRDefault="00EA00BB" w:rsidP="00EA00BB">
      <w:pPr>
        <w:pStyle w:val="Prrafodelista"/>
        <w:widowControl/>
        <w:numPr>
          <w:ilvl w:val="0"/>
          <w:numId w:val="74"/>
        </w:numPr>
        <w:suppressAutoHyphens w:val="0"/>
        <w:spacing w:line="276" w:lineRule="auto"/>
        <w:ind w:right="45"/>
        <w:contextualSpacing/>
        <w:jc w:val="both"/>
        <w:rPr>
          <w:rFonts w:eastAsia="Times New Roman"/>
        </w:rPr>
      </w:pPr>
      <w:r w:rsidRPr="00972299">
        <w:rPr>
          <w:rFonts w:eastAsia="Times New Roman"/>
        </w:rPr>
        <w:t xml:space="preserve">En el caso que el bien a ser adquirido corresponda a uno de la lista de los </w:t>
      </w:r>
      <w:proofErr w:type="spellStart"/>
      <w:r w:rsidRPr="00972299">
        <w:rPr>
          <w:rFonts w:eastAsia="Times New Roman"/>
        </w:rPr>
        <w:t>CPCs</w:t>
      </w:r>
      <w:proofErr w:type="spellEnd"/>
      <w:r w:rsidRPr="00972299">
        <w:rPr>
          <w:rFonts w:eastAsia="Times New Roman"/>
        </w:rPr>
        <w:t xml:space="preserve"> publicados en el Portal Institucional del Servicio Nacional de Contratación Pública, que constan en el Anexo 20 de la Codificación y Actualizaciones de las Resoluciones del SERCOP, se considerará como parte integrante del contrato los requerimientos correspondientes al nivel de Transferencia de Tecnología, según corresponda.</w:t>
      </w:r>
    </w:p>
    <w:p w14:paraId="4D39529C" w14:textId="77777777" w:rsidR="00EA00BB" w:rsidRPr="00972299" w:rsidRDefault="00EA00BB" w:rsidP="00EA00BB">
      <w:pPr>
        <w:ind w:left="17" w:right="45"/>
        <w:jc w:val="both"/>
        <w:rPr>
          <w:rFonts w:eastAsia="Times New Roman"/>
        </w:rPr>
      </w:pPr>
    </w:p>
    <w:p w14:paraId="2B22F9CC" w14:textId="77777777" w:rsidR="00EA00BB" w:rsidRDefault="00EA00BB" w:rsidP="00EA00BB">
      <w:pPr>
        <w:ind w:left="377" w:right="45"/>
        <w:jc w:val="both"/>
        <w:rPr>
          <w:rFonts w:eastAsia="Times New Roman"/>
          <w:i/>
          <w:iCs/>
          <w:spacing w:val="-2"/>
          <w:lang w:eastAsia="hi-IN" w:bidi="hi-IN"/>
        </w:rPr>
      </w:pPr>
      <w:r w:rsidRPr="00983BB4">
        <w:rPr>
          <w:rFonts w:eastAsia="Times New Roman"/>
          <w:i/>
          <w:iCs/>
          <w:spacing w:val="-2"/>
          <w:lang w:eastAsia="hi-IN" w:bidi="hi-IN"/>
        </w:rPr>
        <w:t>(</w:t>
      </w:r>
      <w:r>
        <w:rPr>
          <w:rFonts w:eastAsia="Times New Roman"/>
          <w:i/>
          <w:iCs/>
          <w:spacing w:val="-2"/>
          <w:lang w:eastAsia="hi-IN" w:bidi="hi-IN"/>
        </w:rPr>
        <w:t xml:space="preserve">En </w:t>
      </w:r>
      <w:r>
        <w:rPr>
          <w:rFonts w:eastAsia="Times New Roman"/>
          <w:bCs/>
          <w:i/>
        </w:rPr>
        <w:t>los contratos cuya cuantía sea igual o superior a la base prevista para la licitación de bienes y servicios o la licitación de obras, según corresponda, se protocolizarán ante Notario Público, incorporándose</w:t>
      </w:r>
      <w:r w:rsidRPr="00983BB4">
        <w:rPr>
          <w:rFonts w:eastAsia="Times New Roman"/>
          <w:i/>
          <w:iCs/>
          <w:spacing w:val="-2"/>
          <w:lang w:eastAsia="hi-IN" w:bidi="hi-IN"/>
        </w:rPr>
        <w:t xml:space="preserve"> los documentos </w:t>
      </w:r>
      <w:r>
        <w:rPr>
          <w:rFonts w:eastAsia="Times New Roman"/>
          <w:i/>
          <w:iCs/>
          <w:spacing w:val="-2"/>
          <w:lang w:eastAsia="hi-IN" w:bidi="hi-IN"/>
        </w:rPr>
        <w:t>determinados en el artículo 112 del Reglamento General a la Ley Orgánica del Sistema Nacional de Contratación Pública.).</w:t>
      </w:r>
    </w:p>
    <w:p w14:paraId="77D5D9C1" w14:textId="77777777" w:rsidR="00EA00BB" w:rsidRPr="00972299" w:rsidRDefault="00EA00BB" w:rsidP="00EA00BB">
      <w:pPr>
        <w:ind w:left="17" w:right="45"/>
        <w:jc w:val="both"/>
        <w:rPr>
          <w:rFonts w:eastAsia="Times New Roman"/>
        </w:rPr>
      </w:pPr>
    </w:p>
    <w:p w14:paraId="620FA85D" w14:textId="77777777" w:rsidR="00EA00BB" w:rsidRDefault="00EA00BB" w:rsidP="00EA00BB">
      <w:pPr>
        <w:ind w:left="17" w:right="45"/>
        <w:jc w:val="both"/>
        <w:rPr>
          <w:rFonts w:eastAsia="Times New Roman"/>
          <w:b/>
          <w:bCs/>
        </w:rPr>
      </w:pPr>
    </w:p>
    <w:p w14:paraId="0DBADD51" w14:textId="77777777" w:rsidR="00EA00BB" w:rsidRDefault="00EA00BB" w:rsidP="00EA00BB">
      <w:pPr>
        <w:ind w:left="17" w:right="45"/>
        <w:jc w:val="both"/>
        <w:rPr>
          <w:rFonts w:eastAsia="Times New Roman"/>
          <w:b/>
          <w:bCs/>
        </w:rPr>
      </w:pPr>
    </w:p>
    <w:p w14:paraId="54C9249F" w14:textId="77777777" w:rsidR="00EA00BB" w:rsidRDefault="00EA00BB" w:rsidP="00EA00BB">
      <w:pPr>
        <w:ind w:left="17" w:right="45"/>
        <w:jc w:val="both"/>
        <w:rPr>
          <w:rFonts w:eastAsia="Times New Roman"/>
          <w:b/>
          <w:bCs/>
        </w:rPr>
      </w:pPr>
    </w:p>
    <w:p w14:paraId="438ECA71" w14:textId="77777777" w:rsidR="00EA00BB" w:rsidRPr="00972299" w:rsidRDefault="00EA00BB" w:rsidP="00EA00BB">
      <w:pPr>
        <w:ind w:left="17" w:right="45"/>
        <w:jc w:val="both"/>
        <w:rPr>
          <w:rFonts w:eastAsia="Times New Roman"/>
        </w:rPr>
      </w:pPr>
      <w:r w:rsidRPr="00972299">
        <w:rPr>
          <w:rFonts w:eastAsia="Times New Roman"/>
          <w:b/>
          <w:bCs/>
        </w:rPr>
        <w:t xml:space="preserve">Cláusula </w:t>
      </w:r>
      <w:proofErr w:type="gramStart"/>
      <w:r w:rsidRPr="00972299">
        <w:rPr>
          <w:rFonts w:eastAsia="Times New Roman"/>
          <w:b/>
          <w:bCs/>
        </w:rPr>
        <w:t>Tercera.-</w:t>
      </w:r>
      <w:proofErr w:type="gramEnd"/>
      <w:r w:rsidRPr="00972299">
        <w:rPr>
          <w:rFonts w:eastAsia="Times New Roman"/>
          <w:b/>
          <w:bCs/>
        </w:rPr>
        <w:t xml:space="preserve"> OBJETO DEL CONTRATO </w:t>
      </w:r>
    </w:p>
    <w:p w14:paraId="57F9335B" w14:textId="77777777" w:rsidR="00EA00BB" w:rsidRPr="00972299" w:rsidRDefault="00EA00BB" w:rsidP="00EA00BB">
      <w:pPr>
        <w:ind w:left="17" w:right="45"/>
        <w:jc w:val="both"/>
        <w:rPr>
          <w:rFonts w:eastAsia="Times New Roman"/>
        </w:rPr>
      </w:pPr>
    </w:p>
    <w:p w14:paraId="0E340FE4" w14:textId="77777777" w:rsidR="00EA00BB" w:rsidRPr="00972299" w:rsidRDefault="00EA00BB" w:rsidP="00EA00BB">
      <w:pPr>
        <w:jc w:val="both"/>
        <w:rPr>
          <w:rFonts w:eastAsia="Times New Roman"/>
        </w:rPr>
      </w:pPr>
      <w:r w:rsidRPr="00972299">
        <w:rPr>
          <w:rFonts w:eastAsia="Times New Roman"/>
          <w:b/>
        </w:rPr>
        <w:lastRenderedPageBreak/>
        <w:t xml:space="preserve">3.1   </w:t>
      </w:r>
      <w:r w:rsidRPr="00972299">
        <w:rPr>
          <w:rFonts w:eastAsia="Times New Roman"/>
        </w:rPr>
        <w:t>El contratista se obliga con la (</w:t>
      </w:r>
      <w:r w:rsidRPr="00C739A2">
        <w:rPr>
          <w:rFonts w:eastAsia="Times New Roman"/>
          <w:i/>
        </w:rPr>
        <w:t>contratant</w:t>
      </w:r>
      <w:r w:rsidRPr="00972299">
        <w:rPr>
          <w:rFonts w:eastAsia="Times New Roman"/>
          <w:i/>
        </w:rPr>
        <w:t>e</w:t>
      </w:r>
      <w:r w:rsidRPr="00972299">
        <w:rPr>
          <w:rFonts w:eastAsia="Times New Roman"/>
        </w:rPr>
        <w:t>) a (</w:t>
      </w:r>
      <w:r w:rsidRPr="00972299">
        <w:rPr>
          <w:rFonts w:eastAsia="Times New Roman"/>
          <w:i/>
        </w:rPr>
        <w:t>suministrar, instalar y entregar debidamente funcionando los bienes</w:t>
      </w:r>
      <w:r w:rsidRPr="00972299">
        <w:rPr>
          <w:rFonts w:eastAsia="Times New Roman"/>
        </w:rPr>
        <w:t>) (</w:t>
      </w:r>
      <w:r w:rsidRPr="00972299">
        <w:rPr>
          <w:rFonts w:eastAsia="Times New Roman"/>
          <w:i/>
        </w:rPr>
        <w:t>proveer los servicios requeridos</w:t>
      </w:r>
      <w:r w:rsidRPr="00972299">
        <w:rPr>
          <w:rFonts w:eastAsia="Times New Roman"/>
        </w:rPr>
        <w:t>) y ejecutar el contrato a entera satisfacción de la contratante, según las características y especificaciones técnicas constantes en la oferta, que se agrega y forma parte integrante de este contrato.</w:t>
      </w:r>
    </w:p>
    <w:p w14:paraId="7E524B88" w14:textId="77777777" w:rsidR="00EA00BB" w:rsidRPr="00972299" w:rsidRDefault="00EA00BB" w:rsidP="00EA00BB">
      <w:pPr>
        <w:jc w:val="both"/>
        <w:rPr>
          <w:rFonts w:eastAsia="Times New Roman"/>
        </w:rPr>
      </w:pPr>
    </w:p>
    <w:p w14:paraId="362898F8" w14:textId="77777777" w:rsidR="00EA00BB" w:rsidRPr="00972299" w:rsidRDefault="00EA00BB" w:rsidP="00EA00BB">
      <w:pPr>
        <w:jc w:val="both"/>
        <w:rPr>
          <w:rFonts w:eastAsia="Times New Roman"/>
        </w:rPr>
      </w:pPr>
      <w:r w:rsidRPr="00972299">
        <w:rPr>
          <w:rFonts w:eastAsia="Times New Roman"/>
          <w:b/>
          <w:bCs/>
        </w:rPr>
        <w:t xml:space="preserve">3.2    </w:t>
      </w:r>
      <w:r w:rsidRPr="00972299">
        <w:rPr>
          <w:rFonts w:eastAsia="Times New Roman"/>
        </w:rPr>
        <w:t>Para el caso de prestación de servicios en los que requiera de equipos informáticos, equipos de impresión, vehículos, equipos médicos y proyectores, se deberá aplicar el principio de vigencia tecnológica de conformidad a las regulaciones expedidas por el Servicio Nacional de Contratación Pública.</w:t>
      </w:r>
    </w:p>
    <w:p w14:paraId="4E811F9C" w14:textId="77777777" w:rsidR="00EA00BB" w:rsidRPr="00972299" w:rsidRDefault="00EA00BB" w:rsidP="00EA00BB">
      <w:pPr>
        <w:jc w:val="both"/>
        <w:rPr>
          <w:rFonts w:eastAsia="Times New Roman"/>
        </w:rPr>
      </w:pPr>
    </w:p>
    <w:p w14:paraId="4AA68262" w14:textId="77777777" w:rsidR="00EA00BB" w:rsidRPr="00972299" w:rsidRDefault="00EA00BB" w:rsidP="00EA00BB">
      <w:pPr>
        <w:jc w:val="both"/>
        <w:rPr>
          <w:rFonts w:eastAsia="Times New Roman"/>
        </w:rPr>
      </w:pPr>
      <w:r w:rsidRPr="00972299">
        <w:rPr>
          <w:rFonts w:eastAsia="Times New Roman"/>
        </w:rPr>
        <w:t>(</w:t>
      </w:r>
      <w:r w:rsidRPr="00972299">
        <w:rPr>
          <w:rFonts w:eastAsia="Times New Roman"/>
          <w:i/>
        </w:rPr>
        <w:t>Estipúlese lo que la entidad contratante considere pertinente en cuanto a correctivos o actualizaciones del servicio que recibirá, incluyendo riesgos, de ser el caso</w:t>
      </w:r>
      <w:r w:rsidRPr="00972299">
        <w:rPr>
          <w:rFonts w:eastAsia="Times New Roman"/>
        </w:rPr>
        <w:t xml:space="preserve">). </w:t>
      </w:r>
    </w:p>
    <w:p w14:paraId="70E4B3DA" w14:textId="77777777" w:rsidR="00EA00BB" w:rsidRPr="00972299" w:rsidRDefault="00EA00BB" w:rsidP="00EA00BB">
      <w:pPr>
        <w:jc w:val="both"/>
        <w:rPr>
          <w:rFonts w:eastAsia="Times New Roman"/>
        </w:rPr>
      </w:pPr>
    </w:p>
    <w:p w14:paraId="10D4B2A0" w14:textId="77777777" w:rsidR="00EA00BB" w:rsidRPr="00972299" w:rsidRDefault="00EA00BB" w:rsidP="00EA00BB">
      <w:pPr>
        <w:jc w:val="both"/>
        <w:rPr>
          <w:rFonts w:eastAsia="Times New Roman"/>
        </w:rPr>
      </w:pPr>
      <w:r w:rsidRPr="00972299">
        <w:rPr>
          <w:rFonts w:eastAsia="Times New Roman"/>
          <w:b/>
          <w:bCs/>
        </w:rPr>
        <w:t>3.3</w:t>
      </w:r>
      <w:r w:rsidRPr="00972299">
        <w:rPr>
          <w:rFonts w:eastAsia="Times New Roman"/>
          <w:b/>
          <w:bCs/>
        </w:rPr>
        <w:tab/>
      </w:r>
      <w:r w:rsidRPr="00972299">
        <w:rPr>
          <w:rFonts w:eastAsia="Times New Roman"/>
        </w:rPr>
        <w:t>(</w:t>
      </w:r>
      <w:r w:rsidRPr="00972299">
        <w:rPr>
          <w:rFonts w:eastAsia="Times New Roman"/>
          <w:i/>
        </w:rPr>
        <w:t>Caso de bienes</w:t>
      </w:r>
      <w:r w:rsidRPr="00972299">
        <w:rPr>
          <w:rFonts w:eastAsia="Times New Roman"/>
        </w:rPr>
        <w:t>) Adicionalmente el CONTRATISTA proporcionará el soporte técnico, los mantenimientos preventivo y correctivo respectivos por el lapso de (….) contados a partir de la fecha de suscripción del acta de entrega recepción única, periodo que corresponde al de vigencia de la garantía técnica; entregará la documentación de los bienes; y, brindará la capacitación necesaria para (</w:t>
      </w:r>
      <w:r w:rsidRPr="00972299">
        <w:rPr>
          <w:rFonts w:eastAsia="Times New Roman"/>
          <w:i/>
        </w:rPr>
        <w:t>número</w:t>
      </w:r>
      <w:r w:rsidRPr="00972299">
        <w:rPr>
          <w:rFonts w:eastAsia="Times New Roman"/>
        </w:rPr>
        <w:t>) servidores (</w:t>
      </w:r>
      <w:r w:rsidRPr="00972299">
        <w:rPr>
          <w:rFonts w:eastAsia="Times New Roman"/>
          <w:i/>
        </w:rPr>
        <w:t>en las instalaciones de la Entidad Contratante</w:t>
      </w:r>
      <w:r w:rsidRPr="00972299">
        <w:rPr>
          <w:rFonts w:eastAsia="Times New Roman"/>
        </w:rPr>
        <w:t>), impartida por personal certificado por el fabricante de ser el caso.</w:t>
      </w:r>
    </w:p>
    <w:p w14:paraId="4AD5647D" w14:textId="77777777" w:rsidR="00EA00BB" w:rsidRPr="00972299" w:rsidRDefault="00EA00BB" w:rsidP="00EA00BB">
      <w:pPr>
        <w:jc w:val="both"/>
        <w:rPr>
          <w:rFonts w:eastAsia="Times New Roman"/>
        </w:rPr>
      </w:pPr>
    </w:p>
    <w:p w14:paraId="777CEA5F" w14:textId="77777777" w:rsidR="00EA00BB" w:rsidRPr="00972299" w:rsidRDefault="00EA00BB" w:rsidP="00EA00BB">
      <w:pPr>
        <w:jc w:val="both"/>
        <w:rPr>
          <w:rFonts w:eastAsia="Times New Roman"/>
        </w:rPr>
      </w:pPr>
      <w:r w:rsidRPr="00972299">
        <w:rPr>
          <w:rFonts w:eastAsia="Times New Roman"/>
        </w:rPr>
        <w:t>Para el caso de adquisición, en los que requiera de equipos informáticos, equipos de impresión, vehículos y equipos médicos, se deberá aplicar el principio de vigencia tecnológica de conformidad a las regulaciones expedidas por el SERCOP.</w:t>
      </w:r>
    </w:p>
    <w:p w14:paraId="0E382BFC" w14:textId="77777777" w:rsidR="00EA00BB" w:rsidRPr="00972299" w:rsidRDefault="00EA00BB" w:rsidP="00EA00BB">
      <w:pPr>
        <w:jc w:val="both"/>
        <w:rPr>
          <w:rFonts w:eastAsia="Times New Roman"/>
        </w:rPr>
      </w:pPr>
    </w:p>
    <w:p w14:paraId="1BFC2490" w14:textId="77777777" w:rsidR="00EA00BB" w:rsidRPr="00972299" w:rsidRDefault="00EA00BB" w:rsidP="00EA00BB">
      <w:pPr>
        <w:jc w:val="both"/>
        <w:rPr>
          <w:rFonts w:eastAsia="Times New Roman"/>
        </w:rPr>
      </w:pPr>
      <w:r w:rsidRPr="00972299">
        <w:rPr>
          <w:rFonts w:eastAsia="Times New Roman"/>
        </w:rPr>
        <w:t>(</w:t>
      </w:r>
      <w:r w:rsidRPr="00972299">
        <w:rPr>
          <w:rFonts w:eastAsia="Times New Roman"/>
          <w:i/>
        </w:rPr>
        <w:t>Caso de servicios</w:t>
      </w:r>
      <w:r w:rsidRPr="00972299">
        <w:rPr>
          <w:rFonts w:eastAsia="Times New Roman"/>
        </w:rPr>
        <w:t>) (</w:t>
      </w:r>
      <w:r w:rsidRPr="00972299">
        <w:rPr>
          <w:rFonts w:eastAsia="Times New Roman"/>
          <w:i/>
        </w:rPr>
        <w:t>Estipúlese lo que la Entidad Contratante considere pertinente en cuanto a correctivos o actualizaciones del servicio que recibirá, incluyendo riesgos, de ser el caso</w:t>
      </w:r>
      <w:r w:rsidRPr="00972299">
        <w:rPr>
          <w:rFonts w:eastAsia="Times New Roman"/>
        </w:rPr>
        <w:t>).</w:t>
      </w:r>
    </w:p>
    <w:p w14:paraId="33135CC3" w14:textId="77777777" w:rsidR="00EA00BB" w:rsidRPr="00972299" w:rsidRDefault="00EA00BB" w:rsidP="00EA00BB">
      <w:pPr>
        <w:jc w:val="both"/>
        <w:rPr>
          <w:rFonts w:eastAsia="Times New Roman"/>
        </w:rPr>
      </w:pPr>
    </w:p>
    <w:p w14:paraId="08DA8461" w14:textId="77777777" w:rsidR="00EA00BB" w:rsidRPr="00972299" w:rsidRDefault="00EA00BB" w:rsidP="00EA00BB">
      <w:pPr>
        <w:jc w:val="both"/>
        <w:rPr>
          <w:rFonts w:eastAsia="Times New Roman"/>
        </w:rPr>
      </w:pPr>
      <w:r w:rsidRPr="00972299">
        <w:rPr>
          <w:rFonts w:eastAsia="Times New Roman"/>
        </w:rPr>
        <w:t xml:space="preserve">El contratista se obliga con la </w:t>
      </w:r>
      <w:r w:rsidRPr="00972299">
        <w:rPr>
          <w:rFonts w:eastAsia="Times New Roman"/>
          <w:i/>
        </w:rPr>
        <w:t>(contratante)</w:t>
      </w:r>
      <w:r w:rsidRPr="00972299">
        <w:rPr>
          <w:rFonts w:eastAsia="Times New Roman"/>
        </w:rPr>
        <w:t xml:space="preserve"> a cumplir con todos los requerimientos y compromisos determinados según el nivel de transferencia de tecnología que se requiera para uno de los bienes que constan en el Anexo 20 de la Codificación y Actualización de Resoluciones emitidas por el Servicio Nacional de Contratación Pública.</w:t>
      </w:r>
    </w:p>
    <w:p w14:paraId="4215210E" w14:textId="77777777" w:rsidR="00EA00BB" w:rsidRPr="00972299" w:rsidRDefault="00EA00BB" w:rsidP="00EA00BB">
      <w:pPr>
        <w:jc w:val="both"/>
        <w:rPr>
          <w:rFonts w:eastAsia="Times New Roman"/>
        </w:rPr>
      </w:pPr>
    </w:p>
    <w:p w14:paraId="3FA1E92F" w14:textId="77777777" w:rsidR="00EA00BB" w:rsidRPr="00972299" w:rsidRDefault="00EA00BB" w:rsidP="00EA00BB">
      <w:pPr>
        <w:ind w:left="17" w:right="45"/>
        <w:jc w:val="both"/>
        <w:rPr>
          <w:rFonts w:eastAsia="Times New Roman"/>
        </w:rPr>
      </w:pPr>
      <w:r w:rsidRPr="00972299">
        <w:rPr>
          <w:rFonts w:eastAsia="Times New Roman"/>
          <w:b/>
          <w:bCs/>
        </w:rPr>
        <w:t xml:space="preserve">Cláusula </w:t>
      </w:r>
      <w:proofErr w:type="gramStart"/>
      <w:r w:rsidRPr="00972299">
        <w:rPr>
          <w:rFonts w:eastAsia="Times New Roman"/>
          <w:b/>
          <w:bCs/>
        </w:rPr>
        <w:t>Cuarta.-</w:t>
      </w:r>
      <w:proofErr w:type="gramEnd"/>
      <w:r w:rsidRPr="00972299">
        <w:rPr>
          <w:rFonts w:eastAsia="Times New Roman"/>
          <w:b/>
          <w:bCs/>
        </w:rPr>
        <w:t xml:space="preserve"> PRECIO DEL CONTRATO</w:t>
      </w:r>
    </w:p>
    <w:p w14:paraId="417B7469" w14:textId="77777777" w:rsidR="00EA00BB" w:rsidRPr="00972299" w:rsidRDefault="00EA00BB" w:rsidP="00EA00BB">
      <w:pPr>
        <w:ind w:left="17" w:right="45"/>
        <w:jc w:val="both"/>
        <w:rPr>
          <w:rFonts w:eastAsia="Times New Roman"/>
        </w:rPr>
      </w:pPr>
    </w:p>
    <w:p w14:paraId="382DACCC" w14:textId="77777777" w:rsidR="00EA00BB" w:rsidRPr="00972299" w:rsidRDefault="00EA00BB" w:rsidP="00EA00BB">
      <w:pPr>
        <w:ind w:left="17" w:right="45"/>
        <w:jc w:val="both"/>
        <w:rPr>
          <w:rFonts w:eastAsia="Times New Roman"/>
        </w:rPr>
      </w:pPr>
      <w:r w:rsidRPr="00972299">
        <w:rPr>
          <w:rFonts w:eastAsia="Times New Roman"/>
          <w:b/>
          <w:bCs/>
        </w:rPr>
        <w:t>4.1</w:t>
      </w:r>
      <w:r w:rsidRPr="00972299">
        <w:rPr>
          <w:rFonts w:eastAsia="Times New Roman"/>
          <w:b/>
          <w:bCs/>
        </w:rPr>
        <w:tab/>
      </w:r>
      <w:r w:rsidRPr="00972299">
        <w:rPr>
          <w:rFonts w:eastAsia="Times New Roman"/>
        </w:rPr>
        <w:t xml:space="preserve">El valor del presente contrato, que la contratante pagará al contratista, es el de </w:t>
      </w:r>
      <w:r w:rsidRPr="00972299">
        <w:rPr>
          <w:rFonts w:eastAsia="Times New Roman"/>
          <w:i/>
          <w:iCs/>
        </w:rPr>
        <w:t>(cantidad exacta en números y letras</w:t>
      </w:r>
      <w:r w:rsidRPr="00972299">
        <w:rPr>
          <w:rFonts w:eastAsia="Times New Roman"/>
        </w:rPr>
        <w:t xml:space="preserve">) dólares de los Estados Unidos de América, más IVA, de conformidad con la oferta presentada por el contratista, valor que se desglosa como se indica a continuación: </w:t>
      </w:r>
    </w:p>
    <w:p w14:paraId="4B4AE0FB" w14:textId="77777777" w:rsidR="00EA00BB" w:rsidRPr="00972299" w:rsidRDefault="00EA00BB" w:rsidP="00EA00BB">
      <w:pPr>
        <w:ind w:left="17" w:right="45"/>
        <w:jc w:val="both"/>
        <w:rPr>
          <w:rFonts w:eastAsia="Times New Roman"/>
        </w:rPr>
      </w:pPr>
    </w:p>
    <w:p w14:paraId="12A5D2FB" w14:textId="77777777" w:rsidR="00EA00BB" w:rsidRPr="00972299" w:rsidRDefault="00EA00BB" w:rsidP="00EA00BB">
      <w:pPr>
        <w:ind w:left="17" w:right="45"/>
        <w:jc w:val="both"/>
        <w:rPr>
          <w:rFonts w:eastAsia="Times New Roman"/>
        </w:rPr>
      </w:pPr>
      <w:r w:rsidRPr="00972299">
        <w:rPr>
          <w:rFonts w:eastAsia="Times New Roman"/>
          <w:b/>
          <w:bCs/>
        </w:rPr>
        <w:t>4.2</w:t>
      </w:r>
      <w:r w:rsidRPr="00972299">
        <w:rPr>
          <w:rFonts w:eastAsia="Times New Roman"/>
          <w:b/>
          <w:bCs/>
        </w:rPr>
        <w:tab/>
      </w:r>
      <w:r w:rsidRPr="00972299">
        <w:rPr>
          <w:rFonts w:eastAsia="Times New Roman"/>
        </w:rPr>
        <w:t xml:space="preserve">Los precios acordados en el contrato, constituirán la única compensación al contratista por todos sus costos, inclusive cualquier impuesto, derecho o tasa que tuviese que pagar, excepto el Impuesto al Valor Agregado que será añadido al precio del contrato. </w:t>
      </w:r>
    </w:p>
    <w:p w14:paraId="7E9B99D5" w14:textId="77777777" w:rsidR="00EA00BB" w:rsidRPr="00972299" w:rsidRDefault="00EA00BB" w:rsidP="00EA00BB">
      <w:pPr>
        <w:ind w:left="17" w:right="45"/>
        <w:jc w:val="both"/>
        <w:rPr>
          <w:rFonts w:eastAsia="Times New Roman"/>
        </w:rPr>
      </w:pPr>
    </w:p>
    <w:p w14:paraId="3269787D" w14:textId="77777777" w:rsidR="00EA00BB" w:rsidRPr="00972299" w:rsidRDefault="00EA00BB" w:rsidP="00EA00BB">
      <w:pPr>
        <w:ind w:left="17" w:right="45"/>
        <w:jc w:val="both"/>
        <w:rPr>
          <w:rFonts w:eastAsia="Times New Roman"/>
        </w:rPr>
      </w:pPr>
      <w:r w:rsidRPr="00972299">
        <w:rPr>
          <w:rFonts w:eastAsia="Times New Roman"/>
          <w:b/>
          <w:bCs/>
        </w:rPr>
        <w:t xml:space="preserve">Cláusula </w:t>
      </w:r>
      <w:proofErr w:type="gramStart"/>
      <w:r w:rsidRPr="00972299">
        <w:rPr>
          <w:rFonts w:eastAsia="Times New Roman"/>
          <w:b/>
          <w:bCs/>
        </w:rPr>
        <w:t>Quinta.-</w:t>
      </w:r>
      <w:proofErr w:type="gramEnd"/>
      <w:r w:rsidRPr="00972299">
        <w:rPr>
          <w:rFonts w:eastAsia="Times New Roman"/>
          <w:b/>
          <w:bCs/>
        </w:rPr>
        <w:t xml:space="preserve"> FORMA DE PAGO</w:t>
      </w:r>
    </w:p>
    <w:p w14:paraId="134033D9" w14:textId="77777777" w:rsidR="00EA00BB" w:rsidRPr="00972299" w:rsidRDefault="00EA00BB" w:rsidP="00EA00BB">
      <w:pPr>
        <w:ind w:left="17" w:right="45"/>
        <w:jc w:val="both"/>
        <w:rPr>
          <w:rFonts w:eastAsia="Times New Roman"/>
        </w:rPr>
      </w:pPr>
    </w:p>
    <w:p w14:paraId="2111B68B" w14:textId="77777777" w:rsidR="00EA00BB" w:rsidRPr="00972299" w:rsidRDefault="00EA00BB" w:rsidP="00EA00BB">
      <w:pPr>
        <w:ind w:right="-119"/>
        <w:jc w:val="both"/>
        <w:rPr>
          <w:rFonts w:eastAsia="Times New Roman"/>
        </w:rPr>
      </w:pPr>
      <w:r w:rsidRPr="00972299">
        <w:rPr>
          <w:rFonts w:eastAsia="Times New Roman"/>
          <w:lang w:val="es-ES"/>
        </w:rPr>
        <w:t>(</w:t>
      </w:r>
      <w:r w:rsidRPr="00972299">
        <w:rPr>
          <w:rFonts w:eastAsia="Times New Roman"/>
          <w:i/>
        </w:rPr>
        <w:t xml:space="preserve">En esta cláusula la entidad contratante detallará la forma de pago. De contemplarse la entrega de </w:t>
      </w:r>
      <w:r w:rsidRPr="00972299">
        <w:rPr>
          <w:rFonts w:eastAsia="Times New Roman"/>
          <w:i/>
        </w:rPr>
        <w:lastRenderedPageBreak/>
        <w:t xml:space="preserve">anticipo (hasta un máximo del </w:t>
      </w:r>
      <w:r>
        <w:rPr>
          <w:rFonts w:eastAsia="Times New Roman"/>
          <w:i/>
        </w:rPr>
        <w:t>setenta por ciento (</w:t>
      </w:r>
      <w:r w:rsidRPr="00972299">
        <w:rPr>
          <w:rFonts w:eastAsia="Times New Roman"/>
          <w:i/>
        </w:rPr>
        <w:t xml:space="preserve">70%) del valor contractual, se deberá establecer la fecha máxima del pago </w:t>
      </w:r>
      <w:proofErr w:type="gramStart"/>
      <w:r w:rsidRPr="00972299">
        <w:rPr>
          <w:rFonts w:eastAsia="Times New Roman"/>
          <w:i/>
        </w:rPr>
        <w:t>del mismo</w:t>
      </w:r>
      <w:proofErr w:type="gramEnd"/>
      <w:r w:rsidRPr="00972299">
        <w:rPr>
          <w:rFonts w:eastAsia="Times New Roman"/>
          <w:i/>
        </w:rPr>
        <w:t>.</w:t>
      </w:r>
      <w:r w:rsidRPr="00972299">
        <w:rPr>
          <w:rFonts w:eastAsia="Times New Roman"/>
          <w:lang w:val="es-ES"/>
        </w:rPr>
        <w:t>)</w:t>
      </w:r>
    </w:p>
    <w:p w14:paraId="3F94BA81" w14:textId="77777777" w:rsidR="00EA00BB" w:rsidRPr="00972299" w:rsidRDefault="00EA00BB" w:rsidP="00EA00BB">
      <w:pPr>
        <w:ind w:right="-119"/>
        <w:jc w:val="both"/>
        <w:rPr>
          <w:rFonts w:eastAsia="Times New Roman"/>
        </w:rPr>
      </w:pPr>
    </w:p>
    <w:p w14:paraId="47C3AFB2" w14:textId="77777777" w:rsidR="00EA00BB" w:rsidRPr="00972299" w:rsidRDefault="00EA00BB" w:rsidP="00EA00BB">
      <w:pPr>
        <w:ind w:right="-119"/>
        <w:jc w:val="both"/>
        <w:rPr>
          <w:rFonts w:eastAsia="Times New Roman"/>
        </w:rPr>
      </w:pPr>
      <w:r w:rsidRPr="00972299">
        <w:rPr>
          <w:rFonts w:eastAsia="Times New Roman"/>
        </w:rPr>
        <w:t xml:space="preserve">El anticipo que la contratante haya entregado al contratista para la prestación del </w:t>
      </w:r>
      <w:proofErr w:type="gramStart"/>
      <w:r w:rsidRPr="00972299">
        <w:rPr>
          <w:rFonts w:eastAsia="Times New Roman"/>
        </w:rPr>
        <w:t>servicio,</w:t>
      </w:r>
      <w:proofErr w:type="gramEnd"/>
      <w:r w:rsidRPr="00972299">
        <w:rPr>
          <w:rFonts w:eastAsia="Times New Roman"/>
        </w:rPr>
        <w:t xml:space="preserve"> no podrá ser destinado a fines ajenos a esta contratación. </w:t>
      </w:r>
    </w:p>
    <w:p w14:paraId="3938086C" w14:textId="77777777" w:rsidR="00EA00BB" w:rsidRPr="00972299" w:rsidRDefault="00EA00BB" w:rsidP="00EA00BB">
      <w:pPr>
        <w:jc w:val="both"/>
        <w:rPr>
          <w:rFonts w:eastAsia="Times New Roman"/>
        </w:rPr>
      </w:pPr>
    </w:p>
    <w:p w14:paraId="35A7D906" w14:textId="77777777" w:rsidR="00EA00BB" w:rsidRPr="00972299" w:rsidRDefault="00EA00BB" w:rsidP="00EA00BB">
      <w:pPr>
        <w:ind w:right="-119"/>
        <w:jc w:val="both"/>
        <w:rPr>
          <w:rFonts w:eastAsia="Times New Roman"/>
        </w:rPr>
      </w:pPr>
      <w:r w:rsidRPr="00972299">
        <w:rPr>
          <w:rFonts w:eastAsia="Times New Roman"/>
        </w:rPr>
        <w:t>El contratista deberá levantar el sigilo bancario en caso de entrega de anticipo de tal manera que el administrador verifique que los valores sean usados para el fin establecido.</w:t>
      </w:r>
    </w:p>
    <w:p w14:paraId="033D8118" w14:textId="77777777" w:rsidR="00EA00BB" w:rsidRPr="00972299" w:rsidRDefault="00EA00BB" w:rsidP="00EA00BB">
      <w:pPr>
        <w:jc w:val="both"/>
        <w:rPr>
          <w:rFonts w:eastAsia="Times New Roman"/>
        </w:rPr>
      </w:pPr>
    </w:p>
    <w:p w14:paraId="698E14E3" w14:textId="77777777" w:rsidR="00EA00BB" w:rsidRPr="00972299" w:rsidRDefault="00EA00BB" w:rsidP="00EA00BB">
      <w:pPr>
        <w:ind w:right="-119"/>
        <w:jc w:val="both"/>
        <w:rPr>
          <w:rFonts w:eastAsia="Times New Roman"/>
        </w:rPr>
      </w:pPr>
      <w:r w:rsidRPr="00972299">
        <w:rPr>
          <w:rFonts w:eastAsia="Times New Roman"/>
        </w:rPr>
        <w:t>(</w:t>
      </w:r>
      <w:r w:rsidRPr="00972299">
        <w:rPr>
          <w:rFonts w:eastAsia="Times New Roman"/>
          <w:i/>
        </w:rPr>
        <w:t>En el caso de servicios, serán pagados contra la presentación de la correspondiente factura, previa aprobación de la entidad contratante</w:t>
      </w:r>
      <w:r w:rsidRPr="00972299">
        <w:rPr>
          <w:rFonts w:eastAsia="Times New Roman"/>
        </w:rPr>
        <w:t>).</w:t>
      </w:r>
    </w:p>
    <w:p w14:paraId="0AC437E4" w14:textId="77777777" w:rsidR="00EA00BB" w:rsidRPr="00972299" w:rsidRDefault="00EA00BB" w:rsidP="00EA00BB">
      <w:pPr>
        <w:ind w:right="-119"/>
        <w:jc w:val="both"/>
        <w:rPr>
          <w:rFonts w:eastAsia="Times New Roman"/>
        </w:rPr>
      </w:pPr>
    </w:p>
    <w:p w14:paraId="24A0CDC4" w14:textId="77777777" w:rsidR="00EA00BB" w:rsidRPr="00972299" w:rsidRDefault="00EA00BB" w:rsidP="00EA00BB">
      <w:pPr>
        <w:ind w:left="17" w:right="45"/>
        <w:jc w:val="both"/>
        <w:rPr>
          <w:rFonts w:eastAsia="Times New Roman"/>
        </w:rPr>
      </w:pPr>
      <w:r w:rsidRPr="00972299">
        <w:rPr>
          <w:rFonts w:eastAsia="Times New Roman"/>
        </w:rPr>
        <w:t>No habrá lugar a alegar mora de la contratante, mientras no se amortice la totalidad del anticipo otorgado.</w:t>
      </w:r>
    </w:p>
    <w:p w14:paraId="4802AAEC" w14:textId="77777777" w:rsidR="00EA00BB" w:rsidRPr="00972299" w:rsidRDefault="00EA00BB" w:rsidP="00EA00BB">
      <w:pPr>
        <w:ind w:left="17" w:right="45"/>
        <w:jc w:val="both"/>
        <w:rPr>
          <w:rFonts w:eastAsia="Times New Roman"/>
        </w:rPr>
      </w:pPr>
    </w:p>
    <w:p w14:paraId="29640DF5" w14:textId="77777777" w:rsidR="00EA00BB" w:rsidRPr="00972299" w:rsidRDefault="00EA00BB" w:rsidP="00EA00BB">
      <w:pPr>
        <w:ind w:left="17" w:right="45"/>
        <w:jc w:val="both"/>
        <w:rPr>
          <w:rFonts w:eastAsia="Times New Roman"/>
        </w:rPr>
      </w:pPr>
      <w:r w:rsidRPr="00972299">
        <w:rPr>
          <w:rFonts w:eastAsia="Times New Roman"/>
          <w:b/>
          <w:bCs/>
        </w:rPr>
        <w:t xml:space="preserve">Cláusula </w:t>
      </w:r>
      <w:proofErr w:type="gramStart"/>
      <w:r w:rsidRPr="00972299">
        <w:rPr>
          <w:rFonts w:eastAsia="Times New Roman"/>
          <w:b/>
          <w:bCs/>
        </w:rPr>
        <w:t>Sexta.-</w:t>
      </w:r>
      <w:proofErr w:type="gramEnd"/>
      <w:r w:rsidRPr="00972299">
        <w:rPr>
          <w:rFonts w:eastAsia="Times New Roman"/>
          <w:b/>
          <w:bCs/>
        </w:rPr>
        <w:t xml:space="preserve"> GARANTÍAS</w:t>
      </w:r>
    </w:p>
    <w:p w14:paraId="7E782AE5" w14:textId="77777777" w:rsidR="00EA00BB" w:rsidRPr="00972299" w:rsidRDefault="00EA00BB" w:rsidP="00EA00BB">
      <w:pPr>
        <w:ind w:left="17" w:right="45"/>
        <w:jc w:val="both"/>
        <w:rPr>
          <w:rFonts w:eastAsia="Times New Roman"/>
        </w:rPr>
      </w:pPr>
    </w:p>
    <w:p w14:paraId="63128A8D" w14:textId="77777777" w:rsidR="00EA00BB" w:rsidRPr="00972299" w:rsidRDefault="00EA00BB" w:rsidP="00EA00BB">
      <w:pPr>
        <w:ind w:left="17" w:right="45"/>
        <w:jc w:val="both"/>
        <w:rPr>
          <w:rFonts w:eastAsia="Times New Roman"/>
        </w:rPr>
      </w:pPr>
      <w:r w:rsidRPr="00972299" w:rsidDel="004818B4">
        <w:rPr>
          <w:rFonts w:eastAsia="Times New Roman"/>
          <w:b/>
        </w:rPr>
        <w:t>6.1</w:t>
      </w:r>
      <w:r w:rsidRPr="00972299" w:rsidDel="004818B4">
        <w:rPr>
          <w:rFonts w:eastAsia="Times New Roman"/>
        </w:rPr>
        <w:tab/>
        <w:t>En este contrato se rendirán las siguientes garantías: (</w:t>
      </w:r>
      <w:r w:rsidRPr="00972299" w:rsidDel="004818B4">
        <w:rPr>
          <w:rFonts w:eastAsia="Times New Roman"/>
          <w:i/>
          <w:iCs/>
        </w:rPr>
        <w:t xml:space="preserve">establecer las garantías que apliquen de acuerdo con lo establecido en el Pliego que </w:t>
      </w:r>
      <w:r w:rsidRPr="00972299">
        <w:rPr>
          <w:rFonts w:eastAsia="Times New Roman"/>
          <w:i/>
          <w:iCs/>
        </w:rPr>
        <w:t>e</w:t>
      </w:r>
      <w:r w:rsidRPr="00972299" w:rsidDel="004818B4">
        <w:rPr>
          <w:rFonts w:eastAsia="Times New Roman"/>
          <w:i/>
          <w:iCs/>
        </w:rPr>
        <w:t xml:space="preserve">s parte </w:t>
      </w:r>
      <w:r w:rsidRPr="00972299">
        <w:rPr>
          <w:rFonts w:eastAsia="Times New Roman"/>
          <w:i/>
          <w:iCs/>
        </w:rPr>
        <w:t xml:space="preserve">integrante </w:t>
      </w:r>
      <w:r w:rsidRPr="00972299" w:rsidDel="004818B4">
        <w:rPr>
          <w:rFonts w:eastAsia="Times New Roman"/>
          <w:i/>
          <w:iCs/>
        </w:rPr>
        <w:t>del presente contrato</w:t>
      </w:r>
      <w:r w:rsidRPr="00972299" w:rsidDel="004818B4">
        <w:rPr>
          <w:rFonts w:eastAsia="Times New Roman"/>
        </w:rPr>
        <w:t>).</w:t>
      </w:r>
    </w:p>
    <w:p w14:paraId="595A2AB3" w14:textId="77777777" w:rsidR="00EA00BB" w:rsidRPr="00972299" w:rsidRDefault="00EA00BB" w:rsidP="00EA00BB">
      <w:pPr>
        <w:ind w:left="17" w:right="45"/>
        <w:jc w:val="both"/>
        <w:rPr>
          <w:rFonts w:eastAsia="Times New Roman"/>
        </w:rPr>
      </w:pPr>
    </w:p>
    <w:p w14:paraId="7324E8F2" w14:textId="77777777" w:rsidR="00EA00BB" w:rsidRPr="00972299" w:rsidRDefault="00EA00BB" w:rsidP="00EA00BB">
      <w:pPr>
        <w:tabs>
          <w:tab w:val="left" w:pos="0"/>
        </w:tabs>
        <w:ind w:left="15" w:right="45"/>
        <w:jc w:val="both"/>
        <w:rPr>
          <w:rFonts w:eastAsia="Times New Roman"/>
          <w:spacing w:val="-2"/>
          <w:lang w:eastAsia="hi-IN" w:bidi="hi-IN"/>
        </w:rPr>
      </w:pPr>
      <w:r w:rsidRPr="00972299">
        <w:rPr>
          <w:rFonts w:eastAsia="Times New Roman"/>
          <w:b/>
          <w:spacing w:val="-2"/>
          <w:lang w:eastAsia="hi-IN" w:bidi="hi-IN"/>
        </w:rPr>
        <w:t>6.2</w:t>
      </w:r>
      <w:r w:rsidRPr="00972299">
        <w:rPr>
          <w:rFonts w:eastAsia="Times New Roman"/>
          <w:b/>
          <w:spacing w:val="-2"/>
          <w:lang w:eastAsia="hi-IN" w:bidi="hi-IN"/>
        </w:rPr>
        <w:tab/>
      </w:r>
      <w:r w:rsidRPr="00972299">
        <w:rPr>
          <w:rFonts w:eastAsia="Times New Roman"/>
          <w:spacing w:val="-2"/>
          <w:lang w:eastAsia="hi-IN" w:bidi="hi-IN"/>
        </w:rPr>
        <w:t xml:space="preserve">Las garantías entregadas se devolverán </w:t>
      </w:r>
      <w:proofErr w:type="gramStart"/>
      <w:r w:rsidRPr="00972299">
        <w:rPr>
          <w:rFonts w:eastAsia="Times New Roman"/>
          <w:spacing w:val="-2"/>
          <w:lang w:eastAsia="hi-IN" w:bidi="hi-IN"/>
        </w:rPr>
        <w:t>de acuerdo a</w:t>
      </w:r>
      <w:proofErr w:type="gramEnd"/>
      <w:r w:rsidRPr="00972299">
        <w:rPr>
          <w:rFonts w:eastAsia="Times New Roman"/>
          <w:spacing w:val="-2"/>
          <w:lang w:eastAsia="hi-IN" w:bidi="hi-IN"/>
        </w:rPr>
        <w:t xml:space="preserve"> lo establecido en el artículo 118 del Reglamento General de la Ley Orgánica del Sistema Nacional de Contratación Pública. Entre tanto, deberán mantenerse vigentes, lo que será vigilado y exigido por la contratante.</w:t>
      </w:r>
    </w:p>
    <w:p w14:paraId="6A097689" w14:textId="77777777" w:rsidR="00EA00BB" w:rsidRPr="00972299" w:rsidRDefault="00EA00BB" w:rsidP="00EA00BB">
      <w:pPr>
        <w:ind w:left="17" w:right="45"/>
        <w:jc w:val="both"/>
        <w:rPr>
          <w:rFonts w:eastAsia="Times New Roman"/>
        </w:rPr>
      </w:pPr>
    </w:p>
    <w:p w14:paraId="081551E5" w14:textId="77777777" w:rsidR="00EA00BB" w:rsidRPr="00972299" w:rsidDel="004818B4" w:rsidRDefault="00EA00BB" w:rsidP="00EA00BB">
      <w:pPr>
        <w:ind w:left="17" w:right="45"/>
        <w:jc w:val="both"/>
        <w:rPr>
          <w:rFonts w:eastAsia="Times New Roman"/>
        </w:rPr>
      </w:pPr>
      <w:r w:rsidRPr="00972299" w:rsidDel="004818B4">
        <w:rPr>
          <w:rFonts w:eastAsia="Times New Roman"/>
          <w:b/>
          <w:bCs/>
        </w:rPr>
        <w:t xml:space="preserve">Cláusula </w:t>
      </w:r>
      <w:proofErr w:type="gramStart"/>
      <w:r w:rsidRPr="00972299" w:rsidDel="004818B4">
        <w:rPr>
          <w:rFonts w:eastAsia="Times New Roman"/>
          <w:b/>
          <w:bCs/>
        </w:rPr>
        <w:t>Séptima.-</w:t>
      </w:r>
      <w:proofErr w:type="gramEnd"/>
      <w:r w:rsidRPr="00972299" w:rsidDel="004818B4">
        <w:rPr>
          <w:rFonts w:eastAsia="Times New Roman"/>
          <w:b/>
          <w:bCs/>
        </w:rPr>
        <w:t xml:space="preserve"> PLAZO</w:t>
      </w:r>
    </w:p>
    <w:p w14:paraId="34F375CA" w14:textId="77777777" w:rsidR="00EA00BB" w:rsidRPr="00972299" w:rsidRDefault="00EA00BB" w:rsidP="00EA00BB">
      <w:pPr>
        <w:ind w:left="17" w:right="45"/>
        <w:jc w:val="both"/>
        <w:rPr>
          <w:rFonts w:eastAsia="Times New Roman"/>
        </w:rPr>
      </w:pPr>
    </w:p>
    <w:p w14:paraId="7AFA97AD" w14:textId="77777777" w:rsidR="00EA00BB" w:rsidRPr="00972299" w:rsidRDefault="00EA00BB" w:rsidP="00EA00BB">
      <w:pPr>
        <w:jc w:val="both"/>
        <w:rPr>
          <w:rFonts w:eastAsia="Times New Roman"/>
          <w:i/>
          <w:iCs/>
        </w:rPr>
      </w:pPr>
      <w:r w:rsidRPr="00972299">
        <w:rPr>
          <w:rFonts w:eastAsia="Times New Roman"/>
          <w:b/>
        </w:rPr>
        <w:t>7.1</w:t>
      </w:r>
      <w:r w:rsidRPr="00972299">
        <w:rPr>
          <w:rFonts w:eastAsia="Times New Roman"/>
        </w:rPr>
        <w:tab/>
      </w:r>
      <w:r w:rsidRPr="00972299">
        <w:rPr>
          <w:rFonts w:eastAsia="Times New Roman"/>
          <w:i/>
          <w:iCs/>
        </w:rPr>
        <w:t>(Caso de bienes)</w:t>
      </w:r>
      <w:r w:rsidRPr="00972299">
        <w:rPr>
          <w:rFonts w:eastAsia="Times New Roman"/>
        </w:rPr>
        <w:t xml:space="preserve"> El plazo para la entrega de la totalidad de los bienes contratados, </w:t>
      </w:r>
      <w:r w:rsidRPr="00972299">
        <w:rPr>
          <w:rFonts w:eastAsia="Times New Roman"/>
          <w:i/>
          <w:iCs/>
        </w:rPr>
        <w:t xml:space="preserve">(instalados, puestos en funcionamiento, así como la capacitación, de ser el caso) </w:t>
      </w:r>
      <w:r w:rsidRPr="00972299">
        <w:rPr>
          <w:rFonts w:eastAsia="Times New Roman"/>
        </w:rPr>
        <w:t xml:space="preserve">a entera satisfacción de la contratante es de </w:t>
      </w:r>
      <w:r w:rsidRPr="00972299">
        <w:rPr>
          <w:rFonts w:eastAsia="Times New Roman"/>
          <w:i/>
          <w:iCs/>
        </w:rPr>
        <w:t>(número de días, meses o años)</w:t>
      </w:r>
      <w:r w:rsidRPr="00972299">
        <w:rPr>
          <w:rFonts w:eastAsia="Times New Roman"/>
        </w:rPr>
        <w:t xml:space="preserve">, contados a partir de </w:t>
      </w:r>
      <w:r w:rsidRPr="00972299">
        <w:rPr>
          <w:rFonts w:eastAsia="Times New Roman"/>
          <w:i/>
          <w:iCs/>
        </w:rPr>
        <w:t>(fecha de entrega del anticipo o suscripción del contrato).</w:t>
      </w:r>
    </w:p>
    <w:p w14:paraId="7A99CB1E" w14:textId="77777777" w:rsidR="00EA00BB" w:rsidRPr="00972299" w:rsidRDefault="00EA00BB" w:rsidP="00EA00BB">
      <w:pPr>
        <w:jc w:val="both"/>
        <w:rPr>
          <w:rFonts w:eastAsia="Times New Roman"/>
          <w:i/>
          <w:iCs/>
        </w:rPr>
      </w:pPr>
    </w:p>
    <w:p w14:paraId="79124717" w14:textId="77777777" w:rsidR="00EA00BB" w:rsidRPr="00972299" w:rsidRDefault="00EA00BB" w:rsidP="00EA00BB">
      <w:pPr>
        <w:jc w:val="both"/>
        <w:rPr>
          <w:rFonts w:eastAsia="Times New Roman"/>
          <w:i/>
          <w:iCs/>
        </w:rPr>
      </w:pPr>
      <w:r w:rsidRPr="00972299">
        <w:rPr>
          <w:rFonts w:eastAsia="Times New Roman"/>
          <w:i/>
          <w:iCs/>
        </w:rPr>
        <w:t>(Caso de servicios)</w:t>
      </w:r>
      <w:r w:rsidRPr="00972299">
        <w:rPr>
          <w:rFonts w:eastAsia="Times New Roman"/>
        </w:rPr>
        <w:t xml:space="preserve"> El plazo para la prestación de los servicios contratados a entera satisfacción de la contratante es de </w:t>
      </w:r>
      <w:r w:rsidRPr="00972299">
        <w:rPr>
          <w:rFonts w:eastAsia="Times New Roman"/>
          <w:i/>
          <w:iCs/>
        </w:rPr>
        <w:t>(número de días, meses o años)</w:t>
      </w:r>
      <w:r w:rsidRPr="00972299">
        <w:rPr>
          <w:rFonts w:eastAsia="Times New Roman"/>
        </w:rPr>
        <w:t xml:space="preserve">, contados a partir de </w:t>
      </w:r>
      <w:r w:rsidRPr="00972299">
        <w:rPr>
          <w:rFonts w:eastAsia="Times New Roman"/>
          <w:i/>
          <w:iCs/>
        </w:rPr>
        <w:t>(fecha de entrega del anticipo o suscripción del contrato).</w:t>
      </w:r>
    </w:p>
    <w:p w14:paraId="4D3E2DAC" w14:textId="77777777" w:rsidR="00EA00BB" w:rsidRPr="00972299" w:rsidRDefault="00EA00BB" w:rsidP="00EA00BB">
      <w:pPr>
        <w:jc w:val="both"/>
        <w:rPr>
          <w:rFonts w:eastAsia="Times New Roman"/>
        </w:rPr>
      </w:pPr>
    </w:p>
    <w:p w14:paraId="656B041C" w14:textId="77777777" w:rsidR="00EA00BB" w:rsidRPr="00972299" w:rsidRDefault="00EA00BB" w:rsidP="00EA00BB">
      <w:pPr>
        <w:ind w:left="17" w:right="45"/>
        <w:jc w:val="both"/>
        <w:rPr>
          <w:rFonts w:eastAsia="Times New Roman"/>
        </w:rPr>
      </w:pPr>
      <w:r w:rsidRPr="00972299">
        <w:rPr>
          <w:rFonts w:eastAsia="Times New Roman"/>
          <w:b/>
          <w:bCs/>
        </w:rPr>
        <w:t xml:space="preserve">Cláusula </w:t>
      </w:r>
      <w:proofErr w:type="gramStart"/>
      <w:r w:rsidRPr="00972299">
        <w:rPr>
          <w:rFonts w:eastAsia="Times New Roman"/>
          <w:b/>
          <w:bCs/>
        </w:rPr>
        <w:t>Octava.-</w:t>
      </w:r>
      <w:proofErr w:type="gramEnd"/>
      <w:r w:rsidRPr="00972299">
        <w:rPr>
          <w:rFonts w:eastAsia="Times New Roman"/>
          <w:b/>
          <w:bCs/>
        </w:rPr>
        <w:t xml:space="preserve"> MULTAS</w:t>
      </w:r>
    </w:p>
    <w:p w14:paraId="5589A433" w14:textId="77777777" w:rsidR="00EA00BB" w:rsidRPr="00972299" w:rsidRDefault="00EA00BB" w:rsidP="00EA00BB">
      <w:pPr>
        <w:ind w:left="17" w:right="45"/>
        <w:jc w:val="both"/>
        <w:rPr>
          <w:rFonts w:eastAsia="Times New Roman"/>
        </w:rPr>
      </w:pPr>
    </w:p>
    <w:p w14:paraId="1C6D264D" w14:textId="77777777" w:rsidR="00EA00BB" w:rsidRPr="00972299" w:rsidRDefault="00EA00BB" w:rsidP="00EA00BB">
      <w:pPr>
        <w:ind w:right="-119"/>
        <w:jc w:val="both"/>
        <w:rPr>
          <w:rFonts w:eastAsia="Times New Roman"/>
        </w:rPr>
      </w:pPr>
      <w:r w:rsidRPr="00972299">
        <w:rPr>
          <w:rFonts w:eastAsia="Times New Roman"/>
          <w:b/>
        </w:rPr>
        <w:t>8.1</w:t>
      </w:r>
      <w:r w:rsidRPr="00972299">
        <w:rPr>
          <w:rFonts w:eastAsia="Times New Roman"/>
        </w:rPr>
        <w:tab/>
        <w:t>Por cada día de retardo en la ejecución de las obligaciones contractuales por parte del contratista, se aplicará la multa de (</w:t>
      </w:r>
      <w:r w:rsidRPr="00972299">
        <w:rPr>
          <w:rFonts w:eastAsia="Times New Roman"/>
          <w:i/>
        </w:rPr>
        <w:t xml:space="preserve">valor establecido por la entidad contratante, </w:t>
      </w:r>
      <w:proofErr w:type="gramStart"/>
      <w:r w:rsidRPr="00972299">
        <w:rPr>
          <w:rFonts w:eastAsia="Times New Roman"/>
          <w:i/>
        </w:rPr>
        <w:t>de acuerdo a</w:t>
      </w:r>
      <w:proofErr w:type="gramEnd"/>
      <w:r w:rsidRPr="00972299">
        <w:rPr>
          <w:rFonts w:eastAsia="Times New Roman"/>
          <w:i/>
        </w:rPr>
        <w:t xml:space="preserve"> la naturaleza del contrato, en ningún caso podrá ser menos al 1 por 1.000 del valor del contrato</w:t>
      </w:r>
      <w:r w:rsidRPr="00972299">
        <w:rPr>
          <w:rFonts w:eastAsia="Times New Roman"/>
        </w:rPr>
        <w:t>). (</w:t>
      </w:r>
      <w:r w:rsidRPr="00972299">
        <w:rPr>
          <w:rFonts w:eastAsia="Times New Roman"/>
          <w:i/>
        </w:rPr>
        <w:t>El porcentaje para el cálculo de las multas lo determinará la entidad en función del incumplimiento y de la contratación</w:t>
      </w:r>
      <w:r w:rsidRPr="00972299">
        <w:rPr>
          <w:rFonts w:eastAsia="Times New Roman"/>
        </w:rPr>
        <w:t>).</w:t>
      </w:r>
    </w:p>
    <w:p w14:paraId="22630F6C" w14:textId="77777777" w:rsidR="00EA00BB" w:rsidRPr="00972299" w:rsidRDefault="00EA00BB" w:rsidP="00EA00BB">
      <w:pPr>
        <w:ind w:right="45"/>
        <w:jc w:val="both"/>
        <w:rPr>
          <w:rFonts w:eastAsia="Times New Roman"/>
          <w:b/>
          <w:bCs/>
        </w:rPr>
      </w:pPr>
    </w:p>
    <w:p w14:paraId="4D536598" w14:textId="77777777" w:rsidR="00EA00BB" w:rsidRPr="00972299" w:rsidRDefault="00EA00BB" w:rsidP="00EA00BB">
      <w:pPr>
        <w:ind w:left="17" w:right="45"/>
        <w:jc w:val="both"/>
        <w:rPr>
          <w:rFonts w:eastAsia="Times New Roman"/>
        </w:rPr>
      </w:pPr>
      <w:r w:rsidRPr="00972299">
        <w:rPr>
          <w:rFonts w:eastAsia="Times New Roman"/>
          <w:b/>
          <w:bCs/>
        </w:rPr>
        <w:t xml:space="preserve">Cláusula </w:t>
      </w:r>
      <w:proofErr w:type="gramStart"/>
      <w:r w:rsidRPr="00972299">
        <w:rPr>
          <w:rFonts w:eastAsia="Times New Roman"/>
          <w:b/>
          <w:bCs/>
        </w:rPr>
        <w:t>Novena.-</w:t>
      </w:r>
      <w:proofErr w:type="gramEnd"/>
      <w:r w:rsidRPr="00972299">
        <w:rPr>
          <w:rFonts w:eastAsia="Times New Roman"/>
          <w:b/>
          <w:bCs/>
        </w:rPr>
        <w:t xml:space="preserve"> DEL REAJUSTE DE PRECIOS</w:t>
      </w:r>
    </w:p>
    <w:p w14:paraId="136D5D60" w14:textId="77777777" w:rsidR="00EA00BB" w:rsidRPr="00972299" w:rsidRDefault="00EA00BB" w:rsidP="00EA00BB">
      <w:pPr>
        <w:jc w:val="both"/>
        <w:rPr>
          <w:rFonts w:eastAsia="Times New Roman"/>
        </w:rPr>
      </w:pPr>
    </w:p>
    <w:p w14:paraId="65A3E797" w14:textId="77777777" w:rsidR="00EA00BB" w:rsidRPr="00972299" w:rsidRDefault="00EA00BB" w:rsidP="00EA00BB">
      <w:pPr>
        <w:jc w:val="both"/>
        <w:rPr>
          <w:rFonts w:eastAsia="Times New Roman"/>
          <w:i/>
          <w:iCs/>
        </w:rPr>
      </w:pPr>
      <w:r w:rsidRPr="00972299">
        <w:rPr>
          <w:rFonts w:eastAsia="Times New Roman"/>
          <w:i/>
          <w:iCs/>
        </w:rPr>
        <w:lastRenderedPageBreak/>
        <w:t xml:space="preserve">(Para bienes, que no correspondan al sistema de precios unitarios: El valor de este contrato es fijo y no estará sujeto a reajuste por ningún concepto, coso contrario se deberá aplicar lo establecido en el artículo 141 del Reglamento General de la Ley Orgánica del Sistema Nacional de Contratación Pública). </w:t>
      </w:r>
    </w:p>
    <w:p w14:paraId="5BF88324" w14:textId="77777777" w:rsidR="00EA00BB" w:rsidRPr="00972299" w:rsidRDefault="00EA00BB" w:rsidP="00EA00BB">
      <w:pPr>
        <w:jc w:val="both"/>
        <w:rPr>
          <w:rFonts w:eastAsia="Times New Roman"/>
          <w:i/>
          <w:iCs/>
        </w:rPr>
      </w:pPr>
    </w:p>
    <w:p w14:paraId="67CBDC82" w14:textId="77777777" w:rsidR="00EA00BB" w:rsidRPr="00972299" w:rsidRDefault="00EA00BB" w:rsidP="00EA00BB">
      <w:pPr>
        <w:jc w:val="both"/>
        <w:rPr>
          <w:rFonts w:eastAsia="Times New Roman"/>
        </w:rPr>
      </w:pPr>
      <w:r w:rsidRPr="00972299">
        <w:rPr>
          <w:rFonts w:eastAsia="Times New Roman"/>
          <w:i/>
          <w:iCs/>
        </w:rPr>
        <w:t>(Para servicios cuya forma de pago corresponda al sistema de precios unitarios: el contrato se sujetará al sistema de reajuste de precios previsto en los artículos 126, y 140 del Reglamento General de la Ley Orgánica del Sistema Nacional de Contratación Pública).</w:t>
      </w:r>
    </w:p>
    <w:p w14:paraId="12D75EAA" w14:textId="77777777" w:rsidR="00EA00BB" w:rsidRPr="00972299" w:rsidRDefault="00EA00BB" w:rsidP="00EA00BB">
      <w:pPr>
        <w:jc w:val="both"/>
        <w:rPr>
          <w:rFonts w:eastAsia="Times New Roman"/>
        </w:rPr>
      </w:pPr>
    </w:p>
    <w:p w14:paraId="6B5767C3" w14:textId="77777777" w:rsidR="00EA00BB" w:rsidRPr="00972299" w:rsidRDefault="00EA00BB" w:rsidP="00EA00BB">
      <w:pPr>
        <w:jc w:val="both"/>
        <w:rPr>
          <w:rFonts w:eastAsia="Times New Roman"/>
          <w:i/>
          <w:iCs/>
        </w:rPr>
      </w:pPr>
      <w:r w:rsidRPr="00972299">
        <w:rPr>
          <w:rFonts w:eastAsia="Times New Roman"/>
          <w:i/>
          <w:iCs/>
        </w:rPr>
        <w:t>Nota: (Esta cláusula no será aplicable si las partes han convenido, según lo previsto en el pliego correspondiente, en la renuncia del reajuste de precios, caso en el cual se establecerá en su lugar una disposición específica en ese sentido).</w:t>
      </w:r>
    </w:p>
    <w:p w14:paraId="13349309" w14:textId="77777777" w:rsidR="00EA00BB" w:rsidRPr="00972299" w:rsidRDefault="00EA00BB" w:rsidP="00EA00BB">
      <w:pPr>
        <w:ind w:left="17" w:right="45"/>
        <w:jc w:val="both"/>
        <w:rPr>
          <w:rFonts w:eastAsia="Times New Roman"/>
        </w:rPr>
      </w:pPr>
    </w:p>
    <w:p w14:paraId="62F98906" w14:textId="77777777" w:rsidR="00EA00BB" w:rsidRPr="00972299" w:rsidRDefault="00EA00BB" w:rsidP="00EA00BB">
      <w:pPr>
        <w:ind w:left="17" w:right="45"/>
        <w:jc w:val="both"/>
        <w:rPr>
          <w:rFonts w:eastAsia="Times New Roman"/>
        </w:rPr>
      </w:pPr>
      <w:r w:rsidRPr="00972299">
        <w:rPr>
          <w:rFonts w:eastAsia="Times New Roman"/>
          <w:b/>
          <w:bCs/>
        </w:rPr>
        <w:t xml:space="preserve">Cláusula </w:t>
      </w:r>
      <w:proofErr w:type="gramStart"/>
      <w:r w:rsidRPr="00972299">
        <w:rPr>
          <w:rFonts w:eastAsia="Times New Roman"/>
          <w:b/>
          <w:bCs/>
        </w:rPr>
        <w:t>Décima.-</w:t>
      </w:r>
      <w:proofErr w:type="gramEnd"/>
      <w:r w:rsidRPr="00972299">
        <w:rPr>
          <w:rFonts w:eastAsia="Times New Roman"/>
          <w:b/>
          <w:bCs/>
        </w:rPr>
        <w:t xml:space="preserve"> DE LA ADMINISTRACIÓN DEL CONTRATO</w:t>
      </w:r>
    </w:p>
    <w:p w14:paraId="1A0A9355" w14:textId="77777777" w:rsidR="00EA00BB" w:rsidRPr="00972299" w:rsidRDefault="00EA00BB" w:rsidP="00EA00BB">
      <w:pPr>
        <w:ind w:left="17" w:right="45"/>
        <w:jc w:val="both"/>
        <w:rPr>
          <w:rFonts w:eastAsia="Times New Roman"/>
        </w:rPr>
      </w:pPr>
    </w:p>
    <w:p w14:paraId="22C2E9CA" w14:textId="77777777" w:rsidR="00EA00BB" w:rsidRPr="00972299" w:rsidRDefault="00EA00BB" w:rsidP="00EA00BB">
      <w:pPr>
        <w:ind w:left="17" w:right="45"/>
        <w:jc w:val="both"/>
        <w:rPr>
          <w:rFonts w:eastAsia="Times New Roman"/>
        </w:rPr>
      </w:pPr>
      <w:r w:rsidRPr="00972299">
        <w:rPr>
          <w:rFonts w:eastAsia="Times New Roman"/>
          <w:b/>
          <w:bCs/>
        </w:rPr>
        <w:t>10.1</w:t>
      </w:r>
      <w:r w:rsidRPr="00972299">
        <w:rPr>
          <w:rFonts w:eastAsia="Times New Roman"/>
        </w:rPr>
        <w:tab/>
        <w:t>La contratante designa al (</w:t>
      </w:r>
      <w:r w:rsidRPr="00972299">
        <w:rPr>
          <w:rFonts w:eastAsia="Times New Roman"/>
          <w:i/>
        </w:rPr>
        <w:t>nombre del designado</w:t>
      </w:r>
      <w:r w:rsidRPr="00972299">
        <w:rPr>
          <w:rFonts w:eastAsia="Times New Roman"/>
        </w:rPr>
        <w:t xml:space="preserve">), en calidad de administrador del contrato, quien deberá atenerse a las Condiciones Generales y Particulares </w:t>
      </w:r>
      <w:proofErr w:type="gramStart"/>
      <w:r w:rsidRPr="00972299">
        <w:rPr>
          <w:rFonts w:eastAsia="Times New Roman"/>
        </w:rPr>
        <w:t>del  pliego</w:t>
      </w:r>
      <w:proofErr w:type="gramEnd"/>
      <w:r w:rsidRPr="00972299">
        <w:rPr>
          <w:rFonts w:eastAsia="Times New Roman"/>
        </w:rPr>
        <w:t xml:space="preserve"> que forman parte del presente contrato, y velará por el cabal cumplimiento </w:t>
      </w:r>
      <w:proofErr w:type="gramStart"/>
      <w:r w:rsidRPr="00972299">
        <w:rPr>
          <w:rFonts w:eastAsia="Times New Roman"/>
        </w:rPr>
        <w:t>del mismo</w:t>
      </w:r>
      <w:proofErr w:type="gramEnd"/>
      <w:r w:rsidRPr="00972299">
        <w:rPr>
          <w:rFonts w:eastAsia="Times New Roman"/>
        </w:rPr>
        <w:t xml:space="preserve"> en base a lo dispuesto en el artículo 121 de Reglamento General de la Ley Orgánica del Sistema Nacional de Contratación Pública.</w:t>
      </w:r>
    </w:p>
    <w:p w14:paraId="2A8FAFEB" w14:textId="77777777" w:rsidR="00EA00BB" w:rsidRPr="00972299" w:rsidRDefault="00EA00BB" w:rsidP="00EA00BB">
      <w:pPr>
        <w:ind w:left="17" w:right="45"/>
        <w:jc w:val="both"/>
        <w:rPr>
          <w:rFonts w:eastAsia="Times New Roman"/>
        </w:rPr>
      </w:pPr>
    </w:p>
    <w:p w14:paraId="655C936D" w14:textId="77777777" w:rsidR="00EA00BB" w:rsidRPr="00972299" w:rsidRDefault="00EA00BB" w:rsidP="00EA00BB">
      <w:pPr>
        <w:ind w:left="17" w:right="45"/>
        <w:jc w:val="both"/>
        <w:rPr>
          <w:rFonts w:eastAsia="Times New Roman"/>
        </w:rPr>
      </w:pPr>
      <w:r w:rsidRPr="00972299">
        <w:rPr>
          <w:rFonts w:eastAsia="Times New Roman"/>
          <w:b/>
          <w:bCs/>
        </w:rPr>
        <w:t>10.2</w:t>
      </w:r>
      <w:r w:rsidRPr="00972299">
        <w:rPr>
          <w:rFonts w:eastAsia="Times New Roman"/>
          <w:b/>
          <w:bCs/>
        </w:rPr>
        <w:tab/>
      </w:r>
      <w:r w:rsidRPr="00972299">
        <w:rPr>
          <w:rFonts w:eastAsia="Times New Roman"/>
        </w:rPr>
        <w:t xml:space="preserve">La contratante podrá cambiar de administrador del contrato, para lo cual bastará </w:t>
      </w:r>
      <w:r>
        <w:rPr>
          <w:rFonts w:eastAsia="Times New Roman"/>
        </w:rPr>
        <w:t>notificar</w:t>
      </w:r>
      <w:r w:rsidRPr="00972299">
        <w:rPr>
          <w:rFonts w:eastAsia="Times New Roman"/>
        </w:rPr>
        <w:t xml:space="preserve"> al contratista la respectiva comunicación; sin que sea necesario la modificación del texto contractual.</w:t>
      </w:r>
    </w:p>
    <w:p w14:paraId="2B909A42" w14:textId="77777777" w:rsidR="00EA00BB" w:rsidRPr="00972299" w:rsidRDefault="00EA00BB" w:rsidP="00EA00BB">
      <w:pPr>
        <w:ind w:left="17" w:right="45"/>
        <w:jc w:val="both"/>
        <w:rPr>
          <w:rFonts w:eastAsia="Times New Roman"/>
        </w:rPr>
      </w:pPr>
    </w:p>
    <w:p w14:paraId="657AB1C3" w14:textId="77777777" w:rsidR="00EA00BB" w:rsidRPr="00972299" w:rsidRDefault="00EA00BB" w:rsidP="00EA00BB">
      <w:pPr>
        <w:ind w:left="17" w:right="45"/>
        <w:jc w:val="both"/>
        <w:rPr>
          <w:rFonts w:eastAsia="Times New Roman"/>
          <w:b/>
          <w:bCs/>
        </w:rPr>
      </w:pPr>
      <w:r w:rsidRPr="00972299">
        <w:rPr>
          <w:rFonts w:eastAsia="Times New Roman"/>
          <w:b/>
          <w:bCs/>
        </w:rPr>
        <w:t xml:space="preserve">Cláusula </w:t>
      </w:r>
      <w:proofErr w:type="gramStart"/>
      <w:r w:rsidRPr="00972299">
        <w:rPr>
          <w:rFonts w:eastAsia="Times New Roman"/>
          <w:b/>
          <w:bCs/>
        </w:rPr>
        <w:t>Undécima.-</w:t>
      </w:r>
      <w:proofErr w:type="gramEnd"/>
      <w:r w:rsidRPr="00972299">
        <w:rPr>
          <w:rFonts w:eastAsia="Times New Roman"/>
          <w:b/>
          <w:bCs/>
        </w:rPr>
        <w:t xml:space="preserve"> TERMINACIÓN DEL CONTRATO</w:t>
      </w:r>
    </w:p>
    <w:p w14:paraId="2F02733D" w14:textId="77777777" w:rsidR="00EA00BB" w:rsidRPr="00972299" w:rsidRDefault="00EA00BB" w:rsidP="00EA00BB">
      <w:pPr>
        <w:ind w:left="17" w:right="45"/>
        <w:jc w:val="both"/>
        <w:rPr>
          <w:rFonts w:eastAsia="Times New Roman"/>
        </w:rPr>
      </w:pPr>
    </w:p>
    <w:p w14:paraId="0C0BA622" w14:textId="77777777" w:rsidR="00EA00BB" w:rsidRPr="00972299" w:rsidRDefault="00EA00BB" w:rsidP="00EA00BB">
      <w:pPr>
        <w:ind w:left="17" w:right="45"/>
        <w:jc w:val="both"/>
        <w:rPr>
          <w:rFonts w:eastAsia="Times New Roman"/>
        </w:rPr>
      </w:pPr>
      <w:r w:rsidRPr="00972299">
        <w:rPr>
          <w:rFonts w:eastAsia="Times New Roman"/>
          <w:b/>
          <w:bCs/>
        </w:rPr>
        <w:t>11.1</w:t>
      </w:r>
      <w:r w:rsidRPr="00972299">
        <w:rPr>
          <w:rFonts w:eastAsia="Times New Roman"/>
        </w:rPr>
        <w:tab/>
      </w:r>
      <w:r w:rsidRPr="00972299">
        <w:rPr>
          <w:rFonts w:eastAsia="Times New Roman"/>
          <w:b/>
          <w:bCs/>
        </w:rPr>
        <w:t xml:space="preserve">Terminación del </w:t>
      </w:r>
      <w:proofErr w:type="gramStart"/>
      <w:r w:rsidRPr="00972299">
        <w:rPr>
          <w:rFonts w:eastAsia="Times New Roman"/>
          <w:b/>
          <w:bCs/>
        </w:rPr>
        <w:t>contrato.-</w:t>
      </w:r>
      <w:proofErr w:type="gramEnd"/>
      <w:r w:rsidRPr="00972299">
        <w:rPr>
          <w:rFonts w:eastAsia="Times New Roman"/>
        </w:rPr>
        <w:t xml:space="preserve"> El contrato termina conforme lo previsto en el artículo 92 de la Ley Orgánica del Sistema Nacional de Contratación Pública -LOSNCP- y las Condiciones Particulares y Generales del Contrato.</w:t>
      </w:r>
    </w:p>
    <w:p w14:paraId="35F117F4" w14:textId="77777777" w:rsidR="00EA00BB" w:rsidRPr="00972299" w:rsidRDefault="00EA00BB" w:rsidP="00EA00BB">
      <w:pPr>
        <w:ind w:left="17" w:right="45"/>
        <w:jc w:val="both"/>
        <w:rPr>
          <w:rFonts w:eastAsia="Times New Roman"/>
        </w:rPr>
      </w:pPr>
    </w:p>
    <w:p w14:paraId="7D30CEEB" w14:textId="77777777" w:rsidR="00EA00BB" w:rsidRPr="00972299" w:rsidRDefault="00EA00BB" w:rsidP="00EA00BB">
      <w:pPr>
        <w:jc w:val="both"/>
        <w:rPr>
          <w:rFonts w:eastAsia="Times New Roman"/>
        </w:rPr>
      </w:pPr>
      <w:r w:rsidRPr="00972299">
        <w:rPr>
          <w:rFonts w:eastAsia="Times New Roman"/>
          <w:b/>
          <w:bCs/>
        </w:rPr>
        <w:t>11.2</w:t>
      </w:r>
      <w:r w:rsidRPr="00972299">
        <w:rPr>
          <w:rFonts w:eastAsia="Times New Roman"/>
        </w:rPr>
        <w:tab/>
      </w:r>
      <w:r w:rsidRPr="00972299">
        <w:rPr>
          <w:rFonts w:eastAsia="Times New Roman"/>
          <w:b/>
          <w:bCs/>
        </w:rPr>
        <w:t xml:space="preserve">Causales de Terminación unilateral del </w:t>
      </w:r>
      <w:proofErr w:type="gramStart"/>
      <w:r w:rsidRPr="00972299">
        <w:rPr>
          <w:rFonts w:eastAsia="Times New Roman"/>
          <w:b/>
          <w:bCs/>
        </w:rPr>
        <w:t>contrato.-</w:t>
      </w:r>
      <w:proofErr w:type="gramEnd"/>
      <w:r w:rsidRPr="00972299">
        <w:rPr>
          <w:rFonts w:eastAsia="Times New Roman"/>
        </w:rPr>
        <w:t xml:space="preserve"> Tratándose de incumplimiento del contratista, procederá la declaración anticipada y unilateral de la contratante, en los casos establecidos en el artículo 94 de la </w:t>
      </w:r>
      <w:r w:rsidRPr="00972299">
        <w:rPr>
          <w:rFonts w:eastAsia="Times New Roman"/>
          <w:spacing w:val="-2"/>
          <w:lang w:eastAsia="hi-IN" w:bidi="hi-IN"/>
        </w:rPr>
        <w:t>Ley Orgánica del Sistema Nacional de Contratación Pública</w:t>
      </w:r>
      <w:r w:rsidRPr="00972299">
        <w:rPr>
          <w:rFonts w:eastAsia="Times New Roman"/>
        </w:rPr>
        <w:t xml:space="preserve"> -LOSNCP-. Además, se considerarán las siguientes causales:</w:t>
      </w:r>
    </w:p>
    <w:p w14:paraId="547F010F" w14:textId="77777777" w:rsidR="00EA00BB" w:rsidRPr="00972299" w:rsidRDefault="00EA00BB" w:rsidP="00EA00BB">
      <w:pPr>
        <w:jc w:val="both"/>
        <w:rPr>
          <w:rFonts w:eastAsia="Times New Roman"/>
        </w:rPr>
      </w:pPr>
    </w:p>
    <w:p w14:paraId="275887AC" w14:textId="77777777" w:rsidR="00EA00BB" w:rsidRPr="00972299" w:rsidRDefault="00EA00BB" w:rsidP="00EA00BB">
      <w:pPr>
        <w:pStyle w:val="Prrafodelista"/>
        <w:widowControl/>
        <w:numPr>
          <w:ilvl w:val="0"/>
          <w:numId w:val="75"/>
        </w:numPr>
        <w:suppressAutoHyphens w:val="0"/>
        <w:spacing w:line="276" w:lineRule="auto"/>
        <w:contextualSpacing/>
        <w:jc w:val="both"/>
        <w:rPr>
          <w:rFonts w:eastAsia="Times New Roman"/>
        </w:rPr>
      </w:pPr>
      <w:r w:rsidRPr="00972299">
        <w:rPr>
          <w:rFonts w:eastAsia="Times New Roman"/>
        </w:rPr>
        <w:t>Si el contratista no notificare a la contratante acerca de la transferencia, cesión, enajenación de sus acciones, participaciones, o en general de cualquier cambio en su estructura de propiedad, dentro de los cinco días hábiles siguientes a la fecha en que se produjo tal modificación;</w:t>
      </w:r>
    </w:p>
    <w:p w14:paraId="0A59A88E" w14:textId="77777777" w:rsidR="00EA00BB" w:rsidRPr="00972299" w:rsidRDefault="00EA00BB" w:rsidP="00EA00BB">
      <w:pPr>
        <w:pStyle w:val="Prrafodelista"/>
        <w:jc w:val="both"/>
        <w:rPr>
          <w:rFonts w:eastAsia="Times New Roman"/>
        </w:rPr>
      </w:pPr>
    </w:p>
    <w:p w14:paraId="2CA4059C" w14:textId="77777777" w:rsidR="00EA00BB" w:rsidRPr="00972299" w:rsidRDefault="00EA00BB" w:rsidP="00EA00BB">
      <w:pPr>
        <w:pStyle w:val="Prrafodelista"/>
        <w:widowControl/>
        <w:numPr>
          <w:ilvl w:val="0"/>
          <w:numId w:val="75"/>
        </w:numPr>
        <w:suppressAutoHyphens w:val="0"/>
        <w:spacing w:line="276" w:lineRule="auto"/>
        <w:contextualSpacing/>
        <w:jc w:val="both"/>
        <w:rPr>
          <w:rFonts w:eastAsia="Times New Roman"/>
        </w:rPr>
      </w:pPr>
      <w:r w:rsidRPr="00972299">
        <w:rPr>
          <w:rFonts w:eastAsia="Times New Roman"/>
        </w:rPr>
        <w:t xml:space="preserve">Si la contratante, en función de aplicar lo establecido en el artículo 78 de la </w:t>
      </w:r>
      <w:r w:rsidRPr="00972299">
        <w:rPr>
          <w:rFonts w:eastAsia="Times New Roman"/>
          <w:spacing w:val="-2"/>
          <w:lang w:eastAsia="hi-IN" w:bidi="hi-IN"/>
        </w:rPr>
        <w:t>Ley Orgánica del Sistema Nacional de Contratación Pública</w:t>
      </w:r>
      <w:r w:rsidRPr="00972299">
        <w:rPr>
          <w:rFonts w:eastAsia="Times New Roman"/>
        </w:rPr>
        <w:t>, no autoriza la transferencia, cesión, capitalización, fusión, absorción, transformación o cualquier forma de tradición de las acciones, participaciones o cualquier otra forma de expresión de la asociación, que represente el veinticinco por ciento (</w:t>
      </w:r>
      <w:r w:rsidRPr="007B398D">
        <w:rPr>
          <w:rFonts w:eastAsia="Times New Roman"/>
          <w:i/>
        </w:rPr>
        <w:t>25%</w:t>
      </w:r>
      <w:r w:rsidRPr="00972299">
        <w:rPr>
          <w:rFonts w:eastAsia="Times New Roman"/>
        </w:rPr>
        <w:t xml:space="preserve">) o más del capital social del contratista; </w:t>
      </w:r>
    </w:p>
    <w:p w14:paraId="2B780A17" w14:textId="77777777" w:rsidR="00EA00BB" w:rsidRPr="00972299" w:rsidRDefault="00EA00BB" w:rsidP="00EA00BB">
      <w:pPr>
        <w:pStyle w:val="Prrafodelista"/>
        <w:rPr>
          <w:rFonts w:eastAsia="Times New Roman"/>
        </w:rPr>
      </w:pPr>
    </w:p>
    <w:p w14:paraId="3727D4B8" w14:textId="77777777" w:rsidR="00EA00BB" w:rsidRPr="00972299" w:rsidRDefault="00EA00BB" w:rsidP="00EA00BB">
      <w:pPr>
        <w:pStyle w:val="Prrafodelista"/>
        <w:widowControl/>
        <w:numPr>
          <w:ilvl w:val="0"/>
          <w:numId w:val="75"/>
        </w:numPr>
        <w:suppressAutoHyphens w:val="0"/>
        <w:spacing w:line="276" w:lineRule="auto"/>
        <w:contextualSpacing/>
        <w:jc w:val="both"/>
        <w:rPr>
          <w:rFonts w:eastAsia="Times New Roman"/>
        </w:rPr>
      </w:pPr>
      <w:r w:rsidRPr="00972299">
        <w:rPr>
          <w:rFonts w:eastAsia="Times New Roman"/>
        </w:rPr>
        <w:t>Si se verifica, por cualquier modo, que la participación ecuatoriana real en la provisión de bienes o prestación de servicios objeto del contrato es inferior a la declarada.</w:t>
      </w:r>
    </w:p>
    <w:p w14:paraId="0E1871CF" w14:textId="77777777" w:rsidR="00EA00BB" w:rsidRPr="00972299" w:rsidRDefault="00EA00BB" w:rsidP="00EA00BB">
      <w:pPr>
        <w:pStyle w:val="Prrafodelista"/>
        <w:rPr>
          <w:rFonts w:eastAsia="Times New Roman"/>
        </w:rPr>
      </w:pPr>
    </w:p>
    <w:p w14:paraId="5AD2D94E" w14:textId="77777777" w:rsidR="00EA00BB" w:rsidRPr="00972299" w:rsidRDefault="00EA00BB" w:rsidP="00EA00BB">
      <w:pPr>
        <w:pStyle w:val="Prrafodelista"/>
        <w:widowControl/>
        <w:numPr>
          <w:ilvl w:val="0"/>
          <w:numId w:val="75"/>
        </w:numPr>
        <w:suppressAutoHyphens w:val="0"/>
        <w:spacing w:line="276" w:lineRule="auto"/>
        <w:contextualSpacing/>
        <w:jc w:val="both"/>
        <w:rPr>
          <w:rFonts w:eastAsia="Times New Roman"/>
        </w:rPr>
      </w:pPr>
      <w:r w:rsidRPr="00972299">
        <w:rPr>
          <w:rFonts w:eastAsia="Times New Roman"/>
        </w:rPr>
        <w:t>Si el contratista incumple con las declaraciones que ha realizado en el formulario de oferta - Presentación y compromiso;</w:t>
      </w:r>
    </w:p>
    <w:p w14:paraId="65E76DA2" w14:textId="77777777" w:rsidR="00EA00BB" w:rsidRPr="00972299" w:rsidRDefault="00EA00BB" w:rsidP="00EA00BB">
      <w:pPr>
        <w:pStyle w:val="Prrafodelista"/>
        <w:rPr>
          <w:rFonts w:eastAsia="Times New Roman"/>
        </w:rPr>
      </w:pPr>
    </w:p>
    <w:p w14:paraId="7A65DA0E" w14:textId="77777777" w:rsidR="00EA00BB" w:rsidRPr="00972299" w:rsidRDefault="00EA00BB" w:rsidP="00EA00BB">
      <w:pPr>
        <w:pStyle w:val="Prrafodelista"/>
        <w:widowControl/>
        <w:numPr>
          <w:ilvl w:val="0"/>
          <w:numId w:val="75"/>
        </w:numPr>
        <w:suppressAutoHyphens w:val="0"/>
        <w:spacing w:line="276" w:lineRule="auto"/>
        <w:contextualSpacing/>
        <w:jc w:val="both"/>
        <w:rPr>
          <w:rFonts w:eastAsia="Times New Roman"/>
        </w:rPr>
      </w:pPr>
      <w:r w:rsidRPr="00972299">
        <w:rPr>
          <w:rFonts w:eastAsia="Times New Roman"/>
        </w:rPr>
        <w:t>(</w:t>
      </w:r>
      <w:r w:rsidRPr="00972299">
        <w:rPr>
          <w:rFonts w:eastAsia="Times New Roman"/>
          <w:i/>
        </w:rPr>
        <w:t>La entidad contratante podrá incorporar causales adicionales de terminación unilateral, conforme lo previsto en el numeral 6 del Art. 94 de la Ley Orgánica del Sistema Nacional de Contratación Pública.</w:t>
      </w:r>
      <w:r w:rsidRPr="00972299">
        <w:rPr>
          <w:rFonts w:eastAsia="Times New Roman"/>
        </w:rPr>
        <w:t xml:space="preserve">) </w:t>
      </w:r>
    </w:p>
    <w:p w14:paraId="306B551B" w14:textId="77777777" w:rsidR="00EA00BB" w:rsidRPr="00972299" w:rsidRDefault="00EA00BB" w:rsidP="00EA00BB">
      <w:pPr>
        <w:jc w:val="both"/>
        <w:rPr>
          <w:rFonts w:eastAsia="Times New Roman"/>
        </w:rPr>
      </w:pPr>
    </w:p>
    <w:p w14:paraId="20ACB6C4" w14:textId="77777777" w:rsidR="00EA00BB" w:rsidRPr="00972299" w:rsidRDefault="00EA00BB" w:rsidP="00EA00BB">
      <w:pPr>
        <w:ind w:left="17" w:right="45"/>
        <w:jc w:val="both"/>
        <w:rPr>
          <w:rFonts w:eastAsia="Times New Roman"/>
        </w:rPr>
      </w:pPr>
      <w:r w:rsidRPr="00972299">
        <w:rPr>
          <w:rFonts w:eastAsia="Times New Roman"/>
          <w:b/>
          <w:bCs/>
        </w:rPr>
        <w:t>11.3</w:t>
      </w:r>
      <w:r w:rsidRPr="00972299">
        <w:rPr>
          <w:rFonts w:eastAsia="Times New Roman"/>
          <w:b/>
          <w:bCs/>
        </w:rPr>
        <w:tab/>
        <w:t xml:space="preserve">Procedimiento de terminación </w:t>
      </w:r>
      <w:proofErr w:type="gramStart"/>
      <w:r w:rsidRPr="00972299">
        <w:rPr>
          <w:rFonts w:eastAsia="Times New Roman"/>
          <w:b/>
          <w:bCs/>
        </w:rPr>
        <w:t>unilateral.-</w:t>
      </w:r>
      <w:proofErr w:type="gramEnd"/>
      <w:r w:rsidRPr="00972299">
        <w:rPr>
          <w:rFonts w:eastAsia="Times New Roman"/>
        </w:rPr>
        <w:t xml:space="preserve"> El procedimiento a seguirse para la terminación unilateral del contrato será el previsto en el artículo 95 de la Ley Orgánica del Sistema Nacional de Contratación Pública.</w:t>
      </w:r>
    </w:p>
    <w:p w14:paraId="1CEC3B65" w14:textId="77777777" w:rsidR="00EA00BB" w:rsidRPr="00972299" w:rsidRDefault="00EA00BB" w:rsidP="00EA00BB">
      <w:pPr>
        <w:ind w:left="17" w:right="45"/>
        <w:jc w:val="both"/>
        <w:rPr>
          <w:rFonts w:eastAsia="Times New Roman"/>
        </w:rPr>
      </w:pPr>
    </w:p>
    <w:p w14:paraId="2DAF6264" w14:textId="77777777" w:rsidR="00EA00BB" w:rsidRPr="00633661" w:rsidRDefault="00EA00BB" w:rsidP="00EA00BB">
      <w:pPr>
        <w:jc w:val="both"/>
        <w:rPr>
          <w:rFonts w:eastAsia="Times New Roman"/>
          <w:color w:val="000000"/>
          <w:lang w:val="es-ES" w:eastAsia="es-ES_tradnl"/>
        </w:rPr>
      </w:pPr>
      <w:r w:rsidRPr="00633661">
        <w:rPr>
          <w:rFonts w:eastAsia="Times New Roman"/>
          <w:b/>
          <w:bCs/>
          <w:color w:val="000000"/>
        </w:rPr>
        <w:t xml:space="preserve">Cláusula </w:t>
      </w:r>
      <w:proofErr w:type="gramStart"/>
      <w:r w:rsidRPr="00633661">
        <w:rPr>
          <w:rFonts w:eastAsia="Times New Roman"/>
          <w:b/>
          <w:bCs/>
          <w:color w:val="000000"/>
        </w:rPr>
        <w:t>Duodécima.-</w:t>
      </w:r>
      <w:proofErr w:type="gramEnd"/>
      <w:r w:rsidRPr="00633661">
        <w:rPr>
          <w:rFonts w:eastAsia="Times New Roman"/>
          <w:b/>
          <w:bCs/>
          <w:color w:val="000000"/>
        </w:rPr>
        <w:t xml:space="preserve"> </w:t>
      </w:r>
      <w:r w:rsidRPr="00633661">
        <w:rPr>
          <w:rFonts w:eastAsia="Times New Roman"/>
          <w:b/>
          <w:color w:val="000000"/>
          <w:lang w:val="es-ES" w:eastAsia="es-ES_tradnl"/>
        </w:rPr>
        <w:t>SOLUCIÓN DE CONTROVERSIAS</w:t>
      </w:r>
    </w:p>
    <w:p w14:paraId="3C5E61DB" w14:textId="77777777" w:rsidR="00EA00BB" w:rsidRPr="00633661" w:rsidRDefault="00EA00BB" w:rsidP="00EA00BB">
      <w:pPr>
        <w:jc w:val="both"/>
        <w:rPr>
          <w:rFonts w:eastAsia="Times New Roman"/>
          <w:iCs/>
          <w:color w:val="000000"/>
          <w:lang w:eastAsia="es-ES_tradnl"/>
        </w:rPr>
      </w:pPr>
      <w:r w:rsidRPr="00633661">
        <w:rPr>
          <w:rFonts w:eastAsia="Times New Roman"/>
          <w:iCs/>
          <w:color w:val="000000"/>
          <w:lang w:eastAsia="es-ES_tradnl"/>
        </w:rPr>
        <w:t>(Las partes podrán establecer los términos específicos del convenio arbitral, para el efecto se propone el siguiente texto:</w:t>
      </w:r>
    </w:p>
    <w:p w14:paraId="0BDCEBFF" w14:textId="77777777" w:rsidR="00EA00BB" w:rsidRPr="00633661" w:rsidRDefault="00EA00BB" w:rsidP="00EA00BB">
      <w:pPr>
        <w:jc w:val="both"/>
        <w:rPr>
          <w:rFonts w:eastAsia="Times New Roman"/>
          <w:iCs/>
          <w:color w:val="000000"/>
          <w:lang w:eastAsia="es-ES_tradnl"/>
        </w:rPr>
      </w:pPr>
      <w:r w:rsidRPr="00633661">
        <w:rPr>
          <w:rFonts w:eastAsia="Times New Roman"/>
          <w:iCs/>
          <w:color w:val="000000"/>
          <w:lang w:eastAsia="es-ES_tradnl"/>
        </w:rPr>
        <w:tab/>
      </w:r>
    </w:p>
    <w:p w14:paraId="35565C85" w14:textId="77777777" w:rsidR="00EA00BB" w:rsidRDefault="00EA00BB" w:rsidP="00EA00BB">
      <w:pPr>
        <w:jc w:val="both"/>
        <w:rPr>
          <w:rFonts w:eastAsia="Times New Roman"/>
          <w:iCs/>
          <w:color w:val="000000"/>
          <w:lang w:eastAsia="es-ES_tradnl"/>
        </w:rPr>
      </w:pPr>
      <w:r w:rsidRPr="00633661">
        <w:rPr>
          <w:rFonts w:eastAsia="Times New Roman"/>
          <w:iCs/>
          <w:color w:val="000000"/>
          <w:lang w:eastAsia="es-ES_tradnl"/>
        </w:rPr>
        <w:t>En caso de que, respecto de las divergencias o controversias suscitadas sobre el cumplimiento, interpretación y ejecución del presente contrato, no se lograre un acuerdo directo entre las partes, éstas renuncian expresamente a la jurisdicción ordinaria, y se someten a los mecanismos alternativos de resolución de conflictos previstos en la Ley de Arbitraje y Mediación de la República del Ecuador, al reglamento de funcionamiento del centro de mediación y arbitraje de (determinar el centro de mediación acordado entre las partes) y a las siguientes normas:</w:t>
      </w:r>
    </w:p>
    <w:p w14:paraId="4D282DB6" w14:textId="77777777" w:rsidR="00EA00BB" w:rsidRPr="00633661" w:rsidRDefault="00EA00BB" w:rsidP="00EA00BB">
      <w:pPr>
        <w:jc w:val="both"/>
        <w:rPr>
          <w:rFonts w:eastAsia="Times New Roman"/>
          <w:iCs/>
          <w:color w:val="000000"/>
          <w:lang w:eastAsia="es-ES_tradnl"/>
        </w:rPr>
      </w:pPr>
      <w:r w:rsidRPr="00633661">
        <w:rPr>
          <w:rFonts w:eastAsia="Times New Roman"/>
          <w:iCs/>
          <w:color w:val="000000"/>
          <w:lang w:eastAsia="es-ES_tradnl"/>
        </w:rPr>
        <w:tab/>
      </w:r>
    </w:p>
    <w:p w14:paraId="196E7F54" w14:textId="77777777" w:rsidR="00EA00BB" w:rsidRPr="00633661" w:rsidRDefault="00EA00BB" w:rsidP="00EA00BB">
      <w:pPr>
        <w:widowControl/>
        <w:numPr>
          <w:ilvl w:val="0"/>
          <w:numId w:val="76"/>
        </w:numPr>
        <w:suppressAutoHyphens w:val="0"/>
        <w:spacing w:after="160" w:line="276" w:lineRule="auto"/>
        <w:ind w:left="566"/>
        <w:jc w:val="both"/>
        <w:rPr>
          <w:rFonts w:eastAsia="Times New Roman"/>
          <w:iCs/>
          <w:color w:val="000000"/>
          <w:lang w:eastAsia="es-ES_tradnl"/>
        </w:rPr>
      </w:pPr>
      <w:r w:rsidRPr="00633661">
        <w:rPr>
          <w:rFonts w:eastAsia="Times New Roman"/>
          <w:iCs/>
          <w:color w:val="000000"/>
          <w:lang w:eastAsia="es-ES_tradnl"/>
        </w:rPr>
        <w:t xml:space="preserve">Previamente a iniciar el trámite del arbitraje, las partes someterán la controversia a mediación para lograr un acuerdo mutuamente satisfactorio. </w:t>
      </w:r>
    </w:p>
    <w:p w14:paraId="3F1775AF" w14:textId="77777777" w:rsidR="00EA00BB" w:rsidRPr="00633661" w:rsidRDefault="00EA00BB" w:rsidP="00EA00BB">
      <w:pPr>
        <w:widowControl/>
        <w:numPr>
          <w:ilvl w:val="0"/>
          <w:numId w:val="76"/>
        </w:numPr>
        <w:suppressAutoHyphens w:val="0"/>
        <w:spacing w:after="160" w:line="276" w:lineRule="auto"/>
        <w:ind w:left="566"/>
        <w:jc w:val="both"/>
        <w:rPr>
          <w:rFonts w:eastAsia="Times New Roman"/>
          <w:iCs/>
          <w:color w:val="000000"/>
          <w:lang w:eastAsia="es-ES_tradnl"/>
        </w:rPr>
      </w:pPr>
      <w:r w:rsidRPr="00633661">
        <w:rPr>
          <w:rFonts w:eastAsia="Times New Roman"/>
          <w:iCs/>
          <w:color w:val="000000"/>
          <w:lang w:eastAsia="es-ES_tradnl"/>
        </w:rPr>
        <w:t xml:space="preserve">En el evento de que el conflicto no fuere resuelto mediante la mediación, las partes se someten a arbitraje administrado por el centro de arbitraje y mediación de (determinar el centro de mediación acordado entre las partes). El Tribunal estará conformado por tres árbitros principales y un alterno, y serán seleccionados de la siguiente forma: cada una de las partes, en el término de cinco días contados desde la citación de la demanda arbitral, elegirá su árbitro de la lista oficial proporcionada por el centro de arbitraje y mediación, y los dos árbitros elegidos, en el mismo término de cinco días escogerán al tercer árbitro, quien presidirá el Tribunal, y al árbitro alterno. El tercer árbitro y el árbitro alterno serán seleccionados de la lista oficial proporcionada por el centro de arbitraje y mediación, y el término para su designación se contará a partir de la fecha en que los árbitros nombrados por las partes hayan manifestado por escrito su aceptación de desempeñar el cargo. En el evento en que alguna de las partes, o los árbitros designados por éstas, no efectuaren las designaciones que les corresponden dentro del </w:t>
      </w:r>
      <w:r w:rsidRPr="00633661">
        <w:rPr>
          <w:rFonts w:eastAsia="Times New Roman"/>
          <w:iCs/>
          <w:color w:val="000000"/>
          <w:lang w:eastAsia="es-ES_tradnl"/>
        </w:rPr>
        <w:lastRenderedPageBreak/>
        <w:t xml:space="preserve">término previsto, éstas se efectuarán por sorteo, a pedido de cualquiera de las partes, conforme lo establece el inciso quinto del artículo 16 de la Ley de Arbitraje y Mediación.  </w:t>
      </w:r>
    </w:p>
    <w:p w14:paraId="020A8EF3" w14:textId="77777777" w:rsidR="00EA00BB" w:rsidRPr="00633661" w:rsidRDefault="00EA00BB" w:rsidP="00EA00BB">
      <w:pPr>
        <w:widowControl/>
        <w:numPr>
          <w:ilvl w:val="0"/>
          <w:numId w:val="76"/>
        </w:numPr>
        <w:suppressAutoHyphens w:val="0"/>
        <w:spacing w:after="160" w:line="276" w:lineRule="auto"/>
        <w:ind w:left="566"/>
        <w:jc w:val="both"/>
        <w:rPr>
          <w:rFonts w:eastAsia="Times New Roman"/>
          <w:iCs/>
          <w:color w:val="000000"/>
          <w:lang w:eastAsia="es-ES_tradnl"/>
        </w:rPr>
      </w:pPr>
      <w:r w:rsidRPr="00633661">
        <w:rPr>
          <w:rFonts w:eastAsia="Times New Roman"/>
          <w:iCs/>
          <w:color w:val="000000"/>
          <w:lang w:eastAsia="es-ES_tradnl"/>
        </w:rPr>
        <w:t>Las partes autorizan al Tribunal Arbitral para que ordene y disponga medidas cautelares que procedan y se ajusten a la normativa procesal ecuatoriana, y para la ejecución de tales medidas; el Tribunal solicitará el auxilio de funcionarios públicos, judiciales, policiales y administrativos que sean necesarios, sin tener que recurrir a juez ordinario alguno.</w:t>
      </w:r>
    </w:p>
    <w:p w14:paraId="6A1AA19E" w14:textId="77777777" w:rsidR="00EA00BB" w:rsidRPr="00633661" w:rsidRDefault="00EA00BB" w:rsidP="00EA00BB">
      <w:pPr>
        <w:widowControl/>
        <w:numPr>
          <w:ilvl w:val="0"/>
          <w:numId w:val="76"/>
        </w:numPr>
        <w:suppressAutoHyphens w:val="0"/>
        <w:spacing w:after="160" w:line="276" w:lineRule="auto"/>
        <w:ind w:left="566"/>
        <w:jc w:val="both"/>
        <w:rPr>
          <w:rFonts w:eastAsia="Times New Roman"/>
          <w:iCs/>
          <w:color w:val="000000"/>
          <w:lang w:eastAsia="es-ES_tradnl"/>
        </w:rPr>
      </w:pPr>
      <w:r w:rsidRPr="00633661">
        <w:rPr>
          <w:rFonts w:eastAsia="Times New Roman"/>
          <w:iCs/>
          <w:color w:val="000000"/>
          <w:lang w:eastAsia="es-ES_tradnl"/>
        </w:rPr>
        <w:t>El laudo que expida el Tribunal Arbitral deberá fundarse en derecho y por consiguiente sujetarse al contrato, a la ley, a los principios universales del derecho, a la jurisprudencia y a la doctrina.</w:t>
      </w:r>
    </w:p>
    <w:p w14:paraId="1AB72416" w14:textId="77777777" w:rsidR="00EA00BB" w:rsidRPr="00633661" w:rsidRDefault="00EA00BB" w:rsidP="00EA00BB">
      <w:pPr>
        <w:widowControl/>
        <w:numPr>
          <w:ilvl w:val="0"/>
          <w:numId w:val="76"/>
        </w:numPr>
        <w:suppressAutoHyphens w:val="0"/>
        <w:spacing w:after="160" w:line="276" w:lineRule="auto"/>
        <w:ind w:left="566"/>
        <w:jc w:val="both"/>
        <w:rPr>
          <w:rFonts w:eastAsia="Times New Roman"/>
          <w:iCs/>
          <w:color w:val="000000"/>
          <w:lang w:eastAsia="es-ES_tradnl"/>
        </w:rPr>
      </w:pPr>
      <w:r w:rsidRPr="00633661">
        <w:rPr>
          <w:rFonts w:eastAsia="Times New Roman"/>
          <w:iCs/>
          <w:color w:val="000000"/>
          <w:lang w:eastAsia="es-ES_tradnl"/>
        </w:rPr>
        <w:t xml:space="preserve">Las partes se obligan a acatar el laudo arbitral que se expida. </w:t>
      </w:r>
    </w:p>
    <w:p w14:paraId="7EF029DE" w14:textId="77777777" w:rsidR="00EA00BB" w:rsidRPr="00633661" w:rsidRDefault="00EA00BB" w:rsidP="00EA00BB">
      <w:pPr>
        <w:widowControl/>
        <w:numPr>
          <w:ilvl w:val="0"/>
          <w:numId w:val="76"/>
        </w:numPr>
        <w:suppressAutoHyphens w:val="0"/>
        <w:spacing w:after="160" w:line="276" w:lineRule="auto"/>
        <w:ind w:left="566"/>
        <w:jc w:val="both"/>
        <w:rPr>
          <w:rFonts w:eastAsia="Times New Roman"/>
          <w:iCs/>
          <w:color w:val="000000"/>
          <w:lang w:eastAsia="es-ES_tradnl"/>
        </w:rPr>
      </w:pPr>
      <w:r w:rsidRPr="00633661">
        <w:rPr>
          <w:rFonts w:eastAsia="Times New Roman"/>
          <w:iCs/>
          <w:color w:val="000000"/>
          <w:lang w:eastAsia="es-ES_tradnl"/>
        </w:rPr>
        <w:t>Los costos y gastos arbitrales que genere el proceso arbitral serán cubiertos por el demandante.</w:t>
      </w:r>
    </w:p>
    <w:p w14:paraId="5E832D98" w14:textId="77777777" w:rsidR="00EA00BB" w:rsidRPr="00633661" w:rsidRDefault="00EA00BB" w:rsidP="00EA00BB">
      <w:pPr>
        <w:widowControl/>
        <w:numPr>
          <w:ilvl w:val="0"/>
          <w:numId w:val="76"/>
        </w:numPr>
        <w:suppressAutoHyphens w:val="0"/>
        <w:spacing w:after="160" w:line="276" w:lineRule="auto"/>
        <w:ind w:left="566"/>
        <w:jc w:val="both"/>
        <w:rPr>
          <w:rFonts w:eastAsia="Times New Roman"/>
          <w:iCs/>
          <w:color w:val="000000"/>
          <w:lang w:eastAsia="es-ES_tradnl"/>
        </w:rPr>
      </w:pPr>
      <w:r w:rsidRPr="00633661">
        <w:rPr>
          <w:rFonts w:eastAsia="Times New Roman"/>
          <w:iCs/>
          <w:color w:val="000000"/>
          <w:lang w:eastAsia="es-ES_tradnl"/>
        </w:rPr>
        <w:t>El lugar del arbitraje será en la ciudad de (ciudad), en las instalaciones del centro de arbitraje y mediación de (determinar el centro de mediación acordado entre las partes) y su tramitación será confidencial.</w:t>
      </w:r>
    </w:p>
    <w:p w14:paraId="69791B79" w14:textId="77777777" w:rsidR="00EA00BB" w:rsidRPr="00633661" w:rsidRDefault="00EA00BB" w:rsidP="00EA00BB">
      <w:pPr>
        <w:widowControl/>
        <w:numPr>
          <w:ilvl w:val="0"/>
          <w:numId w:val="76"/>
        </w:numPr>
        <w:suppressAutoHyphens w:val="0"/>
        <w:spacing w:after="160" w:line="276" w:lineRule="auto"/>
        <w:ind w:left="566"/>
        <w:jc w:val="both"/>
        <w:rPr>
          <w:rFonts w:eastAsia="Times New Roman"/>
          <w:iCs/>
          <w:color w:val="000000"/>
          <w:lang w:eastAsia="es-ES_tradnl"/>
        </w:rPr>
      </w:pPr>
      <w:r w:rsidRPr="00633661">
        <w:rPr>
          <w:rFonts w:eastAsia="Times New Roman"/>
          <w:iCs/>
          <w:color w:val="000000"/>
          <w:lang w:eastAsia="es-ES_tradnl"/>
        </w:rPr>
        <w:t xml:space="preserve">Si el Tribunal Arbitral declarara que no tiene competencia para resolver la controversia, ésta se someterá al procedimiento establecido en el Código Orgánico General de Procesos, siendo competente para conocer y resolver la controversia el Tribunal Distrital de lo Contencioso Administrativo que ejerce jurisdicción en el domicilio de la entidad contratante. Para tal efecto, el Tribunal Arbitral deberá conocer y resolver en la audiencia de sustanciación todas las excepciones previas que la parte demandada haya propuesto en su escrito de contestación a la demanda, con excepción de aquellas que se refieran a la caducidad y prescripción que serán resueltas en el laudo arbitral. </w:t>
      </w:r>
    </w:p>
    <w:p w14:paraId="661FE971" w14:textId="77777777" w:rsidR="00EA00BB" w:rsidRDefault="00EA00BB" w:rsidP="00EA00BB">
      <w:pPr>
        <w:widowControl/>
        <w:numPr>
          <w:ilvl w:val="0"/>
          <w:numId w:val="76"/>
        </w:numPr>
        <w:suppressAutoHyphens w:val="0"/>
        <w:spacing w:after="160" w:line="276" w:lineRule="auto"/>
        <w:ind w:left="566"/>
        <w:jc w:val="both"/>
        <w:rPr>
          <w:rFonts w:eastAsia="Times New Roman"/>
          <w:iCs/>
          <w:color w:val="000000"/>
          <w:lang w:eastAsia="es-ES_tradnl"/>
        </w:rPr>
      </w:pPr>
      <w:r w:rsidRPr="00633661">
        <w:rPr>
          <w:rFonts w:eastAsia="Times New Roman"/>
          <w:iCs/>
          <w:color w:val="000000"/>
          <w:lang w:eastAsia="es-ES_tradnl"/>
        </w:rPr>
        <w:t>El contratista renuncia a utilizar la vía diplomática para todo reclamo relacionado con este contrato. Si el contratista incumpliere este compromiso, la contratante podrá dar por terminado unilateralmente el contrato y hacer efectivas las garantías.</w:t>
      </w:r>
    </w:p>
    <w:p w14:paraId="714B70E2" w14:textId="77777777" w:rsidR="00EA00BB" w:rsidRPr="009E112F" w:rsidRDefault="00EA00BB" w:rsidP="00EA00BB">
      <w:pPr>
        <w:widowControl/>
        <w:numPr>
          <w:ilvl w:val="0"/>
          <w:numId w:val="76"/>
        </w:numPr>
        <w:suppressAutoHyphens w:val="0"/>
        <w:spacing w:after="160" w:line="276" w:lineRule="auto"/>
        <w:ind w:left="566"/>
        <w:jc w:val="both"/>
        <w:rPr>
          <w:rFonts w:eastAsia="Times New Roman"/>
          <w:iCs/>
          <w:color w:val="000000"/>
          <w:lang w:eastAsia="es-ES_tradnl"/>
        </w:rPr>
      </w:pPr>
      <w:r w:rsidRPr="009E112F">
        <w:rPr>
          <w:rFonts w:eastAsia="Times New Roman"/>
          <w:iCs/>
          <w:color w:val="000000"/>
          <w:lang w:eastAsia="es-ES_tradnl"/>
        </w:rPr>
        <w:t>La legislación aplicable a este contrato es la ecuatoriana. En consecuencia, el contratista declara conocer el ordenamiento jurídico ecuatoriano y, por lo tanto, se entiende incorporado el mismo en todo lo que sea aplicable al presente contrato.)</w:t>
      </w:r>
    </w:p>
    <w:p w14:paraId="76369053" w14:textId="77777777" w:rsidR="00EA00BB" w:rsidRPr="00972299" w:rsidRDefault="00EA00BB" w:rsidP="00EA00BB">
      <w:pPr>
        <w:ind w:left="17" w:right="45"/>
        <w:jc w:val="both"/>
        <w:rPr>
          <w:rFonts w:eastAsia="Times New Roman"/>
        </w:rPr>
      </w:pPr>
      <w:r w:rsidRPr="00972299">
        <w:rPr>
          <w:rFonts w:eastAsia="Times New Roman"/>
          <w:b/>
          <w:bCs/>
        </w:rPr>
        <w:t>Cláusula Décima Tercera: COMUNICACIONES ENTRE LAS PARTES</w:t>
      </w:r>
    </w:p>
    <w:p w14:paraId="264BB4AB" w14:textId="77777777" w:rsidR="00EA00BB" w:rsidRPr="00972299" w:rsidRDefault="00EA00BB" w:rsidP="00EA00BB">
      <w:pPr>
        <w:ind w:left="17" w:right="45"/>
        <w:jc w:val="both"/>
        <w:rPr>
          <w:rFonts w:eastAsia="Times New Roman"/>
        </w:rPr>
      </w:pPr>
    </w:p>
    <w:p w14:paraId="415EC8FB" w14:textId="77777777" w:rsidR="00EA00BB" w:rsidRPr="00972299" w:rsidRDefault="00EA00BB" w:rsidP="00EA00BB">
      <w:pPr>
        <w:ind w:left="17" w:right="45"/>
        <w:jc w:val="both"/>
        <w:rPr>
          <w:rFonts w:eastAsia="Times New Roman"/>
        </w:rPr>
      </w:pPr>
      <w:r w:rsidRPr="00972299">
        <w:rPr>
          <w:rFonts w:eastAsia="Times New Roman"/>
          <w:b/>
          <w:bCs/>
        </w:rPr>
        <w:t>13.1</w:t>
      </w:r>
      <w:r w:rsidRPr="00972299">
        <w:rPr>
          <w:rFonts w:eastAsia="Times New Roman"/>
          <w:b/>
          <w:bCs/>
        </w:rPr>
        <w:tab/>
      </w:r>
      <w:r w:rsidRPr="00972299">
        <w:rPr>
          <w:rFonts w:eastAsia="Times New Roman"/>
        </w:rPr>
        <w:t>Todas las comunicaciones, sin excepción, entre las partes, relativas a los trabajos, serán formuladas por escrito o por medios electrónicos</w:t>
      </w:r>
      <w:r>
        <w:rPr>
          <w:rFonts w:eastAsia="Times New Roman"/>
        </w:rPr>
        <w:t xml:space="preserve"> y en idioma español</w:t>
      </w:r>
      <w:r w:rsidRPr="00972299">
        <w:rPr>
          <w:rFonts w:eastAsia="Times New Roman"/>
        </w:rPr>
        <w:t>. Las comunicaciones entre el administrador del contrato y el contratista se harán a través de documentos escritos, o por medios electrónicos</w:t>
      </w:r>
    </w:p>
    <w:p w14:paraId="6C511C3F" w14:textId="77777777" w:rsidR="00EA00BB" w:rsidRPr="00972299" w:rsidRDefault="00EA00BB" w:rsidP="00EA00BB">
      <w:pPr>
        <w:ind w:left="17" w:right="45"/>
        <w:jc w:val="both"/>
        <w:rPr>
          <w:rFonts w:eastAsia="Times New Roman"/>
        </w:rPr>
      </w:pPr>
    </w:p>
    <w:p w14:paraId="7EB59FA2" w14:textId="77777777" w:rsidR="00EA00BB" w:rsidRPr="00972299" w:rsidRDefault="00EA00BB" w:rsidP="00EA00BB">
      <w:pPr>
        <w:ind w:left="17" w:right="45"/>
        <w:jc w:val="both"/>
        <w:rPr>
          <w:rFonts w:eastAsia="Times New Roman"/>
        </w:rPr>
      </w:pPr>
      <w:r w:rsidRPr="00972299">
        <w:rPr>
          <w:rFonts w:eastAsia="Times New Roman"/>
          <w:b/>
          <w:bCs/>
        </w:rPr>
        <w:t xml:space="preserve">Cláusula Décima </w:t>
      </w:r>
      <w:proofErr w:type="gramStart"/>
      <w:r w:rsidRPr="00972299">
        <w:rPr>
          <w:rFonts w:eastAsia="Times New Roman"/>
          <w:b/>
          <w:bCs/>
        </w:rPr>
        <w:t>Cuarta.-</w:t>
      </w:r>
      <w:proofErr w:type="gramEnd"/>
      <w:r w:rsidRPr="00972299">
        <w:rPr>
          <w:rFonts w:eastAsia="Times New Roman"/>
          <w:b/>
          <w:bCs/>
        </w:rPr>
        <w:t xml:space="preserve"> DOMICILIO </w:t>
      </w:r>
    </w:p>
    <w:p w14:paraId="18BA08B5" w14:textId="77777777" w:rsidR="00EA00BB" w:rsidRPr="00972299" w:rsidRDefault="00EA00BB" w:rsidP="00EA00BB">
      <w:pPr>
        <w:ind w:left="17" w:right="45"/>
        <w:jc w:val="both"/>
        <w:rPr>
          <w:rFonts w:eastAsia="Times New Roman"/>
        </w:rPr>
      </w:pPr>
    </w:p>
    <w:p w14:paraId="33ECCF29" w14:textId="77777777" w:rsidR="00EA00BB" w:rsidRPr="00972299" w:rsidRDefault="00EA00BB" w:rsidP="00EA00BB">
      <w:pPr>
        <w:ind w:left="17" w:right="45"/>
        <w:jc w:val="both"/>
        <w:rPr>
          <w:rFonts w:eastAsia="Times New Roman"/>
        </w:rPr>
      </w:pPr>
      <w:bookmarkStart w:id="21" w:name="OLE_LINK8"/>
      <w:bookmarkStart w:id="22" w:name="OLE_LINK9"/>
      <w:bookmarkEnd w:id="21"/>
      <w:bookmarkEnd w:id="22"/>
      <w:r w:rsidRPr="00972299">
        <w:rPr>
          <w:rFonts w:eastAsia="Times New Roman"/>
          <w:b/>
          <w:bCs/>
        </w:rPr>
        <w:lastRenderedPageBreak/>
        <w:t>14.1.</w:t>
      </w:r>
      <w:r w:rsidRPr="00972299">
        <w:rPr>
          <w:rFonts w:eastAsia="Times New Roman"/>
        </w:rPr>
        <w:t xml:space="preserve"> Para todos los efectos de este contrato, las partes convienen en señalar su domicilio en la ciudad de (</w:t>
      </w:r>
      <w:r w:rsidRPr="00972299">
        <w:rPr>
          <w:rFonts w:eastAsia="Times New Roman"/>
          <w:i/>
          <w:iCs/>
        </w:rPr>
        <w:t>establecer ciudad</w:t>
      </w:r>
      <w:r w:rsidRPr="00972299">
        <w:rPr>
          <w:rFonts w:eastAsia="Times New Roman"/>
        </w:rPr>
        <w:t>).</w:t>
      </w:r>
    </w:p>
    <w:p w14:paraId="1ED435B5" w14:textId="77777777" w:rsidR="00EA00BB" w:rsidRPr="00972299" w:rsidRDefault="00EA00BB" w:rsidP="00EA00BB">
      <w:pPr>
        <w:ind w:left="17" w:right="45"/>
        <w:jc w:val="both"/>
        <w:rPr>
          <w:rFonts w:eastAsia="Times New Roman"/>
        </w:rPr>
      </w:pPr>
    </w:p>
    <w:p w14:paraId="4E1D241D" w14:textId="77777777" w:rsidR="00EA00BB" w:rsidRPr="00972299" w:rsidRDefault="00EA00BB" w:rsidP="00EA00BB">
      <w:pPr>
        <w:ind w:left="17" w:right="45"/>
        <w:jc w:val="both"/>
        <w:rPr>
          <w:rFonts w:eastAsia="Times New Roman"/>
        </w:rPr>
      </w:pPr>
      <w:r w:rsidRPr="00972299">
        <w:rPr>
          <w:rFonts w:eastAsia="Times New Roman"/>
          <w:b/>
          <w:bCs/>
        </w:rPr>
        <w:t>14.2.</w:t>
      </w:r>
      <w:r w:rsidRPr="00972299">
        <w:rPr>
          <w:rFonts w:eastAsia="Times New Roman"/>
        </w:rPr>
        <w:t xml:space="preserve"> Para efectos de comunicación o notificaciones, las partes señalan como su dirección, las siguientes:</w:t>
      </w:r>
    </w:p>
    <w:p w14:paraId="4EFF51B0" w14:textId="77777777" w:rsidR="00EA00BB" w:rsidRPr="00972299" w:rsidRDefault="00EA00BB" w:rsidP="00EA00BB">
      <w:pPr>
        <w:ind w:left="17" w:right="45"/>
        <w:jc w:val="both"/>
        <w:rPr>
          <w:rFonts w:eastAsia="Times New Roman"/>
        </w:rPr>
      </w:pPr>
    </w:p>
    <w:p w14:paraId="33EDAF05" w14:textId="77777777" w:rsidR="00EA00BB" w:rsidRPr="00972299" w:rsidRDefault="00EA00BB" w:rsidP="00EA00BB">
      <w:pPr>
        <w:ind w:left="17" w:right="45" w:firstLine="691"/>
        <w:jc w:val="both"/>
        <w:rPr>
          <w:rFonts w:eastAsia="Times New Roman"/>
        </w:rPr>
      </w:pPr>
      <w:r w:rsidRPr="00972299">
        <w:rPr>
          <w:rFonts w:eastAsia="Times New Roman"/>
        </w:rPr>
        <w:t>La contratante: (</w:t>
      </w:r>
      <w:r w:rsidRPr="00972299">
        <w:rPr>
          <w:rFonts w:eastAsia="Times New Roman"/>
          <w:i/>
          <w:iCs/>
        </w:rPr>
        <w:t>dirección y teléfonos, correo electrónico</w:t>
      </w:r>
      <w:r w:rsidRPr="00972299">
        <w:rPr>
          <w:rFonts w:eastAsia="Times New Roman"/>
        </w:rPr>
        <w:t xml:space="preserve">). </w:t>
      </w:r>
    </w:p>
    <w:p w14:paraId="406023BD" w14:textId="77777777" w:rsidR="00EA00BB" w:rsidRPr="00972299" w:rsidRDefault="00EA00BB" w:rsidP="00EA00BB">
      <w:pPr>
        <w:ind w:left="17" w:right="45"/>
        <w:jc w:val="both"/>
        <w:rPr>
          <w:rFonts w:eastAsia="Times New Roman"/>
        </w:rPr>
      </w:pPr>
    </w:p>
    <w:p w14:paraId="4347EA18" w14:textId="77777777" w:rsidR="00EA00BB" w:rsidRPr="00972299" w:rsidRDefault="00EA00BB" w:rsidP="00EA00BB">
      <w:pPr>
        <w:ind w:left="17" w:right="45" w:firstLine="691"/>
        <w:jc w:val="both"/>
        <w:rPr>
          <w:rFonts w:eastAsia="Times New Roman"/>
        </w:rPr>
      </w:pPr>
      <w:r w:rsidRPr="00972299">
        <w:rPr>
          <w:rFonts w:eastAsia="Times New Roman"/>
        </w:rPr>
        <w:t>El contratista:(</w:t>
      </w:r>
      <w:r w:rsidRPr="00972299">
        <w:rPr>
          <w:rFonts w:eastAsia="Times New Roman"/>
          <w:i/>
          <w:iCs/>
        </w:rPr>
        <w:t>dirección y teléfonos, correo electrónico</w:t>
      </w:r>
      <w:r w:rsidRPr="00972299">
        <w:rPr>
          <w:rFonts w:eastAsia="Times New Roman"/>
        </w:rPr>
        <w:t>).</w:t>
      </w:r>
    </w:p>
    <w:p w14:paraId="38EC6BCB" w14:textId="77777777" w:rsidR="00EA00BB" w:rsidRPr="00972299" w:rsidRDefault="00EA00BB" w:rsidP="00EA00BB">
      <w:pPr>
        <w:ind w:right="45"/>
        <w:jc w:val="both"/>
        <w:rPr>
          <w:rFonts w:eastAsia="Times New Roman"/>
        </w:rPr>
      </w:pPr>
    </w:p>
    <w:p w14:paraId="60F012C0" w14:textId="77777777" w:rsidR="00EA00BB" w:rsidRPr="00972299" w:rsidRDefault="00EA00BB" w:rsidP="00EA00BB">
      <w:pPr>
        <w:ind w:left="17" w:right="45"/>
        <w:jc w:val="both"/>
        <w:rPr>
          <w:rFonts w:eastAsia="Times New Roman"/>
        </w:rPr>
      </w:pPr>
      <w:r w:rsidRPr="00972299">
        <w:rPr>
          <w:rFonts w:eastAsia="Times New Roman"/>
          <w:b/>
          <w:bCs/>
        </w:rPr>
        <w:t xml:space="preserve">Cláusula Décima </w:t>
      </w:r>
      <w:proofErr w:type="gramStart"/>
      <w:r w:rsidRPr="00972299">
        <w:rPr>
          <w:rFonts w:eastAsia="Times New Roman"/>
          <w:b/>
          <w:bCs/>
        </w:rPr>
        <w:t>Quinta</w:t>
      </w:r>
      <w:r>
        <w:rPr>
          <w:rFonts w:eastAsia="Times New Roman"/>
          <w:b/>
          <w:bCs/>
        </w:rPr>
        <w:t>.-</w:t>
      </w:r>
      <w:proofErr w:type="gramEnd"/>
      <w:r>
        <w:rPr>
          <w:rFonts w:eastAsia="Times New Roman"/>
          <w:b/>
          <w:bCs/>
        </w:rPr>
        <w:t xml:space="preserve"> ACEPTACIÓ</w:t>
      </w:r>
      <w:r w:rsidRPr="00972299">
        <w:rPr>
          <w:rFonts w:eastAsia="Times New Roman"/>
          <w:b/>
          <w:bCs/>
        </w:rPr>
        <w:t>N DE LAS PARTES</w:t>
      </w:r>
    </w:p>
    <w:p w14:paraId="750C3EF1" w14:textId="77777777" w:rsidR="00EA00BB" w:rsidRPr="00972299" w:rsidRDefault="00EA00BB" w:rsidP="00EA00BB">
      <w:pPr>
        <w:ind w:left="17" w:right="45"/>
        <w:jc w:val="both"/>
        <w:rPr>
          <w:rFonts w:eastAsia="Times New Roman"/>
        </w:rPr>
      </w:pPr>
    </w:p>
    <w:p w14:paraId="71D792AB" w14:textId="77777777" w:rsidR="00EA00BB" w:rsidRPr="00972299" w:rsidRDefault="00EA00BB" w:rsidP="00EA00BB">
      <w:pPr>
        <w:ind w:left="17" w:right="45"/>
        <w:jc w:val="both"/>
        <w:rPr>
          <w:rFonts w:eastAsia="Times New Roman"/>
        </w:rPr>
      </w:pPr>
      <w:r w:rsidRPr="00972299">
        <w:rPr>
          <w:rFonts w:eastAsia="Times New Roman"/>
          <w:b/>
          <w:bCs/>
        </w:rPr>
        <w:t>15.1</w:t>
      </w:r>
      <w:r w:rsidRPr="00972299">
        <w:rPr>
          <w:rFonts w:eastAsia="Times New Roman"/>
          <w:b/>
          <w:bCs/>
        </w:rPr>
        <w:tab/>
      </w:r>
      <w:proofErr w:type="gramStart"/>
      <w:r w:rsidRPr="00972299">
        <w:rPr>
          <w:rFonts w:eastAsia="Times New Roman"/>
          <w:b/>
          <w:bCs/>
        </w:rPr>
        <w:t>Declaración.-</w:t>
      </w:r>
      <w:proofErr w:type="gramEnd"/>
      <w:r w:rsidRPr="00972299">
        <w:rPr>
          <w:rFonts w:eastAsia="Times New Roman"/>
          <w:b/>
          <w:bCs/>
        </w:rPr>
        <w:t xml:space="preserve"> </w:t>
      </w:r>
      <w:r w:rsidRPr="00972299">
        <w:rPr>
          <w:rFonts w:eastAsia="Times New Roman"/>
        </w:rPr>
        <w:t xml:space="preserve">Las partes libre, voluntaria y expresamente declaran que conocen y aceptan el texto íntegro </w:t>
      </w:r>
      <w:r>
        <w:rPr>
          <w:rFonts w:eastAsia="Times New Roman"/>
        </w:rPr>
        <w:t>de las Condiciones Generales del Contrato</w:t>
      </w:r>
      <w:r w:rsidRPr="00972299">
        <w:rPr>
          <w:rFonts w:eastAsia="Times New Roman"/>
        </w:rPr>
        <w:t xml:space="preserve"> de Régimen Especial, publicado en el Portal Institucional del Servicio Nacional de Contratación Pública, vigente a la fecha de la Invitación del procedimiento de contratación, y que forma parte integrante de este Contrato que lo están suscribiendo. </w:t>
      </w:r>
    </w:p>
    <w:p w14:paraId="76229258" w14:textId="77777777" w:rsidR="00EA00BB" w:rsidRPr="00972299" w:rsidRDefault="00EA00BB" w:rsidP="00EA00BB">
      <w:pPr>
        <w:ind w:left="17" w:right="45"/>
        <w:jc w:val="both"/>
        <w:rPr>
          <w:rFonts w:eastAsia="Times New Roman"/>
        </w:rPr>
      </w:pPr>
    </w:p>
    <w:p w14:paraId="27552D49" w14:textId="77777777" w:rsidR="00EA00BB" w:rsidRPr="00972299" w:rsidRDefault="00EA00BB" w:rsidP="00EA00BB">
      <w:pPr>
        <w:ind w:left="17" w:right="45"/>
        <w:jc w:val="both"/>
        <w:rPr>
          <w:rFonts w:eastAsia="Times New Roman"/>
        </w:rPr>
      </w:pPr>
      <w:r w:rsidRPr="00972299">
        <w:rPr>
          <w:rFonts w:eastAsia="Times New Roman"/>
          <w:b/>
          <w:bCs/>
        </w:rPr>
        <w:t>15.2.</w:t>
      </w:r>
      <w:r w:rsidRPr="00972299">
        <w:rPr>
          <w:rFonts w:eastAsia="Times New Roman"/>
          <w:b/>
          <w:bCs/>
        </w:rPr>
        <w:tab/>
      </w:r>
      <w:r w:rsidRPr="00972299">
        <w:rPr>
          <w:rFonts w:eastAsia="Times New Roman"/>
        </w:rPr>
        <w:t>Libre y voluntariamente, las partes expresamente declaran su aceptación a todo lo convenido en el presente contrato y se someten a sus estipulaciones.</w:t>
      </w:r>
    </w:p>
    <w:p w14:paraId="09B711FB" w14:textId="77777777" w:rsidR="00EA00BB" w:rsidRPr="00972299" w:rsidRDefault="00EA00BB" w:rsidP="00EA00BB">
      <w:pPr>
        <w:ind w:left="17" w:right="45"/>
        <w:jc w:val="both"/>
        <w:rPr>
          <w:rFonts w:eastAsia="Times New Roman"/>
        </w:rPr>
      </w:pPr>
    </w:p>
    <w:p w14:paraId="4F397019" w14:textId="77777777" w:rsidR="00EA00BB" w:rsidRPr="00972299" w:rsidRDefault="00EA00BB" w:rsidP="00EA00BB">
      <w:pPr>
        <w:ind w:left="17" w:right="45"/>
        <w:jc w:val="both"/>
        <w:rPr>
          <w:rFonts w:eastAsia="Times New Roman"/>
        </w:rPr>
      </w:pPr>
      <w:r w:rsidRPr="00972299">
        <w:rPr>
          <w:rFonts w:eastAsia="Times New Roman"/>
        </w:rPr>
        <w:t xml:space="preserve"> </w:t>
      </w:r>
    </w:p>
    <w:p w14:paraId="698E4579" w14:textId="77777777" w:rsidR="00EA00BB" w:rsidRPr="00972299" w:rsidRDefault="00EA00BB" w:rsidP="00EA00BB">
      <w:pPr>
        <w:ind w:left="17" w:right="45"/>
        <w:jc w:val="both"/>
        <w:rPr>
          <w:rFonts w:eastAsia="Times New Roman"/>
        </w:rPr>
      </w:pPr>
      <w:r w:rsidRPr="00972299">
        <w:rPr>
          <w:rFonts w:eastAsia="Times New Roman"/>
          <w:bCs/>
        </w:rPr>
        <w:t xml:space="preserve">Dado, en la ciudad de Quito, a </w:t>
      </w:r>
    </w:p>
    <w:p w14:paraId="120C1D5C" w14:textId="77777777" w:rsidR="00EA00BB" w:rsidRPr="00972299" w:rsidRDefault="00EA00BB" w:rsidP="00EA00BB">
      <w:pPr>
        <w:ind w:left="17" w:right="45"/>
        <w:jc w:val="both"/>
        <w:rPr>
          <w:rFonts w:eastAsia="Times New Roman"/>
        </w:rPr>
      </w:pPr>
    </w:p>
    <w:p w14:paraId="75CF0332" w14:textId="77777777" w:rsidR="00EA00BB" w:rsidRPr="00972299" w:rsidRDefault="00EA00BB" w:rsidP="00EA00BB">
      <w:pPr>
        <w:ind w:left="17" w:right="45"/>
        <w:jc w:val="both"/>
        <w:rPr>
          <w:rFonts w:eastAsia="Times New Roman"/>
        </w:rPr>
      </w:pPr>
    </w:p>
    <w:p w14:paraId="21BA9EE2" w14:textId="77777777" w:rsidR="00EA00BB" w:rsidRPr="00972299" w:rsidRDefault="00EA00BB" w:rsidP="00EA00BB">
      <w:pPr>
        <w:ind w:left="17" w:right="45"/>
        <w:jc w:val="both"/>
        <w:rPr>
          <w:rFonts w:eastAsia="Times New Roman"/>
        </w:rPr>
      </w:pPr>
    </w:p>
    <w:p w14:paraId="0F6E188D" w14:textId="77777777" w:rsidR="00EA00BB" w:rsidRPr="00972299" w:rsidRDefault="00EA00BB" w:rsidP="00EA00BB">
      <w:pPr>
        <w:ind w:left="17" w:right="45"/>
        <w:jc w:val="both"/>
        <w:rPr>
          <w:rFonts w:eastAsia="Times New Roman"/>
        </w:rPr>
      </w:pPr>
    </w:p>
    <w:p w14:paraId="0DB0818A" w14:textId="77777777" w:rsidR="00EA00BB" w:rsidRPr="00972299" w:rsidRDefault="00EA00BB" w:rsidP="00EA00BB">
      <w:pPr>
        <w:ind w:left="17" w:right="45"/>
        <w:jc w:val="both"/>
        <w:rPr>
          <w:rFonts w:eastAsia="Times New Roman"/>
        </w:rPr>
      </w:pPr>
    </w:p>
    <w:p w14:paraId="476633F8" w14:textId="77777777" w:rsidR="00EA00BB" w:rsidRPr="00972299" w:rsidRDefault="00EA00BB" w:rsidP="00EA00BB">
      <w:pPr>
        <w:ind w:left="17" w:right="45"/>
        <w:jc w:val="both"/>
        <w:rPr>
          <w:rFonts w:eastAsia="Times New Roman"/>
        </w:rPr>
      </w:pPr>
      <w:r w:rsidRPr="00972299">
        <w:rPr>
          <w:rFonts w:eastAsia="Times New Roman"/>
          <w:b/>
          <w:bCs/>
        </w:rPr>
        <w:t>___________________________                                _____________________________</w:t>
      </w:r>
      <w:r w:rsidRPr="00972299">
        <w:rPr>
          <w:rFonts w:eastAsia="Times New Roman"/>
          <w:b/>
          <w:bCs/>
        </w:rPr>
        <w:tab/>
      </w:r>
      <w:r w:rsidRPr="00972299">
        <w:rPr>
          <w:rFonts w:eastAsia="Times New Roman"/>
          <w:b/>
          <w:bCs/>
        </w:rPr>
        <w:tab/>
      </w:r>
      <w:r w:rsidRPr="00972299">
        <w:rPr>
          <w:rFonts w:eastAsia="Times New Roman"/>
          <w:b/>
          <w:bCs/>
        </w:rPr>
        <w:tab/>
      </w:r>
    </w:p>
    <w:p w14:paraId="36E48AB5" w14:textId="77777777" w:rsidR="00EA00BB" w:rsidRPr="00972299" w:rsidRDefault="00EA00BB" w:rsidP="00EA00BB">
      <w:pPr>
        <w:ind w:left="17" w:right="45"/>
        <w:jc w:val="both"/>
        <w:rPr>
          <w:rFonts w:eastAsia="Times New Roman"/>
        </w:rPr>
      </w:pPr>
      <w:r w:rsidRPr="00972299">
        <w:rPr>
          <w:rFonts w:eastAsia="Times New Roman"/>
          <w:b/>
          <w:bCs/>
        </w:rPr>
        <w:t xml:space="preserve">LA CONTRATANTE </w:t>
      </w:r>
      <w:r>
        <w:rPr>
          <w:rFonts w:eastAsia="Times New Roman"/>
          <w:b/>
          <w:bCs/>
        </w:rPr>
        <w:tab/>
      </w:r>
      <w:r>
        <w:rPr>
          <w:rFonts w:eastAsia="Times New Roman"/>
          <w:b/>
          <w:bCs/>
        </w:rPr>
        <w:tab/>
      </w:r>
      <w:r>
        <w:rPr>
          <w:rFonts w:eastAsia="Times New Roman"/>
          <w:b/>
          <w:bCs/>
        </w:rPr>
        <w:tab/>
      </w:r>
      <w:r>
        <w:rPr>
          <w:rFonts w:eastAsia="Times New Roman"/>
          <w:b/>
          <w:bCs/>
        </w:rPr>
        <w:tab/>
        <w:t xml:space="preserve">     </w:t>
      </w:r>
      <w:r w:rsidRPr="00972299">
        <w:rPr>
          <w:rFonts w:eastAsia="Times New Roman"/>
          <w:b/>
          <w:bCs/>
        </w:rPr>
        <w:t>EL CONTRATISTA</w:t>
      </w:r>
    </w:p>
    <w:p w14:paraId="78AA24E2" w14:textId="77777777" w:rsidR="00EA00BB" w:rsidRPr="00972299" w:rsidRDefault="00EA00BB" w:rsidP="00EA00BB">
      <w:pPr>
        <w:ind w:right="45"/>
        <w:jc w:val="both"/>
        <w:rPr>
          <w:rFonts w:eastAsia="Times New Roman"/>
        </w:rPr>
      </w:pPr>
    </w:p>
    <w:p w14:paraId="3255D7DB" w14:textId="77777777" w:rsidR="00EA00BB" w:rsidRPr="00972299" w:rsidRDefault="00EA00BB" w:rsidP="00EA00BB">
      <w:pPr>
        <w:jc w:val="both"/>
      </w:pPr>
      <w:r w:rsidRPr="00972299">
        <w:rPr>
          <w:rFonts w:eastAsia="Times New Roman"/>
        </w:rPr>
        <w:t>La entidad contratante no exigirá al contratista más de dos copias de la documentación que por las disposiciones de este pliego deba ser protocolizada.</w:t>
      </w:r>
    </w:p>
    <w:p w14:paraId="2246B9D0" w14:textId="77777777" w:rsidR="00EA00BB" w:rsidRPr="00CE621E" w:rsidRDefault="00EA00BB" w:rsidP="00CE621E">
      <w:pPr>
        <w:widowControl/>
        <w:suppressAutoHyphens w:val="0"/>
        <w:autoSpaceDN w:val="0"/>
        <w:spacing w:line="276" w:lineRule="auto"/>
        <w:jc w:val="both"/>
        <w:textAlignment w:val="baseline"/>
        <w:rPr>
          <w:rFonts w:eastAsia="Times New Roman"/>
          <w:spacing w:val="-2"/>
          <w:kern w:val="0"/>
          <w:lang w:val="es-EC" w:eastAsia="hi-IN" w:bidi="hi-IN"/>
        </w:rPr>
      </w:pPr>
    </w:p>
    <w:sectPr w:rsidR="00EA00BB" w:rsidRPr="00CE621E" w:rsidSect="003013B3">
      <w:headerReference w:type="default" r:id="rId13"/>
      <w:footerReference w:type="default" r:id="rId14"/>
      <w:pgSz w:w="11906" w:h="16838"/>
      <w:pgMar w:top="2552" w:right="1134" w:bottom="1701" w:left="1134"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BEF9A" w14:textId="77777777" w:rsidR="00697F17" w:rsidRDefault="00697F17">
      <w:r>
        <w:separator/>
      </w:r>
    </w:p>
  </w:endnote>
  <w:endnote w:type="continuationSeparator" w:id="0">
    <w:p w14:paraId="20DAC067" w14:textId="77777777" w:rsidR="00697F17" w:rsidRDefault="00697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Flat Brush">
    <w:altName w:val="Courier New"/>
    <w:charset w:val="00"/>
    <w:family w:val="auto"/>
    <w:pitch w:val="variable"/>
  </w:font>
  <w:font w:name="Dolphin">
    <w:altName w:val="Arial Narrow"/>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CenturyGothic">
    <w:charset w:val="00"/>
    <w:family w:val="swiss"/>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90B4" w14:textId="1CF3F980" w:rsidR="00E127D4" w:rsidRDefault="00E127D4">
    <w:pPr>
      <w:pStyle w:val="Piedepgina"/>
      <w:jc w:val="right"/>
    </w:pPr>
    <w:r>
      <w:fldChar w:fldCharType="begin"/>
    </w:r>
    <w:r>
      <w:instrText xml:space="preserve"> PAGE </w:instrText>
    </w:r>
    <w:r>
      <w:fldChar w:fldCharType="separate"/>
    </w:r>
    <w:r w:rsidR="00B11E8D">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48FC3" w14:textId="77777777" w:rsidR="00697F17" w:rsidRDefault="00697F17">
      <w:r>
        <w:separator/>
      </w:r>
    </w:p>
  </w:footnote>
  <w:footnote w:type="continuationSeparator" w:id="0">
    <w:p w14:paraId="38D8E5C7" w14:textId="77777777" w:rsidR="00697F17" w:rsidRDefault="00697F17">
      <w:r>
        <w:continuationSeparator/>
      </w:r>
    </w:p>
  </w:footnote>
  <w:footnote w:id="1">
    <w:p w14:paraId="79E8A1BD" w14:textId="77777777" w:rsidR="00E127D4" w:rsidRPr="00C952F5" w:rsidRDefault="00E127D4" w:rsidP="00EA00BB">
      <w:pPr>
        <w:pStyle w:val="Textonotapie"/>
        <w:contextualSpacing/>
        <w:rPr>
          <w:lang w:val="es-ES"/>
        </w:rPr>
      </w:pPr>
      <w:r>
        <w:rPr>
          <w:rStyle w:val="Refdenotaalpie"/>
        </w:rPr>
        <w:footnoteRef/>
      </w:r>
      <w:r>
        <w:t xml:space="preserve"> </w:t>
      </w:r>
      <w:r w:rsidRPr="00C952F5">
        <w:rPr>
          <w:rStyle w:val="markedcontent"/>
        </w:rPr>
        <w:t>Completar en caso de tratarse de una persona jurídica.</w:t>
      </w:r>
    </w:p>
  </w:footnote>
  <w:footnote w:id="2">
    <w:p w14:paraId="6C91DB53" w14:textId="77777777" w:rsidR="00E127D4" w:rsidRPr="00C952F5" w:rsidRDefault="00E127D4" w:rsidP="00EA00BB">
      <w:pPr>
        <w:pStyle w:val="Textonotapie"/>
        <w:contextualSpacing/>
        <w:rPr>
          <w:lang w:val="es-ES"/>
        </w:rPr>
      </w:pPr>
      <w:r>
        <w:rPr>
          <w:rStyle w:val="Refdenotaalpie"/>
        </w:rPr>
        <w:footnoteRef/>
      </w:r>
      <w:r>
        <w:t xml:space="preserve"> </w:t>
      </w:r>
      <w:r w:rsidRPr="00BE4F66">
        <w:rPr>
          <w:rStyle w:val="markedcontent"/>
        </w:rPr>
        <w:t>Completar en caso de tratarse de una persona natural.</w:t>
      </w:r>
    </w:p>
  </w:footnote>
  <w:footnote w:id="3">
    <w:p w14:paraId="3297EF2C" w14:textId="77777777" w:rsidR="00E127D4" w:rsidRPr="00D158EA" w:rsidRDefault="00E127D4" w:rsidP="00EA00BB">
      <w:pPr>
        <w:pStyle w:val="Textonotapie"/>
        <w:jc w:val="both"/>
      </w:pPr>
      <w:r>
        <w:rPr>
          <w:rStyle w:val="Refdenotaalpie"/>
        </w:rPr>
        <w:footnoteRef/>
      </w:r>
      <w:r w:rsidRPr="00D158EA">
        <w:t xml:space="preserve"> </w:t>
      </w:r>
      <w:r w:rsidRPr="001B6A9D">
        <w:t>El valor declarado en (a) debe ser el valor CIF “Costo, seguro y flete”; es decir, que incluye el coste de la mercancía, el del transporte, así como el seguro. Los costos pagados dentro del territorio nacional (como por ejemplo agentes de aduana) para la importación, desaduanización y otros servicios relacionados, no se deben tomar en cuenta.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15B9" w14:textId="4A45D842" w:rsidR="00E127D4" w:rsidRDefault="00E127D4">
    <w:pPr>
      <w:pStyle w:val="Encabezado"/>
    </w:pPr>
    <w:bookmarkStart w:id="23" w:name="_Hlk163465181"/>
    <w:r>
      <w:rPr>
        <w:rFonts w:ascii="Calibri" w:hAnsi="Calibri" w:cs="Calibri"/>
        <w:noProof/>
        <w:color w:val="000000"/>
        <w:bdr w:val="none" w:sz="0" w:space="0" w:color="auto" w:frame="1"/>
        <w:lang w:val="es-EC"/>
      </w:rPr>
      <w:drawing>
        <wp:inline distT="0" distB="0" distL="0" distR="0" wp14:anchorId="17DC4FA8" wp14:editId="37A4D9D7">
          <wp:extent cx="2381250" cy="464185"/>
          <wp:effectExtent l="0" t="0" r="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1250" cy="464185"/>
                  </a:xfrm>
                  <a:prstGeom prst="rect">
                    <a:avLst/>
                  </a:prstGeom>
                  <a:noFill/>
                  <a:ln>
                    <a:noFill/>
                  </a:ln>
                </pic:spPr>
              </pic:pic>
            </a:graphicData>
          </a:graphic>
        </wp:inline>
      </w:drawing>
    </w:r>
    <w:bookmarkEnd w:id="2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decimal"/>
      <w:lvlText w:val="%3."/>
      <w:lvlJc w:val="left"/>
      <w:pPr>
        <w:tabs>
          <w:tab w:val="num" w:pos="2160"/>
        </w:tabs>
        <w:ind w:left="0" w:firstLine="0"/>
      </w:pPr>
    </w:lvl>
    <w:lvl w:ilvl="3">
      <w:start w:val="1"/>
      <w:numFmt w:val="decimal"/>
      <w:lvlText w:val="%4."/>
      <w:lvlJc w:val="left"/>
      <w:pPr>
        <w:tabs>
          <w:tab w:val="num" w:pos="2880"/>
        </w:tabs>
        <w:ind w:left="0" w:firstLine="0"/>
      </w:pPr>
    </w:lvl>
    <w:lvl w:ilvl="4">
      <w:start w:val="1"/>
      <w:numFmt w:val="decimal"/>
      <w:lvlText w:val="%5."/>
      <w:lvlJc w:val="left"/>
      <w:pPr>
        <w:tabs>
          <w:tab w:val="num" w:pos="3600"/>
        </w:tabs>
        <w:ind w:left="0" w:firstLine="0"/>
      </w:pPr>
    </w:lvl>
    <w:lvl w:ilvl="5">
      <w:start w:val="1"/>
      <w:numFmt w:val="decimal"/>
      <w:lvlText w:val="%6."/>
      <w:lvlJc w:val="left"/>
      <w:pPr>
        <w:tabs>
          <w:tab w:val="num" w:pos="4320"/>
        </w:tabs>
        <w:ind w:left="0" w:firstLine="0"/>
      </w:pPr>
    </w:lvl>
    <w:lvl w:ilvl="6">
      <w:start w:val="1"/>
      <w:numFmt w:val="decimal"/>
      <w:lvlText w:val="%7."/>
      <w:lvlJc w:val="left"/>
      <w:pPr>
        <w:tabs>
          <w:tab w:val="num" w:pos="5040"/>
        </w:tabs>
        <w:ind w:left="0" w:firstLine="0"/>
      </w:pPr>
    </w:lvl>
    <w:lvl w:ilvl="7">
      <w:start w:val="1"/>
      <w:numFmt w:val="decimal"/>
      <w:lvlText w:val="%8."/>
      <w:lvlJc w:val="left"/>
      <w:pPr>
        <w:tabs>
          <w:tab w:val="num" w:pos="5760"/>
        </w:tabs>
        <w:ind w:left="0" w:firstLine="0"/>
      </w:pPr>
    </w:lvl>
    <w:lvl w:ilvl="8">
      <w:start w:val="1"/>
      <w:numFmt w:val="decimal"/>
      <w:lvlText w:val="%9."/>
      <w:lvlJc w:val="left"/>
      <w:pPr>
        <w:tabs>
          <w:tab w:val="num" w:pos="6480"/>
        </w:tabs>
        <w:ind w:left="0" w:firstLine="0"/>
      </w:p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0" w:firstLine="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8Num4"/>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decimal"/>
      <w:lvlText w:val="%3."/>
      <w:lvlJc w:val="left"/>
      <w:pPr>
        <w:tabs>
          <w:tab w:val="num" w:pos="2160"/>
        </w:tabs>
        <w:ind w:left="0" w:firstLine="0"/>
      </w:pPr>
    </w:lvl>
    <w:lvl w:ilvl="3">
      <w:start w:val="1"/>
      <w:numFmt w:val="decimal"/>
      <w:lvlText w:val="%4."/>
      <w:lvlJc w:val="left"/>
      <w:pPr>
        <w:tabs>
          <w:tab w:val="num" w:pos="2880"/>
        </w:tabs>
        <w:ind w:left="0" w:firstLine="0"/>
      </w:pPr>
    </w:lvl>
    <w:lvl w:ilvl="4">
      <w:start w:val="1"/>
      <w:numFmt w:val="decimal"/>
      <w:lvlText w:val="%5."/>
      <w:lvlJc w:val="left"/>
      <w:pPr>
        <w:tabs>
          <w:tab w:val="num" w:pos="3600"/>
        </w:tabs>
        <w:ind w:left="0" w:firstLine="0"/>
      </w:pPr>
    </w:lvl>
    <w:lvl w:ilvl="5">
      <w:start w:val="1"/>
      <w:numFmt w:val="decimal"/>
      <w:lvlText w:val="%6."/>
      <w:lvlJc w:val="left"/>
      <w:pPr>
        <w:tabs>
          <w:tab w:val="num" w:pos="4320"/>
        </w:tabs>
        <w:ind w:left="0" w:firstLine="0"/>
      </w:pPr>
    </w:lvl>
    <w:lvl w:ilvl="6">
      <w:start w:val="1"/>
      <w:numFmt w:val="decimal"/>
      <w:lvlText w:val="%7."/>
      <w:lvlJc w:val="left"/>
      <w:pPr>
        <w:tabs>
          <w:tab w:val="num" w:pos="5040"/>
        </w:tabs>
        <w:ind w:left="0" w:firstLine="0"/>
      </w:pPr>
    </w:lvl>
    <w:lvl w:ilvl="7">
      <w:start w:val="1"/>
      <w:numFmt w:val="decimal"/>
      <w:lvlText w:val="%8."/>
      <w:lvlJc w:val="left"/>
      <w:pPr>
        <w:tabs>
          <w:tab w:val="num" w:pos="5760"/>
        </w:tabs>
        <w:ind w:left="0" w:firstLine="0"/>
      </w:pPr>
    </w:lvl>
    <w:lvl w:ilvl="8">
      <w:start w:val="1"/>
      <w:numFmt w:val="decimal"/>
      <w:lvlText w:val="%9."/>
      <w:lvlJc w:val="left"/>
      <w:pPr>
        <w:tabs>
          <w:tab w:val="num" w:pos="6480"/>
        </w:tabs>
        <w:ind w:left="0" w:firstLine="0"/>
      </w:pPr>
    </w:lvl>
  </w:abstractNum>
  <w:abstractNum w:abstractNumId="4"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0" w:firstLine="0"/>
      </w:pPr>
      <w:rPr>
        <w:rFonts w:ascii="Symbol" w:hAnsi="Symbol"/>
      </w:rPr>
    </w:lvl>
    <w:lvl w:ilvl="1">
      <w:start w:val="1"/>
      <w:numFmt w:val="bullet"/>
      <w:lvlText w:val="◦"/>
      <w:lvlJc w:val="left"/>
      <w:pPr>
        <w:tabs>
          <w:tab w:val="num" w:pos="1080"/>
        </w:tabs>
        <w:ind w:left="0" w:firstLine="0"/>
      </w:pPr>
      <w:rPr>
        <w:rFonts w:ascii="OpenSymbol" w:hAnsi="OpenSymbol"/>
      </w:rPr>
    </w:lvl>
    <w:lvl w:ilvl="2">
      <w:start w:val="1"/>
      <w:numFmt w:val="bullet"/>
      <w:lvlText w:val="▪"/>
      <w:lvlJc w:val="left"/>
      <w:pPr>
        <w:tabs>
          <w:tab w:val="num" w:pos="1440"/>
        </w:tabs>
        <w:ind w:left="0" w:firstLine="0"/>
      </w:pPr>
      <w:rPr>
        <w:rFonts w:ascii="OpenSymbol" w:hAnsi="OpenSymbol"/>
      </w:rPr>
    </w:lvl>
    <w:lvl w:ilvl="3">
      <w:start w:val="1"/>
      <w:numFmt w:val="bullet"/>
      <w:lvlText w:val=""/>
      <w:lvlJc w:val="left"/>
      <w:pPr>
        <w:tabs>
          <w:tab w:val="num" w:pos="1800"/>
        </w:tabs>
        <w:ind w:left="0" w:firstLine="0"/>
      </w:pPr>
      <w:rPr>
        <w:rFonts w:ascii="Symbol" w:hAnsi="Symbol"/>
      </w:rPr>
    </w:lvl>
    <w:lvl w:ilvl="4">
      <w:start w:val="1"/>
      <w:numFmt w:val="bullet"/>
      <w:lvlText w:val="◦"/>
      <w:lvlJc w:val="left"/>
      <w:pPr>
        <w:tabs>
          <w:tab w:val="num" w:pos="2160"/>
        </w:tabs>
        <w:ind w:left="0" w:firstLine="0"/>
      </w:pPr>
      <w:rPr>
        <w:rFonts w:ascii="OpenSymbol" w:hAnsi="OpenSymbol"/>
      </w:rPr>
    </w:lvl>
    <w:lvl w:ilvl="5">
      <w:start w:val="1"/>
      <w:numFmt w:val="bullet"/>
      <w:lvlText w:val="▪"/>
      <w:lvlJc w:val="left"/>
      <w:pPr>
        <w:tabs>
          <w:tab w:val="num" w:pos="2520"/>
        </w:tabs>
        <w:ind w:left="0" w:firstLine="0"/>
      </w:pPr>
      <w:rPr>
        <w:rFonts w:ascii="OpenSymbol" w:hAnsi="OpenSymbol"/>
      </w:rPr>
    </w:lvl>
    <w:lvl w:ilvl="6">
      <w:start w:val="1"/>
      <w:numFmt w:val="bullet"/>
      <w:lvlText w:val=""/>
      <w:lvlJc w:val="left"/>
      <w:pPr>
        <w:tabs>
          <w:tab w:val="num" w:pos="2880"/>
        </w:tabs>
        <w:ind w:left="0" w:firstLine="0"/>
      </w:pPr>
      <w:rPr>
        <w:rFonts w:ascii="Symbol" w:hAnsi="Symbol"/>
      </w:rPr>
    </w:lvl>
    <w:lvl w:ilvl="7">
      <w:start w:val="1"/>
      <w:numFmt w:val="bullet"/>
      <w:lvlText w:val="◦"/>
      <w:lvlJc w:val="left"/>
      <w:pPr>
        <w:tabs>
          <w:tab w:val="num" w:pos="3240"/>
        </w:tabs>
        <w:ind w:left="0" w:firstLine="0"/>
      </w:pPr>
      <w:rPr>
        <w:rFonts w:ascii="OpenSymbol" w:hAnsi="OpenSymbol"/>
      </w:rPr>
    </w:lvl>
    <w:lvl w:ilvl="8">
      <w:start w:val="1"/>
      <w:numFmt w:val="bullet"/>
      <w:lvlText w:val="▪"/>
      <w:lvlJc w:val="left"/>
      <w:pPr>
        <w:tabs>
          <w:tab w:val="num" w:pos="3600"/>
        </w:tabs>
        <w:ind w:left="0" w:firstLine="0"/>
      </w:pPr>
      <w:rPr>
        <w:rFonts w:ascii="OpenSymbol" w:hAnsi="OpenSymbol"/>
      </w:rPr>
    </w:lvl>
  </w:abstractNum>
  <w:abstractNum w:abstractNumId="6" w15:restartNumberingAfterBreak="0">
    <w:nsid w:val="00000007"/>
    <w:multiLevelType w:val="multilevel"/>
    <w:tmpl w:val="00000007"/>
    <w:name w:val="WW8Num7"/>
    <w:lvl w:ilvl="0">
      <w:start w:val="1"/>
      <w:numFmt w:val="lowerLetter"/>
      <w:lvlText w:val="%1)"/>
      <w:lvlJc w:val="left"/>
      <w:pPr>
        <w:tabs>
          <w:tab w:val="num" w:pos="720"/>
        </w:tabs>
        <w:ind w:left="0" w:firstLine="0"/>
      </w:pPr>
    </w:lvl>
    <w:lvl w:ilvl="1">
      <w:start w:val="1"/>
      <w:numFmt w:val="lowerLetter"/>
      <w:lvlText w:val="%2)"/>
      <w:lvlJc w:val="left"/>
      <w:pPr>
        <w:tabs>
          <w:tab w:val="num" w:pos="1440"/>
        </w:tabs>
        <w:ind w:left="0" w:firstLine="0"/>
      </w:pPr>
    </w:lvl>
    <w:lvl w:ilvl="2">
      <w:start w:val="1"/>
      <w:numFmt w:val="lowerRoman"/>
      <w:lvlText w:val="%3."/>
      <w:lvlJc w:val="left"/>
      <w:pPr>
        <w:tabs>
          <w:tab w:val="num" w:pos="2160"/>
        </w:tabs>
        <w:ind w:left="0" w:firstLine="0"/>
      </w:pPr>
    </w:lvl>
    <w:lvl w:ilvl="3">
      <w:start w:val="1"/>
      <w:numFmt w:val="decimal"/>
      <w:lvlText w:val="%4."/>
      <w:lvlJc w:val="left"/>
      <w:pPr>
        <w:tabs>
          <w:tab w:val="num" w:pos="2880"/>
        </w:tabs>
        <w:ind w:left="0" w:firstLine="0"/>
      </w:pPr>
    </w:lvl>
    <w:lvl w:ilvl="4">
      <w:start w:val="1"/>
      <w:numFmt w:val="lowerLetter"/>
      <w:lvlText w:val="%5."/>
      <w:lvlJc w:val="left"/>
      <w:pPr>
        <w:tabs>
          <w:tab w:val="num" w:pos="3600"/>
        </w:tabs>
        <w:ind w:left="0" w:firstLine="0"/>
      </w:pPr>
    </w:lvl>
    <w:lvl w:ilvl="5">
      <w:start w:val="1"/>
      <w:numFmt w:val="lowerRoman"/>
      <w:lvlText w:val="%6."/>
      <w:lvlJc w:val="left"/>
      <w:pPr>
        <w:tabs>
          <w:tab w:val="num" w:pos="4320"/>
        </w:tabs>
        <w:ind w:left="0" w:firstLine="0"/>
      </w:pPr>
    </w:lvl>
    <w:lvl w:ilvl="6">
      <w:start w:val="1"/>
      <w:numFmt w:val="decimal"/>
      <w:lvlText w:val="%7."/>
      <w:lvlJc w:val="left"/>
      <w:pPr>
        <w:tabs>
          <w:tab w:val="num" w:pos="5040"/>
        </w:tabs>
        <w:ind w:left="0" w:firstLine="0"/>
      </w:pPr>
    </w:lvl>
    <w:lvl w:ilvl="7">
      <w:start w:val="1"/>
      <w:numFmt w:val="lowerLetter"/>
      <w:lvlText w:val="%8."/>
      <w:lvlJc w:val="left"/>
      <w:pPr>
        <w:tabs>
          <w:tab w:val="num" w:pos="5760"/>
        </w:tabs>
        <w:ind w:left="0" w:firstLine="0"/>
      </w:pPr>
    </w:lvl>
    <w:lvl w:ilvl="8">
      <w:start w:val="1"/>
      <w:numFmt w:val="lowerRoman"/>
      <w:lvlText w:val="%9."/>
      <w:lvlJc w:val="left"/>
      <w:pPr>
        <w:tabs>
          <w:tab w:val="num" w:pos="6480"/>
        </w:tabs>
        <w:ind w:left="0" w:firstLine="0"/>
      </w:pPr>
    </w:lvl>
  </w:abstractNum>
  <w:abstractNum w:abstractNumId="7" w15:restartNumberingAfterBreak="0">
    <w:nsid w:val="00000008"/>
    <w:multiLevelType w:val="multilevel"/>
    <w:tmpl w:val="00000008"/>
    <w:name w:val="WW8Num8"/>
    <w:lvl w:ilvl="0">
      <w:start w:val="1"/>
      <w:numFmt w:val="bullet"/>
      <w:lvlText w:val=""/>
      <w:lvlJc w:val="left"/>
      <w:pPr>
        <w:tabs>
          <w:tab w:val="num" w:pos="1080"/>
        </w:tabs>
        <w:ind w:left="1080" w:hanging="360"/>
      </w:pPr>
      <w:rPr>
        <w:rFonts w:ascii="Symbol" w:hAnsi="Symbol"/>
      </w:rPr>
    </w:lvl>
    <w:lvl w:ilvl="1">
      <w:start w:val="1"/>
      <w:numFmt w:val="bullet"/>
      <w:lvlText w:val="◦"/>
      <w:lvlJc w:val="left"/>
      <w:pPr>
        <w:tabs>
          <w:tab w:val="num" w:pos="1440"/>
        </w:tabs>
        <w:ind w:left="1440" w:hanging="360"/>
      </w:pPr>
      <w:rPr>
        <w:rFonts w:ascii="OpenSymbol" w:hAnsi="OpenSymbol"/>
      </w:rPr>
    </w:lvl>
    <w:lvl w:ilvl="2">
      <w:start w:val="1"/>
      <w:numFmt w:val="bullet"/>
      <w:lvlText w:val="▪"/>
      <w:lvlJc w:val="left"/>
      <w:pPr>
        <w:tabs>
          <w:tab w:val="num" w:pos="1800"/>
        </w:tabs>
        <w:ind w:left="1800" w:hanging="360"/>
      </w:pPr>
      <w:rPr>
        <w:rFonts w:ascii="OpenSymbol" w:hAnsi="OpenSymbol"/>
      </w:rPr>
    </w:lvl>
    <w:lvl w:ilvl="3">
      <w:start w:val="1"/>
      <w:numFmt w:val="bullet"/>
      <w:lvlText w:val=""/>
      <w:lvlJc w:val="left"/>
      <w:pPr>
        <w:tabs>
          <w:tab w:val="num" w:pos="2160"/>
        </w:tabs>
        <w:ind w:left="2160" w:hanging="360"/>
      </w:pPr>
      <w:rPr>
        <w:rFonts w:ascii="Symbol" w:hAnsi="Symbol"/>
      </w:rPr>
    </w:lvl>
    <w:lvl w:ilvl="4">
      <w:start w:val="1"/>
      <w:numFmt w:val="bullet"/>
      <w:lvlText w:val="◦"/>
      <w:lvlJc w:val="left"/>
      <w:pPr>
        <w:tabs>
          <w:tab w:val="num" w:pos="2520"/>
        </w:tabs>
        <w:ind w:left="2520" w:hanging="360"/>
      </w:pPr>
      <w:rPr>
        <w:rFonts w:ascii="OpenSymbol" w:hAnsi="OpenSymbol"/>
      </w:rPr>
    </w:lvl>
    <w:lvl w:ilvl="5">
      <w:start w:val="1"/>
      <w:numFmt w:val="bullet"/>
      <w:lvlText w:val="▪"/>
      <w:lvlJc w:val="left"/>
      <w:pPr>
        <w:tabs>
          <w:tab w:val="num" w:pos="2880"/>
        </w:tabs>
        <w:ind w:left="2880" w:hanging="360"/>
      </w:pPr>
      <w:rPr>
        <w:rFonts w:ascii="OpenSymbol" w:hAnsi="OpenSymbol"/>
      </w:rPr>
    </w:lvl>
    <w:lvl w:ilvl="6">
      <w:start w:val="1"/>
      <w:numFmt w:val="bullet"/>
      <w:lvlText w:val=""/>
      <w:lvlJc w:val="left"/>
      <w:pPr>
        <w:tabs>
          <w:tab w:val="num" w:pos="3240"/>
        </w:tabs>
        <w:ind w:left="3240" w:hanging="360"/>
      </w:pPr>
      <w:rPr>
        <w:rFonts w:ascii="Symbol" w:hAnsi="Symbol"/>
      </w:rPr>
    </w:lvl>
    <w:lvl w:ilvl="7">
      <w:start w:val="1"/>
      <w:numFmt w:val="bullet"/>
      <w:lvlText w:val="◦"/>
      <w:lvlJc w:val="left"/>
      <w:pPr>
        <w:tabs>
          <w:tab w:val="num" w:pos="3600"/>
        </w:tabs>
        <w:ind w:left="3600" w:hanging="360"/>
      </w:pPr>
      <w:rPr>
        <w:rFonts w:ascii="OpenSymbol" w:hAnsi="OpenSymbol"/>
      </w:rPr>
    </w:lvl>
    <w:lvl w:ilvl="8">
      <w:start w:val="1"/>
      <w:numFmt w:val="bullet"/>
      <w:lvlText w:val="▪"/>
      <w:lvlJc w:val="left"/>
      <w:pPr>
        <w:tabs>
          <w:tab w:val="num" w:pos="3960"/>
        </w:tabs>
        <w:ind w:left="3960" w:hanging="360"/>
      </w:pPr>
      <w:rPr>
        <w:rFonts w:ascii="OpenSymbol" w:hAnsi="OpenSymbol"/>
      </w:rPr>
    </w:lvl>
  </w:abstractNum>
  <w:abstractNum w:abstractNumId="8" w15:restartNumberingAfterBreak="0">
    <w:nsid w:val="00000009"/>
    <w:multiLevelType w:val="multilevel"/>
    <w:tmpl w:val="00000009"/>
    <w:name w:val="WW8Num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Symbol" w:hAnsi="Symbol" w:cs="Times New Roman"/>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Times New Roman"/>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Times New Roman"/>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0"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0000000C"/>
    <w:multiLevelType w:val="multilevel"/>
    <w:tmpl w:val="0000000C"/>
    <w:name w:val="WW8Num1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2" w15:restartNumberingAfterBreak="0">
    <w:nsid w:val="0000000D"/>
    <w:multiLevelType w:val="multilevel"/>
    <w:tmpl w:val="0000000D"/>
    <w:name w:val="WW8Num13"/>
    <w:lvl w:ilvl="0">
      <w:start w:val="100"/>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00000E"/>
    <w:multiLevelType w:val="multilevel"/>
    <w:tmpl w:val="0000000E"/>
    <w:name w:val="WW8Num14"/>
    <w:lvl w:ilvl="0">
      <w:start w:val="3"/>
      <w:numFmt w:val="decimal"/>
      <w:lvlText w:val="%1."/>
      <w:lvlJc w:val="left"/>
      <w:pPr>
        <w:tabs>
          <w:tab w:val="num" w:pos="720"/>
        </w:tabs>
        <w:ind w:left="720" w:hanging="360"/>
      </w:pPr>
    </w:lvl>
    <w:lvl w:ilvl="1">
      <w:start w:val="15"/>
      <w:numFmt w:val="decimal"/>
      <w:lvlText w:val="%1.%2."/>
      <w:lvlJc w:val="left"/>
      <w:pPr>
        <w:tabs>
          <w:tab w:val="num" w:pos="1080"/>
        </w:tabs>
        <w:ind w:left="1080" w:hanging="360"/>
      </w:pPr>
    </w:lvl>
    <w:lvl w:ilvl="2">
      <w:start w:val="2"/>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4" w15:restartNumberingAfterBreak="0">
    <w:nsid w:val="0000000F"/>
    <w:multiLevelType w:val="multilevel"/>
    <w:tmpl w:val="0000000F"/>
    <w:name w:val="WW8Num15"/>
    <w:lvl w:ilvl="0">
      <w:start w:val="2"/>
      <w:numFmt w:val="decimal"/>
      <w:lvlText w:val="%1."/>
      <w:lvlJc w:val="left"/>
      <w:pPr>
        <w:tabs>
          <w:tab w:val="num" w:pos="0"/>
        </w:tabs>
        <w:ind w:left="0" w:firstLine="0"/>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00000015"/>
    <w:multiLevelType w:val="multilevel"/>
    <w:tmpl w:val="00000015"/>
    <w:name w:val="WW8Num21"/>
    <w:lvl w:ilvl="0">
      <w:start w:val="1"/>
      <w:numFmt w:val="none"/>
      <w:suff w:val="nothing"/>
      <w:lvlText w:val="-"/>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00000016"/>
    <w:multiLevelType w:val="multilevel"/>
    <w:tmpl w:val="00000016"/>
    <w:name w:val="WW8Num22"/>
    <w:lvl w:ilvl="0">
      <w:start w:val="1"/>
      <w:numFmt w:val="none"/>
      <w:suff w:val="nothing"/>
      <w:lvlText w:val="-"/>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0000001B"/>
    <w:multiLevelType w:val="multilevel"/>
    <w:tmpl w:val="0000001B"/>
    <w:name w:val="WW8Num27"/>
    <w:lvl w:ilvl="0">
      <w:start w:val="1"/>
      <w:numFmt w:val="none"/>
      <w:suff w:val="nothing"/>
      <w:lvlText w:val="l"/>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0000001D"/>
    <w:multiLevelType w:val="multilevel"/>
    <w:tmpl w:val="0000001D"/>
    <w:name w:val="WW8Num29"/>
    <w:lvl w:ilvl="0">
      <w:start w:val="1"/>
      <w:numFmt w:val="decimal"/>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0000001E"/>
    <w:multiLevelType w:val="multilevel"/>
    <w:tmpl w:val="0000001E"/>
    <w:name w:val="WW8Num30"/>
    <w:lvl w:ilvl="0">
      <w:start w:val="1"/>
      <w:numFmt w:val="lowerLetter"/>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00000023"/>
    <w:multiLevelType w:val="multilevel"/>
    <w:tmpl w:val="9072E528"/>
    <w:name w:val="WW8Num35"/>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0149710E"/>
    <w:multiLevelType w:val="multilevel"/>
    <w:tmpl w:val="CC9C2BE4"/>
    <w:styleLink w:val="WW8Num38"/>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068267D4"/>
    <w:multiLevelType w:val="hybridMultilevel"/>
    <w:tmpl w:val="2604E440"/>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073A7817"/>
    <w:multiLevelType w:val="hybridMultilevel"/>
    <w:tmpl w:val="37C0483A"/>
    <w:lvl w:ilvl="0" w:tplc="33D49980">
      <w:start w:val="1"/>
      <w:numFmt w:val="bullet"/>
      <w:lvlText w:val="-"/>
      <w:lvlJc w:val="left"/>
      <w:pPr>
        <w:ind w:left="720" w:hanging="360"/>
      </w:pPr>
      <w:rPr>
        <w:rFonts w:ascii="Arial" w:eastAsia="Arial Unicode MS"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082220C5"/>
    <w:multiLevelType w:val="multilevel"/>
    <w:tmpl w:val="C95A159E"/>
    <w:styleLink w:val="WW8Num40"/>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5" w15:restartNumberingAfterBreak="0">
    <w:nsid w:val="09384AC4"/>
    <w:multiLevelType w:val="hybridMultilevel"/>
    <w:tmpl w:val="F314CE9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09EF48DD"/>
    <w:multiLevelType w:val="multilevel"/>
    <w:tmpl w:val="66F2B95E"/>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7" w15:restartNumberingAfterBreak="0">
    <w:nsid w:val="0D5E7BE8"/>
    <w:multiLevelType w:val="hybridMultilevel"/>
    <w:tmpl w:val="0F78D49A"/>
    <w:lvl w:ilvl="0" w:tplc="D108BDBA">
      <w:numFmt w:val="bullet"/>
      <w:lvlText w:val="•"/>
      <w:lvlJc w:val="left"/>
      <w:pPr>
        <w:ind w:left="720" w:hanging="360"/>
      </w:pPr>
      <w:rPr>
        <w:rFonts w:ascii="Times New Roman" w:eastAsia="Arial Unicode MS" w:hAnsi="Times New Roman" w:cs="Times New Roman" w:hint="default"/>
      </w:rPr>
    </w:lvl>
    <w:lvl w:ilvl="1" w:tplc="B31A7BA2">
      <w:numFmt w:val="bullet"/>
      <w:lvlText w:val="-"/>
      <w:lvlJc w:val="left"/>
      <w:pPr>
        <w:ind w:left="1440" w:hanging="360"/>
      </w:pPr>
      <w:rPr>
        <w:rFonts w:ascii="Times New Roman" w:eastAsia="Arial Unicode MS" w:hAnsi="Times New Roman" w:cs="Times New Roman"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0EA57216"/>
    <w:multiLevelType w:val="hybridMultilevel"/>
    <w:tmpl w:val="EF229B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0275EEE"/>
    <w:multiLevelType w:val="multilevel"/>
    <w:tmpl w:val="FA3451C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102D40EE"/>
    <w:multiLevelType w:val="hybridMultilevel"/>
    <w:tmpl w:val="44F002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12987D0B"/>
    <w:multiLevelType w:val="multilevel"/>
    <w:tmpl w:val="C70E1EBC"/>
    <w:styleLink w:val="WW8Num39"/>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32" w15:restartNumberingAfterBreak="0">
    <w:nsid w:val="12E64788"/>
    <w:multiLevelType w:val="hybridMultilevel"/>
    <w:tmpl w:val="E6CA638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1C470EE6"/>
    <w:multiLevelType w:val="hybridMultilevel"/>
    <w:tmpl w:val="6206F616"/>
    <w:lvl w:ilvl="0" w:tplc="4EFEEC1A">
      <w:start w:val="1"/>
      <w:numFmt w:val="lowerLetter"/>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 w15:restartNumberingAfterBreak="0">
    <w:nsid w:val="23D020C6"/>
    <w:multiLevelType w:val="multilevel"/>
    <w:tmpl w:val="0BA03C06"/>
    <w:styleLink w:val="WW8Num45"/>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5" w15:restartNumberingAfterBreak="0">
    <w:nsid w:val="25086138"/>
    <w:multiLevelType w:val="multilevel"/>
    <w:tmpl w:val="EBDE654E"/>
    <w:styleLink w:val="WW8Num48"/>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6" w15:restartNumberingAfterBreak="0">
    <w:nsid w:val="26E604E4"/>
    <w:multiLevelType w:val="hybridMultilevel"/>
    <w:tmpl w:val="C07CEA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27EC4E5D"/>
    <w:multiLevelType w:val="multilevel"/>
    <w:tmpl w:val="231A24CC"/>
    <w:styleLink w:val="WW8Num4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8" w15:restartNumberingAfterBreak="0">
    <w:nsid w:val="280B58B0"/>
    <w:multiLevelType w:val="multilevel"/>
    <w:tmpl w:val="D0CA548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80E545A"/>
    <w:multiLevelType w:val="hybridMultilevel"/>
    <w:tmpl w:val="D708EF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28C55559"/>
    <w:multiLevelType w:val="hybridMultilevel"/>
    <w:tmpl w:val="9D4C1B3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2E7E4EC7"/>
    <w:multiLevelType w:val="hybridMultilevel"/>
    <w:tmpl w:val="CB96E99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32453365"/>
    <w:multiLevelType w:val="hybridMultilevel"/>
    <w:tmpl w:val="A3986C3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 w15:restartNumberingAfterBreak="0">
    <w:nsid w:val="336A229E"/>
    <w:multiLevelType w:val="multilevel"/>
    <w:tmpl w:val="98C428C4"/>
    <w:lvl w:ilvl="0">
      <w:start w:val="1"/>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4" w15:restartNumberingAfterBreak="0">
    <w:nsid w:val="349F0670"/>
    <w:multiLevelType w:val="multilevel"/>
    <w:tmpl w:val="29E802FC"/>
    <w:styleLink w:val="WW8Num46"/>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5" w15:restartNumberingAfterBreak="0">
    <w:nsid w:val="35E6004E"/>
    <w:multiLevelType w:val="hybridMultilevel"/>
    <w:tmpl w:val="A6360174"/>
    <w:lvl w:ilvl="0" w:tplc="1C2E5A88">
      <w:start w:val="1"/>
      <w:numFmt w:val="bullet"/>
      <w:lvlText w:val="•"/>
      <w:lvlJc w:val="left"/>
      <w:pPr>
        <w:tabs>
          <w:tab w:val="num" w:pos="720"/>
        </w:tabs>
        <w:ind w:left="720" w:hanging="360"/>
      </w:pPr>
      <w:rPr>
        <w:rFonts w:ascii="Times New Roman" w:hAnsi="Times New Roman" w:hint="default"/>
      </w:rPr>
    </w:lvl>
    <w:lvl w:ilvl="1" w:tplc="ADE48F44" w:tentative="1">
      <w:start w:val="1"/>
      <w:numFmt w:val="bullet"/>
      <w:lvlText w:val="•"/>
      <w:lvlJc w:val="left"/>
      <w:pPr>
        <w:tabs>
          <w:tab w:val="num" w:pos="1440"/>
        </w:tabs>
        <w:ind w:left="1440" w:hanging="360"/>
      </w:pPr>
      <w:rPr>
        <w:rFonts w:ascii="Times New Roman" w:hAnsi="Times New Roman" w:hint="default"/>
      </w:rPr>
    </w:lvl>
    <w:lvl w:ilvl="2" w:tplc="A20E6C8C" w:tentative="1">
      <w:start w:val="1"/>
      <w:numFmt w:val="bullet"/>
      <w:lvlText w:val="•"/>
      <w:lvlJc w:val="left"/>
      <w:pPr>
        <w:tabs>
          <w:tab w:val="num" w:pos="2160"/>
        </w:tabs>
        <w:ind w:left="2160" w:hanging="360"/>
      </w:pPr>
      <w:rPr>
        <w:rFonts w:ascii="Times New Roman" w:hAnsi="Times New Roman" w:hint="default"/>
      </w:rPr>
    </w:lvl>
    <w:lvl w:ilvl="3" w:tplc="90DA6CA8" w:tentative="1">
      <w:start w:val="1"/>
      <w:numFmt w:val="bullet"/>
      <w:lvlText w:val="•"/>
      <w:lvlJc w:val="left"/>
      <w:pPr>
        <w:tabs>
          <w:tab w:val="num" w:pos="2880"/>
        </w:tabs>
        <w:ind w:left="2880" w:hanging="360"/>
      </w:pPr>
      <w:rPr>
        <w:rFonts w:ascii="Times New Roman" w:hAnsi="Times New Roman" w:hint="default"/>
      </w:rPr>
    </w:lvl>
    <w:lvl w:ilvl="4" w:tplc="F9A60EEA" w:tentative="1">
      <w:start w:val="1"/>
      <w:numFmt w:val="bullet"/>
      <w:lvlText w:val="•"/>
      <w:lvlJc w:val="left"/>
      <w:pPr>
        <w:tabs>
          <w:tab w:val="num" w:pos="3600"/>
        </w:tabs>
        <w:ind w:left="3600" w:hanging="360"/>
      </w:pPr>
      <w:rPr>
        <w:rFonts w:ascii="Times New Roman" w:hAnsi="Times New Roman" w:hint="default"/>
      </w:rPr>
    </w:lvl>
    <w:lvl w:ilvl="5" w:tplc="6872479A" w:tentative="1">
      <w:start w:val="1"/>
      <w:numFmt w:val="bullet"/>
      <w:lvlText w:val="•"/>
      <w:lvlJc w:val="left"/>
      <w:pPr>
        <w:tabs>
          <w:tab w:val="num" w:pos="4320"/>
        </w:tabs>
        <w:ind w:left="4320" w:hanging="360"/>
      </w:pPr>
      <w:rPr>
        <w:rFonts w:ascii="Times New Roman" w:hAnsi="Times New Roman" w:hint="default"/>
      </w:rPr>
    </w:lvl>
    <w:lvl w:ilvl="6" w:tplc="3D16DB24" w:tentative="1">
      <w:start w:val="1"/>
      <w:numFmt w:val="bullet"/>
      <w:lvlText w:val="•"/>
      <w:lvlJc w:val="left"/>
      <w:pPr>
        <w:tabs>
          <w:tab w:val="num" w:pos="5040"/>
        </w:tabs>
        <w:ind w:left="5040" w:hanging="360"/>
      </w:pPr>
      <w:rPr>
        <w:rFonts w:ascii="Times New Roman" w:hAnsi="Times New Roman" w:hint="default"/>
      </w:rPr>
    </w:lvl>
    <w:lvl w:ilvl="7" w:tplc="7B30537A" w:tentative="1">
      <w:start w:val="1"/>
      <w:numFmt w:val="bullet"/>
      <w:lvlText w:val="•"/>
      <w:lvlJc w:val="left"/>
      <w:pPr>
        <w:tabs>
          <w:tab w:val="num" w:pos="5760"/>
        </w:tabs>
        <w:ind w:left="5760" w:hanging="360"/>
      </w:pPr>
      <w:rPr>
        <w:rFonts w:ascii="Times New Roman" w:hAnsi="Times New Roman" w:hint="default"/>
      </w:rPr>
    </w:lvl>
    <w:lvl w:ilvl="8" w:tplc="C3DC84B8"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35FA6A24"/>
    <w:multiLevelType w:val="hybridMultilevel"/>
    <w:tmpl w:val="E6CA638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39F95621"/>
    <w:multiLevelType w:val="multilevel"/>
    <w:tmpl w:val="9072E528"/>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15:restartNumberingAfterBreak="0">
    <w:nsid w:val="3A2C7134"/>
    <w:multiLevelType w:val="multilevel"/>
    <w:tmpl w:val="801054DA"/>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3B9639E8"/>
    <w:multiLevelType w:val="hybridMultilevel"/>
    <w:tmpl w:val="4A6C671E"/>
    <w:lvl w:ilvl="0" w:tplc="C7409700">
      <w:start w:val="1"/>
      <w:numFmt w:val="lowerLetter"/>
      <w:lvlText w:val="%1)"/>
      <w:lvlJc w:val="left"/>
      <w:pPr>
        <w:ind w:left="720" w:hanging="360"/>
      </w:pPr>
      <w:rPr>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0" w15:restartNumberingAfterBreak="0">
    <w:nsid w:val="40E84F11"/>
    <w:multiLevelType w:val="hybridMultilevel"/>
    <w:tmpl w:val="B928A3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42422171"/>
    <w:multiLevelType w:val="multilevel"/>
    <w:tmpl w:val="4900F5FC"/>
    <w:lvl w:ilvl="0">
      <w:start w:val="1"/>
      <w:numFmt w:val="lowerLetter"/>
      <w:lvlText w:val="%1)"/>
      <w:lvlJc w:val="left"/>
      <w:pPr>
        <w:tabs>
          <w:tab w:val="num" w:pos="0"/>
        </w:tabs>
        <w:ind w:left="720" w:firstLine="0"/>
      </w:p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52" w15:restartNumberingAfterBreak="0">
    <w:nsid w:val="44995466"/>
    <w:multiLevelType w:val="hybridMultilevel"/>
    <w:tmpl w:val="F2D6B3C4"/>
    <w:lvl w:ilvl="0" w:tplc="D56C31CC">
      <w:start w:val="1"/>
      <w:numFmt w:val="decimal"/>
      <w:lvlText w:val="%1."/>
      <w:lvlJc w:val="left"/>
      <w:pPr>
        <w:ind w:left="1080" w:hanging="72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3" w15:restartNumberingAfterBreak="0">
    <w:nsid w:val="4533692F"/>
    <w:multiLevelType w:val="multilevel"/>
    <w:tmpl w:val="168C3CF0"/>
    <w:styleLink w:val="WW8Num41"/>
    <w:lvl w:ilvl="0">
      <w:numFmt w:val="bullet"/>
      <w:lvlText w:val=""/>
      <w:lvlJc w:val="left"/>
      <w:rPr>
        <w:rFonts w:ascii="Symbol" w:hAnsi="Symbol"/>
      </w:rPr>
    </w:lvl>
    <w:lvl w:ilvl="1">
      <w:numFmt w:val="bullet"/>
      <w:lvlText w:val="-"/>
      <w:lvlJc w:val="left"/>
      <w:rPr>
        <w:rFonts w:ascii="Arial" w:hAnsi="Arial" w:cs="Courier New"/>
      </w:rPr>
    </w:lvl>
    <w:lvl w:ilvl="2">
      <w:numFmt w:val="bullet"/>
      <w:lvlText w:val=""/>
      <w:lvlJc w:val="left"/>
      <w:rPr>
        <w:rFonts w:ascii="Wingdings" w:hAnsi="Wingdings" w:cs="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54" w15:restartNumberingAfterBreak="0">
    <w:nsid w:val="453709E4"/>
    <w:multiLevelType w:val="hybridMultilevel"/>
    <w:tmpl w:val="60004D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5" w15:restartNumberingAfterBreak="0">
    <w:nsid w:val="458C54D7"/>
    <w:multiLevelType w:val="hybridMultilevel"/>
    <w:tmpl w:val="08F630D6"/>
    <w:lvl w:ilvl="0" w:tplc="13086FA6">
      <w:start w:val="16"/>
      <w:numFmt w:val="decimal"/>
      <w:lvlText w:val="%1."/>
      <w:lvlJc w:val="left"/>
      <w:pPr>
        <w:ind w:left="122" w:hanging="348"/>
      </w:pPr>
      <w:rPr>
        <w:rFonts w:ascii="Times New Roman" w:eastAsia="Times New Roman" w:hAnsi="Times New Roman" w:cs="Times New Roman" w:hint="default"/>
        <w:b/>
        <w:bCs/>
        <w:w w:val="100"/>
        <w:sz w:val="22"/>
        <w:szCs w:val="22"/>
        <w:lang w:val="es-ES" w:eastAsia="en-US" w:bidi="ar-SA"/>
      </w:rPr>
    </w:lvl>
    <w:lvl w:ilvl="1" w:tplc="CFB84164">
      <w:numFmt w:val="bullet"/>
      <w:lvlText w:val=""/>
      <w:lvlJc w:val="left"/>
      <w:pPr>
        <w:ind w:left="842" w:hanging="360"/>
      </w:pPr>
      <w:rPr>
        <w:rFonts w:ascii="Symbol" w:eastAsia="Symbol" w:hAnsi="Symbol" w:cs="Symbol" w:hint="default"/>
        <w:w w:val="100"/>
        <w:sz w:val="22"/>
        <w:szCs w:val="22"/>
        <w:lang w:val="es-ES" w:eastAsia="en-US" w:bidi="ar-SA"/>
      </w:rPr>
    </w:lvl>
    <w:lvl w:ilvl="2" w:tplc="EF564464">
      <w:numFmt w:val="bullet"/>
      <w:lvlText w:val="•"/>
      <w:lvlJc w:val="left"/>
      <w:pPr>
        <w:ind w:left="1787" w:hanging="360"/>
      </w:pPr>
      <w:rPr>
        <w:rFonts w:hint="default"/>
        <w:lang w:val="es-ES" w:eastAsia="en-US" w:bidi="ar-SA"/>
      </w:rPr>
    </w:lvl>
    <w:lvl w:ilvl="3" w:tplc="0672908E">
      <w:numFmt w:val="bullet"/>
      <w:lvlText w:val="•"/>
      <w:lvlJc w:val="left"/>
      <w:pPr>
        <w:ind w:left="2734" w:hanging="360"/>
      </w:pPr>
      <w:rPr>
        <w:rFonts w:hint="default"/>
        <w:lang w:val="es-ES" w:eastAsia="en-US" w:bidi="ar-SA"/>
      </w:rPr>
    </w:lvl>
    <w:lvl w:ilvl="4" w:tplc="3E22E77C">
      <w:numFmt w:val="bullet"/>
      <w:lvlText w:val="•"/>
      <w:lvlJc w:val="left"/>
      <w:pPr>
        <w:ind w:left="3682" w:hanging="360"/>
      </w:pPr>
      <w:rPr>
        <w:rFonts w:hint="default"/>
        <w:lang w:val="es-ES" w:eastAsia="en-US" w:bidi="ar-SA"/>
      </w:rPr>
    </w:lvl>
    <w:lvl w:ilvl="5" w:tplc="17E28D18">
      <w:numFmt w:val="bullet"/>
      <w:lvlText w:val="•"/>
      <w:lvlJc w:val="left"/>
      <w:pPr>
        <w:ind w:left="4629" w:hanging="360"/>
      </w:pPr>
      <w:rPr>
        <w:rFonts w:hint="default"/>
        <w:lang w:val="es-ES" w:eastAsia="en-US" w:bidi="ar-SA"/>
      </w:rPr>
    </w:lvl>
    <w:lvl w:ilvl="6" w:tplc="4A26ED64">
      <w:numFmt w:val="bullet"/>
      <w:lvlText w:val="•"/>
      <w:lvlJc w:val="left"/>
      <w:pPr>
        <w:ind w:left="5576" w:hanging="360"/>
      </w:pPr>
      <w:rPr>
        <w:rFonts w:hint="default"/>
        <w:lang w:val="es-ES" w:eastAsia="en-US" w:bidi="ar-SA"/>
      </w:rPr>
    </w:lvl>
    <w:lvl w:ilvl="7" w:tplc="D0DC0258">
      <w:numFmt w:val="bullet"/>
      <w:lvlText w:val="•"/>
      <w:lvlJc w:val="left"/>
      <w:pPr>
        <w:ind w:left="6524" w:hanging="360"/>
      </w:pPr>
      <w:rPr>
        <w:rFonts w:hint="default"/>
        <w:lang w:val="es-ES" w:eastAsia="en-US" w:bidi="ar-SA"/>
      </w:rPr>
    </w:lvl>
    <w:lvl w:ilvl="8" w:tplc="2DA46DBE">
      <w:numFmt w:val="bullet"/>
      <w:lvlText w:val="•"/>
      <w:lvlJc w:val="left"/>
      <w:pPr>
        <w:ind w:left="7471" w:hanging="360"/>
      </w:pPr>
      <w:rPr>
        <w:rFonts w:hint="default"/>
        <w:lang w:val="es-ES" w:eastAsia="en-US" w:bidi="ar-SA"/>
      </w:rPr>
    </w:lvl>
  </w:abstractNum>
  <w:abstractNum w:abstractNumId="56" w15:restartNumberingAfterBreak="0">
    <w:nsid w:val="46766CF9"/>
    <w:multiLevelType w:val="hybridMultilevel"/>
    <w:tmpl w:val="C91488E4"/>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7" w15:restartNumberingAfterBreak="0">
    <w:nsid w:val="47392C2F"/>
    <w:multiLevelType w:val="multilevel"/>
    <w:tmpl w:val="A42A930C"/>
    <w:styleLink w:val="WW8Num47"/>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58" w15:restartNumberingAfterBreak="0">
    <w:nsid w:val="47914573"/>
    <w:multiLevelType w:val="hybridMultilevel"/>
    <w:tmpl w:val="223A4EF4"/>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9" w15:restartNumberingAfterBreak="0">
    <w:nsid w:val="483727F8"/>
    <w:multiLevelType w:val="hybridMultilevel"/>
    <w:tmpl w:val="5AA4C7C4"/>
    <w:lvl w:ilvl="0" w:tplc="2B5E3E2A">
      <w:start w:val="1"/>
      <w:numFmt w:val="lowerLetter"/>
      <w:lvlText w:val="%1)"/>
      <w:lvlJc w:val="left"/>
      <w:pPr>
        <w:ind w:left="377" w:hanging="360"/>
      </w:pPr>
      <w:rPr>
        <w:rFonts w:ascii="Times New Roman" w:hAnsi="Times New Roman" w:cs="Times New Roman" w:hint="default"/>
      </w:rPr>
    </w:lvl>
    <w:lvl w:ilvl="1" w:tplc="300A0019" w:tentative="1">
      <w:start w:val="1"/>
      <w:numFmt w:val="lowerLetter"/>
      <w:lvlText w:val="%2."/>
      <w:lvlJc w:val="left"/>
      <w:pPr>
        <w:ind w:left="1097" w:hanging="360"/>
      </w:pPr>
    </w:lvl>
    <w:lvl w:ilvl="2" w:tplc="300A001B" w:tentative="1">
      <w:start w:val="1"/>
      <w:numFmt w:val="lowerRoman"/>
      <w:lvlText w:val="%3."/>
      <w:lvlJc w:val="right"/>
      <w:pPr>
        <w:ind w:left="1817" w:hanging="180"/>
      </w:pPr>
    </w:lvl>
    <w:lvl w:ilvl="3" w:tplc="300A000F" w:tentative="1">
      <w:start w:val="1"/>
      <w:numFmt w:val="decimal"/>
      <w:lvlText w:val="%4."/>
      <w:lvlJc w:val="left"/>
      <w:pPr>
        <w:ind w:left="2537" w:hanging="360"/>
      </w:pPr>
    </w:lvl>
    <w:lvl w:ilvl="4" w:tplc="300A0019" w:tentative="1">
      <w:start w:val="1"/>
      <w:numFmt w:val="lowerLetter"/>
      <w:lvlText w:val="%5."/>
      <w:lvlJc w:val="left"/>
      <w:pPr>
        <w:ind w:left="3257" w:hanging="360"/>
      </w:pPr>
    </w:lvl>
    <w:lvl w:ilvl="5" w:tplc="300A001B" w:tentative="1">
      <w:start w:val="1"/>
      <w:numFmt w:val="lowerRoman"/>
      <w:lvlText w:val="%6."/>
      <w:lvlJc w:val="right"/>
      <w:pPr>
        <w:ind w:left="3977" w:hanging="180"/>
      </w:pPr>
    </w:lvl>
    <w:lvl w:ilvl="6" w:tplc="300A000F" w:tentative="1">
      <w:start w:val="1"/>
      <w:numFmt w:val="decimal"/>
      <w:lvlText w:val="%7."/>
      <w:lvlJc w:val="left"/>
      <w:pPr>
        <w:ind w:left="4697" w:hanging="360"/>
      </w:pPr>
    </w:lvl>
    <w:lvl w:ilvl="7" w:tplc="300A0019" w:tentative="1">
      <w:start w:val="1"/>
      <w:numFmt w:val="lowerLetter"/>
      <w:lvlText w:val="%8."/>
      <w:lvlJc w:val="left"/>
      <w:pPr>
        <w:ind w:left="5417" w:hanging="360"/>
      </w:pPr>
    </w:lvl>
    <w:lvl w:ilvl="8" w:tplc="300A001B" w:tentative="1">
      <w:start w:val="1"/>
      <w:numFmt w:val="lowerRoman"/>
      <w:lvlText w:val="%9."/>
      <w:lvlJc w:val="right"/>
      <w:pPr>
        <w:ind w:left="6137" w:hanging="180"/>
      </w:pPr>
    </w:lvl>
  </w:abstractNum>
  <w:abstractNum w:abstractNumId="60" w15:restartNumberingAfterBreak="0">
    <w:nsid w:val="4A4A4423"/>
    <w:multiLevelType w:val="multilevel"/>
    <w:tmpl w:val="8CE0D5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4A7A75E3"/>
    <w:multiLevelType w:val="multilevel"/>
    <w:tmpl w:val="BC74422E"/>
    <w:styleLink w:val="WW8Num50"/>
    <w:lvl w:ilvl="0">
      <w:start w:val="5"/>
      <w:numFmt w:val="decimal"/>
      <w:lvlText w:val="%1"/>
      <w:lvlJc w:val="left"/>
    </w:lvl>
    <w:lvl w:ilvl="1">
      <w:start w:val="2"/>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2" w15:restartNumberingAfterBreak="0">
    <w:nsid w:val="4B2D510C"/>
    <w:multiLevelType w:val="multilevel"/>
    <w:tmpl w:val="E9D43136"/>
    <w:lvl w:ilvl="0">
      <w:start w:val="1"/>
      <w:numFmt w:val="decimal"/>
      <w:lvlText w:val="%1"/>
      <w:lvlJc w:val="left"/>
      <w:pPr>
        <w:ind w:left="435" w:hanging="435"/>
      </w:pPr>
      <w:rPr>
        <w:rFonts w:hint="default"/>
        <w:b/>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3" w15:restartNumberingAfterBreak="0">
    <w:nsid w:val="4BB77AA6"/>
    <w:multiLevelType w:val="hybridMultilevel"/>
    <w:tmpl w:val="4184CB6E"/>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4" w15:restartNumberingAfterBreak="0">
    <w:nsid w:val="4E92745A"/>
    <w:multiLevelType w:val="hybridMultilevel"/>
    <w:tmpl w:val="7192812C"/>
    <w:lvl w:ilvl="0" w:tplc="82B26962">
      <w:start w:val="1"/>
      <w:numFmt w:val="lowerLetter"/>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5" w15:restartNumberingAfterBreak="0">
    <w:nsid w:val="4EB005CF"/>
    <w:multiLevelType w:val="hybridMultilevel"/>
    <w:tmpl w:val="56CC45CE"/>
    <w:lvl w:ilvl="0" w:tplc="819844E4">
      <w:start w:val="12"/>
      <w:numFmt w:val="bullet"/>
      <w:lvlText w:val="-"/>
      <w:lvlJc w:val="left"/>
      <w:pPr>
        <w:ind w:left="720" w:hanging="360"/>
      </w:pPr>
      <w:rPr>
        <w:rFonts w:ascii="Times New Roman" w:eastAsia="Lucida Sans Unicode"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6" w15:restartNumberingAfterBreak="0">
    <w:nsid w:val="4F843EE1"/>
    <w:multiLevelType w:val="hybridMultilevel"/>
    <w:tmpl w:val="EFAC57D4"/>
    <w:lvl w:ilvl="0" w:tplc="300A0001">
      <w:start w:val="1"/>
      <w:numFmt w:val="bullet"/>
      <w:lvlText w:val=""/>
      <w:lvlJc w:val="left"/>
      <w:pPr>
        <w:ind w:left="842" w:hanging="360"/>
      </w:pPr>
      <w:rPr>
        <w:rFonts w:ascii="Symbol" w:hAnsi="Symbol" w:hint="default"/>
      </w:rPr>
    </w:lvl>
    <w:lvl w:ilvl="1" w:tplc="300A0003" w:tentative="1">
      <w:start w:val="1"/>
      <w:numFmt w:val="bullet"/>
      <w:lvlText w:val="o"/>
      <w:lvlJc w:val="left"/>
      <w:pPr>
        <w:ind w:left="1562" w:hanging="360"/>
      </w:pPr>
      <w:rPr>
        <w:rFonts w:ascii="Courier New" w:hAnsi="Courier New" w:cs="Courier New" w:hint="default"/>
      </w:rPr>
    </w:lvl>
    <w:lvl w:ilvl="2" w:tplc="300A0005" w:tentative="1">
      <w:start w:val="1"/>
      <w:numFmt w:val="bullet"/>
      <w:lvlText w:val=""/>
      <w:lvlJc w:val="left"/>
      <w:pPr>
        <w:ind w:left="2282" w:hanging="360"/>
      </w:pPr>
      <w:rPr>
        <w:rFonts w:ascii="Wingdings" w:hAnsi="Wingdings" w:hint="default"/>
      </w:rPr>
    </w:lvl>
    <w:lvl w:ilvl="3" w:tplc="300A0001" w:tentative="1">
      <w:start w:val="1"/>
      <w:numFmt w:val="bullet"/>
      <w:lvlText w:val=""/>
      <w:lvlJc w:val="left"/>
      <w:pPr>
        <w:ind w:left="3002" w:hanging="360"/>
      </w:pPr>
      <w:rPr>
        <w:rFonts w:ascii="Symbol" w:hAnsi="Symbol" w:hint="default"/>
      </w:rPr>
    </w:lvl>
    <w:lvl w:ilvl="4" w:tplc="300A0003" w:tentative="1">
      <w:start w:val="1"/>
      <w:numFmt w:val="bullet"/>
      <w:lvlText w:val="o"/>
      <w:lvlJc w:val="left"/>
      <w:pPr>
        <w:ind w:left="3722" w:hanging="360"/>
      </w:pPr>
      <w:rPr>
        <w:rFonts w:ascii="Courier New" w:hAnsi="Courier New" w:cs="Courier New" w:hint="default"/>
      </w:rPr>
    </w:lvl>
    <w:lvl w:ilvl="5" w:tplc="300A0005" w:tentative="1">
      <w:start w:val="1"/>
      <w:numFmt w:val="bullet"/>
      <w:lvlText w:val=""/>
      <w:lvlJc w:val="left"/>
      <w:pPr>
        <w:ind w:left="4442" w:hanging="360"/>
      </w:pPr>
      <w:rPr>
        <w:rFonts w:ascii="Wingdings" w:hAnsi="Wingdings" w:hint="default"/>
      </w:rPr>
    </w:lvl>
    <w:lvl w:ilvl="6" w:tplc="300A0001" w:tentative="1">
      <w:start w:val="1"/>
      <w:numFmt w:val="bullet"/>
      <w:lvlText w:val=""/>
      <w:lvlJc w:val="left"/>
      <w:pPr>
        <w:ind w:left="5162" w:hanging="360"/>
      </w:pPr>
      <w:rPr>
        <w:rFonts w:ascii="Symbol" w:hAnsi="Symbol" w:hint="default"/>
      </w:rPr>
    </w:lvl>
    <w:lvl w:ilvl="7" w:tplc="300A0003" w:tentative="1">
      <w:start w:val="1"/>
      <w:numFmt w:val="bullet"/>
      <w:lvlText w:val="o"/>
      <w:lvlJc w:val="left"/>
      <w:pPr>
        <w:ind w:left="5882" w:hanging="360"/>
      </w:pPr>
      <w:rPr>
        <w:rFonts w:ascii="Courier New" w:hAnsi="Courier New" w:cs="Courier New" w:hint="default"/>
      </w:rPr>
    </w:lvl>
    <w:lvl w:ilvl="8" w:tplc="300A0005" w:tentative="1">
      <w:start w:val="1"/>
      <w:numFmt w:val="bullet"/>
      <w:lvlText w:val=""/>
      <w:lvlJc w:val="left"/>
      <w:pPr>
        <w:ind w:left="6602" w:hanging="360"/>
      </w:pPr>
      <w:rPr>
        <w:rFonts w:ascii="Wingdings" w:hAnsi="Wingdings" w:hint="default"/>
      </w:rPr>
    </w:lvl>
  </w:abstractNum>
  <w:abstractNum w:abstractNumId="67" w15:restartNumberingAfterBreak="0">
    <w:nsid w:val="55306822"/>
    <w:multiLevelType w:val="hybridMultilevel"/>
    <w:tmpl w:val="715C58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8" w15:restartNumberingAfterBreak="0">
    <w:nsid w:val="55D22ACB"/>
    <w:multiLevelType w:val="hybridMultilevel"/>
    <w:tmpl w:val="A7F02C98"/>
    <w:lvl w:ilvl="0" w:tplc="300A0015">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9" w15:restartNumberingAfterBreak="0">
    <w:nsid w:val="56444438"/>
    <w:multiLevelType w:val="hybridMultilevel"/>
    <w:tmpl w:val="973206BE"/>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0" w15:restartNumberingAfterBreak="0">
    <w:nsid w:val="579B0D13"/>
    <w:multiLevelType w:val="multilevel"/>
    <w:tmpl w:val="7766EC9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1" w15:restartNumberingAfterBreak="0">
    <w:nsid w:val="58FD1817"/>
    <w:multiLevelType w:val="hybridMultilevel"/>
    <w:tmpl w:val="45566C8A"/>
    <w:lvl w:ilvl="0" w:tplc="CDF2574A">
      <w:start w:val="1"/>
      <w:numFmt w:val="lowerLetter"/>
      <w:lvlText w:val="%1)"/>
      <w:lvlJc w:val="left"/>
      <w:pPr>
        <w:ind w:left="720" w:hanging="360"/>
      </w:pPr>
      <w:rPr>
        <w:rFonts w:eastAsia="Times New Roman"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594F6F86"/>
    <w:multiLevelType w:val="hybridMultilevel"/>
    <w:tmpl w:val="877C22C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3" w15:restartNumberingAfterBreak="0">
    <w:nsid w:val="5B7977C8"/>
    <w:multiLevelType w:val="hybridMultilevel"/>
    <w:tmpl w:val="369423B8"/>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4" w15:restartNumberingAfterBreak="0">
    <w:nsid w:val="5F88342E"/>
    <w:multiLevelType w:val="multilevel"/>
    <w:tmpl w:val="F83EE5F4"/>
    <w:styleLink w:val="WW8Num4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75" w15:restartNumberingAfterBreak="0">
    <w:nsid w:val="62E243DE"/>
    <w:multiLevelType w:val="multilevel"/>
    <w:tmpl w:val="E0408E8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62FB7F85"/>
    <w:multiLevelType w:val="multilevel"/>
    <w:tmpl w:val="D8EEA672"/>
    <w:lvl w:ilvl="0">
      <w:start w:val="3"/>
      <w:numFmt w:val="decimal"/>
      <w:lvlText w:val="%1"/>
      <w:lvlJc w:val="left"/>
      <w:pPr>
        <w:ind w:left="420" w:hanging="420"/>
      </w:pPr>
      <w:rPr>
        <w:rFonts w:hint="default"/>
        <w:b/>
      </w:rPr>
    </w:lvl>
    <w:lvl w:ilvl="1">
      <w:start w:val="10"/>
      <w:numFmt w:val="decimal"/>
      <w:lvlText w:val="%1.%2"/>
      <w:lvlJc w:val="left"/>
      <w:pPr>
        <w:ind w:left="1500" w:hanging="42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77" w15:restartNumberingAfterBreak="0">
    <w:nsid w:val="63296ED9"/>
    <w:multiLevelType w:val="hybridMultilevel"/>
    <w:tmpl w:val="8A9CF0B8"/>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8" w15:restartNumberingAfterBreak="0">
    <w:nsid w:val="64EC7447"/>
    <w:multiLevelType w:val="multilevel"/>
    <w:tmpl w:val="21B2F170"/>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661623EF"/>
    <w:multiLevelType w:val="multilevel"/>
    <w:tmpl w:val="81F4E004"/>
    <w:styleLink w:val="WW8Num4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80" w15:restartNumberingAfterBreak="0">
    <w:nsid w:val="6D22110D"/>
    <w:multiLevelType w:val="singleLevel"/>
    <w:tmpl w:val="17D46756"/>
    <w:lvl w:ilvl="0">
      <w:start w:val="1"/>
      <w:numFmt w:val="lowerLetter"/>
      <w:lvlText w:val="%1)"/>
      <w:legacy w:legacy="1" w:legacySpace="0" w:legacyIndent="283"/>
      <w:lvlJc w:val="left"/>
      <w:pPr>
        <w:ind w:left="708" w:hanging="283"/>
      </w:pPr>
      <w:rPr>
        <w:rFonts w:cs="Times New Roman"/>
      </w:rPr>
    </w:lvl>
  </w:abstractNum>
  <w:abstractNum w:abstractNumId="81" w15:restartNumberingAfterBreak="0">
    <w:nsid w:val="702462B3"/>
    <w:multiLevelType w:val="hybridMultilevel"/>
    <w:tmpl w:val="0C48756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2" w15:restartNumberingAfterBreak="0">
    <w:nsid w:val="72B422E8"/>
    <w:multiLevelType w:val="multilevel"/>
    <w:tmpl w:val="9D565AE0"/>
    <w:lvl w:ilvl="0">
      <w:start w:val="1"/>
      <w:numFmt w:val="decimal"/>
      <w:lvlText w:val="%1"/>
      <w:lvlJc w:val="left"/>
      <w:pPr>
        <w:ind w:left="600" w:hanging="600"/>
      </w:pPr>
      <w:rPr>
        <w:rFonts w:hint="default"/>
        <w:b/>
      </w:rPr>
    </w:lvl>
    <w:lvl w:ilvl="1">
      <w:start w:val="12"/>
      <w:numFmt w:val="decimal"/>
      <w:lvlText w:val="%1.%2"/>
      <w:lvlJc w:val="left"/>
      <w:pPr>
        <w:ind w:left="960" w:hanging="60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83" w15:restartNumberingAfterBreak="0">
    <w:nsid w:val="748A1099"/>
    <w:multiLevelType w:val="hybridMultilevel"/>
    <w:tmpl w:val="CFCC4BF8"/>
    <w:lvl w:ilvl="0" w:tplc="0C0A0001">
      <w:start w:val="1"/>
      <w:numFmt w:val="bullet"/>
      <w:lvlText w:val=""/>
      <w:lvlJc w:val="left"/>
      <w:pPr>
        <w:ind w:left="735" w:hanging="360"/>
      </w:pPr>
      <w:rPr>
        <w:rFonts w:ascii="Symbol" w:hAnsi="Symbol" w:hint="default"/>
      </w:rPr>
    </w:lvl>
    <w:lvl w:ilvl="1" w:tplc="0C0A0003" w:tentative="1">
      <w:start w:val="1"/>
      <w:numFmt w:val="bullet"/>
      <w:lvlText w:val="o"/>
      <w:lvlJc w:val="left"/>
      <w:pPr>
        <w:ind w:left="1455" w:hanging="360"/>
      </w:pPr>
      <w:rPr>
        <w:rFonts w:ascii="Courier New" w:hAnsi="Courier New" w:cs="Courier New" w:hint="default"/>
      </w:rPr>
    </w:lvl>
    <w:lvl w:ilvl="2" w:tplc="0C0A0005" w:tentative="1">
      <w:start w:val="1"/>
      <w:numFmt w:val="bullet"/>
      <w:lvlText w:val=""/>
      <w:lvlJc w:val="left"/>
      <w:pPr>
        <w:ind w:left="2175" w:hanging="360"/>
      </w:pPr>
      <w:rPr>
        <w:rFonts w:ascii="Wingdings" w:hAnsi="Wingdings" w:hint="default"/>
      </w:rPr>
    </w:lvl>
    <w:lvl w:ilvl="3" w:tplc="0C0A0001" w:tentative="1">
      <w:start w:val="1"/>
      <w:numFmt w:val="bullet"/>
      <w:lvlText w:val=""/>
      <w:lvlJc w:val="left"/>
      <w:pPr>
        <w:ind w:left="2895" w:hanging="360"/>
      </w:pPr>
      <w:rPr>
        <w:rFonts w:ascii="Symbol" w:hAnsi="Symbol" w:hint="default"/>
      </w:rPr>
    </w:lvl>
    <w:lvl w:ilvl="4" w:tplc="0C0A0003" w:tentative="1">
      <w:start w:val="1"/>
      <w:numFmt w:val="bullet"/>
      <w:lvlText w:val="o"/>
      <w:lvlJc w:val="left"/>
      <w:pPr>
        <w:ind w:left="3615" w:hanging="360"/>
      </w:pPr>
      <w:rPr>
        <w:rFonts w:ascii="Courier New" w:hAnsi="Courier New" w:cs="Courier New" w:hint="default"/>
      </w:rPr>
    </w:lvl>
    <w:lvl w:ilvl="5" w:tplc="0C0A0005" w:tentative="1">
      <w:start w:val="1"/>
      <w:numFmt w:val="bullet"/>
      <w:lvlText w:val=""/>
      <w:lvlJc w:val="left"/>
      <w:pPr>
        <w:ind w:left="4335" w:hanging="360"/>
      </w:pPr>
      <w:rPr>
        <w:rFonts w:ascii="Wingdings" w:hAnsi="Wingdings" w:hint="default"/>
      </w:rPr>
    </w:lvl>
    <w:lvl w:ilvl="6" w:tplc="0C0A0001" w:tentative="1">
      <w:start w:val="1"/>
      <w:numFmt w:val="bullet"/>
      <w:lvlText w:val=""/>
      <w:lvlJc w:val="left"/>
      <w:pPr>
        <w:ind w:left="5055" w:hanging="360"/>
      </w:pPr>
      <w:rPr>
        <w:rFonts w:ascii="Symbol" w:hAnsi="Symbol" w:hint="default"/>
      </w:rPr>
    </w:lvl>
    <w:lvl w:ilvl="7" w:tplc="0C0A0003" w:tentative="1">
      <w:start w:val="1"/>
      <w:numFmt w:val="bullet"/>
      <w:lvlText w:val="o"/>
      <w:lvlJc w:val="left"/>
      <w:pPr>
        <w:ind w:left="5775" w:hanging="360"/>
      </w:pPr>
      <w:rPr>
        <w:rFonts w:ascii="Courier New" w:hAnsi="Courier New" w:cs="Courier New" w:hint="default"/>
      </w:rPr>
    </w:lvl>
    <w:lvl w:ilvl="8" w:tplc="0C0A0005" w:tentative="1">
      <w:start w:val="1"/>
      <w:numFmt w:val="bullet"/>
      <w:lvlText w:val=""/>
      <w:lvlJc w:val="left"/>
      <w:pPr>
        <w:ind w:left="6495" w:hanging="360"/>
      </w:pPr>
      <w:rPr>
        <w:rFonts w:ascii="Wingdings" w:hAnsi="Wingdings" w:hint="default"/>
      </w:rPr>
    </w:lvl>
  </w:abstractNum>
  <w:num w:numId="1" w16cid:durableId="898519038">
    <w:abstractNumId w:val="0"/>
  </w:num>
  <w:num w:numId="2" w16cid:durableId="811798846">
    <w:abstractNumId w:val="1"/>
  </w:num>
  <w:num w:numId="3" w16cid:durableId="1221399808">
    <w:abstractNumId w:val="2"/>
  </w:num>
  <w:num w:numId="4" w16cid:durableId="445084609">
    <w:abstractNumId w:val="3"/>
  </w:num>
  <w:num w:numId="5" w16cid:durableId="1800411107">
    <w:abstractNumId w:val="4"/>
  </w:num>
  <w:num w:numId="6" w16cid:durableId="1444299761">
    <w:abstractNumId w:val="5"/>
  </w:num>
  <w:num w:numId="7" w16cid:durableId="1949727504">
    <w:abstractNumId w:val="6"/>
  </w:num>
  <w:num w:numId="8" w16cid:durableId="84425679">
    <w:abstractNumId w:val="7"/>
  </w:num>
  <w:num w:numId="9" w16cid:durableId="1160385655">
    <w:abstractNumId w:val="8"/>
  </w:num>
  <w:num w:numId="10" w16cid:durableId="99494918">
    <w:abstractNumId w:val="9"/>
  </w:num>
  <w:num w:numId="11" w16cid:durableId="1821727915">
    <w:abstractNumId w:val="10"/>
  </w:num>
  <w:num w:numId="12" w16cid:durableId="1470241618">
    <w:abstractNumId w:val="11"/>
  </w:num>
  <w:num w:numId="13" w16cid:durableId="1186095333">
    <w:abstractNumId w:val="12"/>
  </w:num>
  <w:num w:numId="14" w16cid:durableId="1573851493">
    <w:abstractNumId w:val="13"/>
  </w:num>
  <w:num w:numId="15" w16cid:durableId="1457328547">
    <w:abstractNumId w:val="14"/>
  </w:num>
  <w:num w:numId="16" w16cid:durableId="1957784860">
    <w:abstractNumId w:val="35"/>
  </w:num>
  <w:num w:numId="17" w16cid:durableId="1927105026">
    <w:abstractNumId w:val="26"/>
  </w:num>
  <w:num w:numId="18" w16cid:durableId="670186384">
    <w:abstractNumId w:val="24"/>
  </w:num>
  <w:num w:numId="19" w16cid:durableId="670447498">
    <w:abstractNumId w:val="61"/>
  </w:num>
  <w:num w:numId="20" w16cid:durableId="1755738699">
    <w:abstractNumId w:val="44"/>
  </w:num>
  <w:num w:numId="21" w16cid:durableId="588200905">
    <w:abstractNumId w:val="36"/>
  </w:num>
  <w:num w:numId="22" w16cid:durableId="1327054950">
    <w:abstractNumId w:val="40"/>
  </w:num>
  <w:num w:numId="23" w16cid:durableId="1282565384">
    <w:abstractNumId w:val="79"/>
  </w:num>
  <w:num w:numId="24" w16cid:durableId="786386792">
    <w:abstractNumId w:val="57"/>
  </w:num>
  <w:num w:numId="25" w16cid:durableId="905142014">
    <w:abstractNumId w:val="74"/>
  </w:num>
  <w:num w:numId="26" w16cid:durableId="1033772143">
    <w:abstractNumId w:val="34"/>
  </w:num>
  <w:num w:numId="27" w16cid:durableId="837579466">
    <w:abstractNumId w:val="31"/>
  </w:num>
  <w:num w:numId="28" w16cid:durableId="249506320">
    <w:abstractNumId w:val="53"/>
  </w:num>
  <w:num w:numId="29" w16cid:durableId="537351951">
    <w:abstractNumId w:val="37"/>
  </w:num>
  <w:num w:numId="30" w16cid:durableId="477769679">
    <w:abstractNumId w:val="21"/>
  </w:num>
  <w:num w:numId="31" w16cid:durableId="310596087">
    <w:abstractNumId w:val="50"/>
  </w:num>
  <w:num w:numId="32" w16cid:durableId="1989432743">
    <w:abstractNumId w:val="38"/>
  </w:num>
  <w:num w:numId="33" w16cid:durableId="1580021438">
    <w:abstractNumId w:val="29"/>
  </w:num>
  <w:num w:numId="34" w16cid:durableId="1964531472">
    <w:abstractNumId w:val="60"/>
  </w:num>
  <w:num w:numId="35" w16cid:durableId="1222786416">
    <w:abstractNumId w:val="45"/>
  </w:num>
  <w:num w:numId="36" w16cid:durableId="57872629">
    <w:abstractNumId w:val="30"/>
  </w:num>
  <w:num w:numId="37" w16cid:durableId="1585381768">
    <w:abstractNumId w:val="65"/>
  </w:num>
  <w:num w:numId="38" w16cid:durableId="883907844">
    <w:abstractNumId w:val="78"/>
  </w:num>
  <w:num w:numId="39" w16cid:durableId="50542681">
    <w:abstractNumId w:val="55"/>
  </w:num>
  <w:num w:numId="40" w16cid:durableId="1703477815">
    <w:abstractNumId w:val="48"/>
  </w:num>
  <w:num w:numId="41" w16cid:durableId="787502860">
    <w:abstractNumId w:val="54"/>
  </w:num>
  <w:num w:numId="42" w16cid:durableId="1150563530">
    <w:abstractNumId w:val="70"/>
  </w:num>
  <w:num w:numId="43" w16cid:durableId="1762674457">
    <w:abstractNumId w:val="77"/>
  </w:num>
  <w:num w:numId="44" w16cid:durableId="1960603086">
    <w:abstractNumId w:val="33"/>
  </w:num>
  <w:num w:numId="45" w16cid:durableId="2139567284">
    <w:abstractNumId w:val="63"/>
  </w:num>
  <w:num w:numId="46" w16cid:durableId="840312894">
    <w:abstractNumId w:val="58"/>
  </w:num>
  <w:num w:numId="47" w16cid:durableId="222907568">
    <w:abstractNumId w:val="64"/>
  </w:num>
  <w:num w:numId="48" w16cid:durableId="599222472">
    <w:abstractNumId w:val="69"/>
  </w:num>
  <w:num w:numId="49" w16cid:durableId="1144203632">
    <w:abstractNumId w:val="15"/>
  </w:num>
  <w:num w:numId="50" w16cid:durableId="706610435">
    <w:abstractNumId w:val="16"/>
  </w:num>
  <w:num w:numId="51" w16cid:durableId="1729694127">
    <w:abstractNumId w:val="17"/>
  </w:num>
  <w:num w:numId="52" w16cid:durableId="1468426715">
    <w:abstractNumId w:val="18"/>
  </w:num>
  <w:num w:numId="53" w16cid:durableId="1390302648">
    <w:abstractNumId w:val="19"/>
  </w:num>
  <w:num w:numId="54" w16cid:durableId="1895920192">
    <w:abstractNumId w:val="20"/>
  </w:num>
  <w:num w:numId="55" w16cid:durableId="1747069705">
    <w:abstractNumId w:val="51"/>
  </w:num>
  <w:num w:numId="56" w16cid:durableId="760952026">
    <w:abstractNumId w:val="56"/>
  </w:num>
  <w:num w:numId="57" w16cid:durableId="1166700730">
    <w:abstractNumId w:val="83"/>
  </w:num>
  <w:num w:numId="58" w16cid:durableId="551042279">
    <w:abstractNumId w:val="41"/>
  </w:num>
  <w:num w:numId="59" w16cid:durableId="1774862601">
    <w:abstractNumId w:val="25"/>
  </w:num>
  <w:num w:numId="60" w16cid:durableId="2130010756">
    <w:abstractNumId w:val="32"/>
  </w:num>
  <w:num w:numId="61" w16cid:durableId="400250476">
    <w:abstractNumId w:val="46"/>
  </w:num>
  <w:num w:numId="62" w16cid:durableId="500895666">
    <w:abstractNumId w:val="68"/>
  </w:num>
  <w:num w:numId="63" w16cid:durableId="1072853892">
    <w:abstractNumId w:val="81"/>
  </w:num>
  <w:num w:numId="64" w16cid:durableId="816265998">
    <w:abstractNumId w:val="72"/>
  </w:num>
  <w:num w:numId="65" w16cid:durableId="816266134">
    <w:abstractNumId w:val="27"/>
  </w:num>
  <w:num w:numId="66" w16cid:durableId="459423604">
    <w:abstractNumId w:val="39"/>
  </w:num>
  <w:num w:numId="67" w16cid:durableId="758911988">
    <w:abstractNumId w:val="28"/>
  </w:num>
  <w:num w:numId="68" w16cid:durableId="1653100857">
    <w:abstractNumId w:val="76"/>
  </w:num>
  <w:num w:numId="69" w16cid:durableId="1426538441">
    <w:abstractNumId w:val="52"/>
  </w:num>
  <w:num w:numId="70" w16cid:durableId="1181160769">
    <w:abstractNumId w:val="47"/>
  </w:num>
  <w:num w:numId="71" w16cid:durableId="395279779">
    <w:abstractNumId w:val="71"/>
  </w:num>
  <w:num w:numId="72" w16cid:durableId="1209495537">
    <w:abstractNumId w:val="49"/>
  </w:num>
  <w:num w:numId="73" w16cid:durableId="1189879721">
    <w:abstractNumId w:val="22"/>
  </w:num>
  <w:num w:numId="74" w16cid:durableId="2092702241">
    <w:abstractNumId w:val="59"/>
  </w:num>
  <w:num w:numId="75" w16cid:durableId="415590644">
    <w:abstractNumId w:val="73"/>
  </w:num>
  <w:num w:numId="76" w16cid:durableId="351614108">
    <w:abstractNumId w:val="80"/>
    <w:lvlOverride w:ilvl="0">
      <w:startOverride w:val="1"/>
    </w:lvlOverride>
  </w:num>
  <w:num w:numId="77" w16cid:durableId="2109080761">
    <w:abstractNumId w:val="82"/>
  </w:num>
  <w:num w:numId="78" w16cid:durableId="369308462">
    <w:abstractNumId w:val="42"/>
  </w:num>
  <w:num w:numId="79" w16cid:durableId="1178428423">
    <w:abstractNumId w:val="62"/>
  </w:num>
  <w:num w:numId="80" w16cid:durableId="1740127279">
    <w:abstractNumId w:val="75"/>
  </w:num>
  <w:num w:numId="81" w16cid:durableId="1276014058">
    <w:abstractNumId w:val="43"/>
  </w:num>
  <w:num w:numId="82" w16cid:durableId="766658462">
    <w:abstractNumId w:val="23"/>
  </w:num>
  <w:num w:numId="83" w16cid:durableId="1141116868">
    <w:abstractNumId w:val="67"/>
  </w:num>
  <w:num w:numId="84" w16cid:durableId="1589533367">
    <w:abstractNumId w:val="66"/>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Alberto Arce Mino">
    <w15:presenceInfo w15:providerId="AD" w15:userId="S::carce@congope.gob.ec::daa997d6-ce92-45f5-a299-62fdb9726d76"/>
  </w15:person>
  <w15:person w15:author="usuario">
    <w15:presenceInfo w15:providerId="Windows Live" w15:userId="2364f31af6ee7d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805"/>
    <w:rsid w:val="00000BA0"/>
    <w:rsid w:val="00001A6C"/>
    <w:rsid w:val="0001684D"/>
    <w:rsid w:val="000233C0"/>
    <w:rsid w:val="00024522"/>
    <w:rsid w:val="00024D16"/>
    <w:rsid w:val="00031296"/>
    <w:rsid w:val="00035609"/>
    <w:rsid w:val="00045BAF"/>
    <w:rsid w:val="0004640E"/>
    <w:rsid w:val="00047B4C"/>
    <w:rsid w:val="00050B16"/>
    <w:rsid w:val="00054B59"/>
    <w:rsid w:val="00063658"/>
    <w:rsid w:val="000776A2"/>
    <w:rsid w:val="0008088E"/>
    <w:rsid w:val="00084E78"/>
    <w:rsid w:val="00086D0C"/>
    <w:rsid w:val="00087940"/>
    <w:rsid w:val="000A1AC8"/>
    <w:rsid w:val="000A207B"/>
    <w:rsid w:val="000B13DB"/>
    <w:rsid w:val="000B296D"/>
    <w:rsid w:val="000B7E2A"/>
    <w:rsid w:val="000C51F9"/>
    <w:rsid w:val="000C6DDB"/>
    <w:rsid w:val="000D01F1"/>
    <w:rsid w:val="000D1EE7"/>
    <w:rsid w:val="000D2070"/>
    <w:rsid w:val="000D2CF2"/>
    <w:rsid w:val="000D44B1"/>
    <w:rsid w:val="000E227E"/>
    <w:rsid w:val="00101200"/>
    <w:rsid w:val="00102027"/>
    <w:rsid w:val="00103F15"/>
    <w:rsid w:val="00105D6B"/>
    <w:rsid w:val="001117A7"/>
    <w:rsid w:val="001168F1"/>
    <w:rsid w:val="00122D61"/>
    <w:rsid w:val="00132899"/>
    <w:rsid w:val="00142805"/>
    <w:rsid w:val="00146B8B"/>
    <w:rsid w:val="00150CD5"/>
    <w:rsid w:val="00151AF6"/>
    <w:rsid w:val="00154C57"/>
    <w:rsid w:val="001567DB"/>
    <w:rsid w:val="001605FC"/>
    <w:rsid w:val="00161392"/>
    <w:rsid w:val="001617CD"/>
    <w:rsid w:val="00166F0D"/>
    <w:rsid w:val="001702CD"/>
    <w:rsid w:val="00170D35"/>
    <w:rsid w:val="001765CC"/>
    <w:rsid w:val="00176DD9"/>
    <w:rsid w:val="00177ABF"/>
    <w:rsid w:val="00196A11"/>
    <w:rsid w:val="00196DE7"/>
    <w:rsid w:val="001A33AE"/>
    <w:rsid w:val="001A4E3B"/>
    <w:rsid w:val="001B21E5"/>
    <w:rsid w:val="001B63BE"/>
    <w:rsid w:val="001B7956"/>
    <w:rsid w:val="001C6D2B"/>
    <w:rsid w:val="001C7DA0"/>
    <w:rsid w:val="001E10E8"/>
    <w:rsid w:val="001F13A2"/>
    <w:rsid w:val="001F401A"/>
    <w:rsid w:val="002121DF"/>
    <w:rsid w:val="00232D74"/>
    <w:rsid w:val="00234BA1"/>
    <w:rsid w:val="00234DCA"/>
    <w:rsid w:val="00235D5F"/>
    <w:rsid w:val="00237BDA"/>
    <w:rsid w:val="0025104C"/>
    <w:rsid w:val="0025311E"/>
    <w:rsid w:val="002564B3"/>
    <w:rsid w:val="0026065F"/>
    <w:rsid w:val="00261E73"/>
    <w:rsid w:val="00263493"/>
    <w:rsid w:val="002711C1"/>
    <w:rsid w:val="00274F5B"/>
    <w:rsid w:val="002853F2"/>
    <w:rsid w:val="002A0FEC"/>
    <w:rsid w:val="002A3355"/>
    <w:rsid w:val="002A5F7C"/>
    <w:rsid w:val="002A7A80"/>
    <w:rsid w:val="002B1FF8"/>
    <w:rsid w:val="002B37BE"/>
    <w:rsid w:val="002C1617"/>
    <w:rsid w:val="002C196C"/>
    <w:rsid w:val="002C53B9"/>
    <w:rsid w:val="002D05E1"/>
    <w:rsid w:val="002D6DBD"/>
    <w:rsid w:val="002D73E4"/>
    <w:rsid w:val="002E2CEB"/>
    <w:rsid w:val="002F04F8"/>
    <w:rsid w:val="003013B3"/>
    <w:rsid w:val="00320993"/>
    <w:rsid w:val="00326A11"/>
    <w:rsid w:val="00332E67"/>
    <w:rsid w:val="0033671D"/>
    <w:rsid w:val="003523BF"/>
    <w:rsid w:val="003543EB"/>
    <w:rsid w:val="0035446E"/>
    <w:rsid w:val="00363563"/>
    <w:rsid w:val="0036719A"/>
    <w:rsid w:val="00371A46"/>
    <w:rsid w:val="00373661"/>
    <w:rsid w:val="00375616"/>
    <w:rsid w:val="00376BA6"/>
    <w:rsid w:val="00376FD6"/>
    <w:rsid w:val="003853EF"/>
    <w:rsid w:val="003A0AC2"/>
    <w:rsid w:val="003A3983"/>
    <w:rsid w:val="003A52DE"/>
    <w:rsid w:val="003B6E06"/>
    <w:rsid w:val="003C6CED"/>
    <w:rsid w:val="003D4214"/>
    <w:rsid w:val="003D7A90"/>
    <w:rsid w:val="003E1709"/>
    <w:rsid w:val="003F0FDE"/>
    <w:rsid w:val="003F35AB"/>
    <w:rsid w:val="003F3D6D"/>
    <w:rsid w:val="003F4F10"/>
    <w:rsid w:val="003F5679"/>
    <w:rsid w:val="00416624"/>
    <w:rsid w:val="0041756A"/>
    <w:rsid w:val="00420473"/>
    <w:rsid w:val="00420EC6"/>
    <w:rsid w:val="0042246F"/>
    <w:rsid w:val="00425E5E"/>
    <w:rsid w:val="004406F9"/>
    <w:rsid w:val="00452136"/>
    <w:rsid w:val="004665D4"/>
    <w:rsid w:val="00470BCB"/>
    <w:rsid w:val="00473AA6"/>
    <w:rsid w:val="00481D0F"/>
    <w:rsid w:val="00494CD3"/>
    <w:rsid w:val="00495A2B"/>
    <w:rsid w:val="004A0C17"/>
    <w:rsid w:val="004A331C"/>
    <w:rsid w:val="004A41A8"/>
    <w:rsid w:val="004A618F"/>
    <w:rsid w:val="004A7CC8"/>
    <w:rsid w:val="004B5D26"/>
    <w:rsid w:val="004B65E0"/>
    <w:rsid w:val="004B7022"/>
    <w:rsid w:val="004D2177"/>
    <w:rsid w:val="004D4325"/>
    <w:rsid w:val="004E3B83"/>
    <w:rsid w:val="004E6E71"/>
    <w:rsid w:val="004F1314"/>
    <w:rsid w:val="00507E77"/>
    <w:rsid w:val="005247C8"/>
    <w:rsid w:val="005260A3"/>
    <w:rsid w:val="00534ED2"/>
    <w:rsid w:val="005468A3"/>
    <w:rsid w:val="005471C5"/>
    <w:rsid w:val="00554784"/>
    <w:rsid w:val="00557A8A"/>
    <w:rsid w:val="00560701"/>
    <w:rsid w:val="00561049"/>
    <w:rsid w:val="0056122D"/>
    <w:rsid w:val="005633A5"/>
    <w:rsid w:val="00586DA4"/>
    <w:rsid w:val="0059472E"/>
    <w:rsid w:val="005A15D1"/>
    <w:rsid w:val="005A43B9"/>
    <w:rsid w:val="005A535E"/>
    <w:rsid w:val="005B2E5C"/>
    <w:rsid w:val="005C4909"/>
    <w:rsid w:val="005C5BBB"/>
    <w:rsid w:val="005D5B03"/>
    <w:rsid w:val="005D669C"/>
    <w:rsid w:val="005E284A"/>
    <w:rsid w:val="005E4CBC"/>
    <w:rsid w:val="005E794A"/>
    <w:rsid w:val="005F2941"/>
    <w:rsid w:val="005F5565"/>
    <w:rsid w:val="005F5FD8"/>
    <w:rsid w:val="006009F8"/>
    <w:rsid w:val="00604892"/>
    <w:rsid w:val="00606684"/>
    <w:rsid w:val="00614887"/>
    <w:rsid w:val="00621D4E"/>
    <w:rsid w:val="006312C6"/>
    <w:rsid w:val="00633744"/>
    <w:rsid w:val="00634DC1"/>
    <w:rsid w:val="00636A89"/>
    <w:rsid w:val="00640744"/>
    <w:rsid w:val="00651D1F"/>
    <w:rsid w:val="0065380D"/>
    <w:rsid w:val="00670555"/>
    <w:rsid w:val="0067101C"/>
    <w:rsid w:val="0067222F"/>
    <w:rsid w:val="00677442"/>
    <w:rsid w:val="006842C7"/>
    <w:rsid w:val="00687018"/>
    <w:rsid w:val="0069285B"/>
    <w:rsid w:val="00694487"/>
    <w:rsid w:val="00697997"/>
    <w:rsid w:val="00697F17"/>
    <w:rsid w:val="006A592B"/>
    <w:rsid w:val="006B1875"/>
    <w:rsid w:val="006B30DB"/>
    <w:rsid w:val="006C0BFF"/>
    <w:rsid w:val="006C1968"/>
    <w:rsid w:val="006D1C73"/>
    <w:rsid w:val="006D2871"/>
    <w:rsid w:val="006D3CA8"/>
    <w:rsid w:val="006D7B89"/>
    <w:rsid w:val="00706B7B"/>
    <w:rsid w:val="00713E8E"/>
    <w:rsid w:val="00717947"/>
    <w:rsid w:val="00723215"/>
    <w:rsid w:val="00731853"/>
    <w:rsid w:val="0073494D"/>
    <w:rsid w:val="00745630"/>
    <w:rsid w:val="007476F9"/>
    <w:rsid w:val="00750B09"/>
    <w:rsid w:val="00751E43"/>
    <w:rsid w:val="00754D46"/>
    <w:rsid w:val="007648A8"/>
    <w:rsid w:val="00774E0C"/>
    <w:rsid w:val="00781E1D"/>
    <w:rsid w:val="00790CFA"/>
    <w:rsid w:val="007921C1"/>
    <w:rsid w:val="007B6A36"/>
    <w:rsid w:val="007C527C"/>
    <w:rsid w:val="007C7224"/>
    <w:rsid w:val="007D14AA"/>
    <w:rsid w:val="007D2155"/>
    <w:rsid w:val="007D3A30"/>
    <w:rsid w:val="007E402A"/>
    <w:rsid w:val="007E5888"/>
    <w:rsid w:val="007F09AA"/>
    <w:rsid w:val="007F7CB0"/>
    <w:rsid w:val="00801738"/>
    <w:rsid w:val="0080782F"/>
    <w:rsid w:val="00814778"/>
    <w:rsid w:val="00817B58"/>
    <w:rsid w:val="00823F60"/>
    <w:rsid w:val="00827E50"/>
    <w:rsid w:val="00841DBE"/>
    <w:rsid w:val="00842AD4"/>
    <w:rsid w:val="00852109"/>
    <w:rsid w:val="00863255"/>
    <w:rsid w:val="00870EFF"/>
    <w:rsid w:val="008811CC"/>
    <w:rsid w:val="008850CA"/>
    <w:rsid w:val="008874B4"/>
    <w:rsid w:val="008A287F"/>
    <w:rsid w:val="008B79B4"/>
    <w:rsid w:val="008B7E47"/>
    <w:rsid w:val="008C0976"/>
    <w:rsid w:val="008C13CC"/>
    <w:rsid w:val="008C57CA"/>
    <w:rsid w:val="008C7127"/>
    <w:rsid w:val="008E1A03"/>
    <w:rsid w:val="008E63FF"/>
    <w:rsid w:val="008F2313"/>
    <w:rsid w:val="008F525A"/>
    <w:rsid w:val="009045B6"/>
    <w:rsid w:val="00906F8A"/>
    <w:rsid w:val="009100D9"/>
    <w:rsid w:val="00911807"/>
    <w:rsid w:val="00921CAE"/>
    <w:rsid w:val="00926D3C"/>
    <w:rsid w:val="00927868"/>
    <w:rsid w:val="00931493"/>
    <w:rsid w:val="009320C2"/>
    <w:rsid w:val="0093298C"/>
    <w:rsid w:val="00934710"/>
    <w:rsid w:val="009408DD"/>
    <w:rsid w:val="009446EB"/>
    <w:rsid w:val="0095410D"/>
    <w:rsid w:val="00957DF9"/>
    <w:rsid w:val="009600D4"/>
    <w:rsid w:val="009706DD"/>
    <w:rsid w:val="0097239A"/>
    <w:rsid w:val="0098332A"/>
    <w:rsid w:val="00984F83"/>
    <w:rsid w:val="0099136C"/>
    <w:rsid w:val="00997704"/>
    <w:rsid w:val="009A1654"/>
    <w:rsid w:val="009A21F7"/>
    <w:rsid w:val="009A6357"/>
    <w:rsid w:val="009B13CA"/>
    <w:rsid w:val="009B15F4"/>
    <w:rsid w:val="009B4997"/>
    <w:rsid w:val="009B6111"/>
    <w:rsid w:val="009D5929"/>
    <w:rsid w:val="009E0A25"/>
    <w:rsid w:val="009E30F0"/>
    <w:rsid w:val="009E3801"/>
    <w:rsid w:val="009F7708"/>
    <w:rsid w:val="00A01832"/>
    <w:rsid w:val="00A01DFF"/>
    <w:rsid w:val="00A071CF"/>
    <w:rsid w:val="00A13E38"/>
    <w:rsid w:val="00A22F90"/>
    <w:rsid w:val="00A25C77"/>
    <w:rsid w:val="00A26F3D"/>
    <w:rsid w:val="00A42A14"/>
    <w:rsid w:val="00A47C6A"/>
    <w:rsid w:val="00A61AA9"/>
    <w:rsid w:val="00A77604"/>
    <w:rsid w:val="00A80ACD"/>
    <w:rsid w:val="00A922C7"/>
    <w:rsid w:val="00A93F2B"/>
    <w:rsid w:val="00AA2820"/>
    <w:rsid w:val="00AA4EFF"/>
    <w:rsid w:val="00AA5CCA"/>
    <w:rsid w:val="00AB0F36"/>
    <w:rsid w:val="00AB1959"/>
    <w:rsid w:val="00AC0A20"/>
    <w:rsid w:val="00AC28B0"/>
    <w:rsid w:val="00AC794D"/>
    <w:rsid w:val="00AD0236"/>
    <w:rsid w:val="00AD439B"/>
    <w:rsid w:val="00AE4B55"/>
    <w:rsid w:val="00B04A42"/>
    <w:rsid w:val="00B11B93"/>
    <w:rsid w:val="00B11E8D"/>
    <w:rsid w:val="00B13B3E"/>
    <w:rsid w:val="00B16CCC"/>
    <w:rsid w:val="00B24002"/>
    <w:rsid w:val="00B26067"/>
    <w:rsid w:val="00B27C01"/>
    <w:rsid w:val="00B3466A"/>
    <w:rsid w:val="00B4039B"/>
    <w:rsid w:val="00B42C6B"/>
    <w:rsid w:val="00B4387A"/>
    <w:rsid w:val="00B46664"/>
    <w:rsid w:val="00B476F0"/>
    <w:rsid w:val="00B567EE"/>
    <w:rsid w:val="00B57047"/>
    <w:rsid w:val="00B61829"/>
    <w:rsid w:val="00B6594D"/>
    <w:rsid w:val="00B737AC"/>
    <w:rsid w:val="00B8799B"/>
    <w:rsid w:val="00B951E6"/>
    <w:rsid w:val="00BB0507"/>
    <w:rsid w:val="00BB23B2"/>
    <w:rsid w:val="00BB620E"/>
    <w:rsid w:val="00BB7313"/>
    <w:rsid w:val="00BC0F36"/>
    <w:rsid w:val="00BC5A8F"/>
    <w:rsid w:val="00BD016E"/>
    <w:rsid w:val="00BE2613"/>
    <w:rsid w:val="00BF0AB6"/>
    <w:rsid w:val="00BF4197"/>
    <w:rsid w:val="00BF6C60"/>
    <w:rsid w:val="00C03A36"/>
    <w:rsid w:val="00C04F4F"/>
    <w:rsid w:val="00C062F0"/>
    <w:rsid w:val="00C25081"/>
    <w:rsid w:val="00C324CE"/>
    <w:rsid w:val="00C363C1"/>
    <w:rsid w:val="00C44C5D"/>
    <w:rsid w:val="00C47D06"/>
    <w:rsid w:val="00C501EF"/>
    <w:rsid w:val="00C52154"/>
    <w:rsid w:val="00C61666"/>
    <w:rsid w:val="00C62B0B"/>
    <w:rsid w:val="00C64A3F"/>
    <w:rsid w:val="00C72B4D"/>
    <w:rsid w:val="00C93E6D"/>
    <w:rsid w:val="00C94634"/>
    <w:rsid w:val="00CB554D"/>
    <w:rsid w:val="00CC0C4B"/>
    <w:rsid w:val="00CC45CF"/>
    <w:rsid w:val="00CC6970"/>
    <w:rsid w:val="00CC6A25"/>
    <w:rsid w:val="00CD0AD0"/>
    <w:rsid w:val="00CD5275"/>
    <w:rsid w:val="00CD558E"/>
    <w:rsid w:val="00CD5D58"/>
    <w:rsid w:val="00CE426A"/>
    <w:rsid w:val="00CE5B95"/>
    <w:rsid w:val="00CE621E"/>
    <w:rsid w:val="00CF091C"/>
    <w:rsid w:val="00CF6389"/>
    <w:rsid w:val="00CF6922"/>
    <w:rsid w:val="00CF6FA9"/>
    <w:rsid w:val="00D14489"/>
    <w:rsid w:val="00D2478E"/>
    <w:rsid w:val="00D263C6"/>
    <w:rsid w:val="00D43A3E"/>
    <w:rsid w:val="00D51877"/>
    <w:rsid w:val="00D53D6C"/>
    <w:rsid w:val="00D54994"/>
    <w:rsid w:val="00D56012"/>
    <w:rsid w:val="00D66F0C"/>
    <w:rsid w:val="00D73ADD"/>
    <w:rsid w:val="00D82D5C"/>
    <w:rsid w:val="00D84A9F"/>
    <w:rsid w:val="00D8656D"/>
    <w:rsid w:val="00DA6830"/>
    <w:rsid w:val="00DC1CEE"/>
    <w:rsid w:val="00DD63F7"/>
    <w:rsid w:val="00DF25E9"/>
    <w:rsid w:val="00E00FA4"/>
    <w:rsid w:val="00E127B2"/>
    <w:rsid w:val="00E127D4"/>
    <w:rsid w:val="00E1407D"/>
    <w:rsid w:val="00E149E1"/>
    <w:rsid w:val="00E177C1"/>
    <w:rsid w:val="00E25058"/>
    <w:rsid w:val="00E31DB8"/>
    <w:rsid w:val="00E502E5"/>
    <w:rsid w:val="00E523B6"/>
    <w:rsid w:val="00E527A5"/>
    <w:rsid w:val="00E53C03"/>
    <w:rsid w:val="00E56634"/>
    <w:rsid w:val="00E63011"/>
    <w:rsid w:val="00E7497F"/>
    <w:rsid w:val="00E76FAC"/>
    <w:rsid w:val="00E817B5"/>
    <w:rsid w:val="00E8266A"/>
    <w:rsid w:val="00E838EF"/>
    <w:rsid w:val="00E85C3C"/>
    <w:rsid w:val="00E90B9A"/>
    <w:rsid w:val="00EA00BB"/>
    <w:rsid w:val="00EA261B"/>
    <w:rsid w:val="00EA3302"/>
    <w:rsid w:val="00EA37F6"/>
    <w:rsid w:val="00EC5AB6"/>
    <w:rsid w:val="00EE3EAD"/>
    <w:rsid w:val="00EF2F07"/>
    <w:rsid w:val="00EF7484"/>
    <w:rsid w:val="00F1239F"/>
    <w:rsid w:val="00F17784"/>
    <w:rsid w:val="00F21E91"/>
    <w:rsid w:val="00F22196"/>
    <w:rsid w:val="00F24F76"/>
    <w:rsid w:val="00F31FDD"/>
    <w:rsid w:val="00F424D1"/>
    <w:rsid w:val="00F5151B"/>
    <w:rsid w:val="00F52F99"/>
    <w:rsid w:val="00F5398B"/>
    <w:rsid w:val="00F544A5"/>
    <w:rsid w:val="00F56C5B"/>
    <w:rsid w:val="00F6156A"/>
    <w:rsid w:val="00F61E82"/>
    <w:rsid w:val="00F66E33"/>
    <w:rsid w:val="00F67096"/>
    <w:rsid w:val="00F70CA4"/>
    <w:rsid w:val="00F85E97"/>
    <w:rsid w:val="00F864EC"/>
    <w:rsid w:val="00F86F8E"/>
    <w:rsid w:val="00F90D6F"/>
    <w:rsid w:val="00F9106F"/>
    <w:rsid w:val="00FA3E42"/>
    <w:rsid w:val="00FB3D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4880E78"/>
  <w15:chartTrackingRefBased/>
  <w15:docId w15:val="{55FA8DE2-A1A8-4966-A0AB-01F202D1D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9" w:qFormat="1"/>
    <w:lsdException w:name="heading 4" w:uiPriority="9" w:qFormat="1"/>
    <w:lsdException w:name="heading 5" w:semiHidden="1" w:uiPriority="0" w:unhideWhenUsed="1" w:qFormat="1"/>
    <w:lsdException w:name="heading 6" w:uiPriority="9" w:qFormat="1"/>
    <w:lsdException w:name="heading 7" w:semiHidden="1" w:uiPriority="0"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rial Unicode MS"/>
      <w:kern w:val="1"/>
      <w:sz w:val="24"/>
      <w:szCs w:val="24"/>
      <w:lang w:val="es-ES_tradnl"/>
    </w:rPr>
  </w:style>
  <w:style w:type="paragraph" w:styleId="Ttulo1">
    <w:name w:val="heading 1"/>
    <w:basedOn w:val="Normal"/>
    <w:next w:val="Normal"/>
    <w:link w:val="Ttulo1Car"/>
    <w:qFormat/>
    <w:rsid w:val="00EA00BB"/>
    <w:pPr>
      <w:keepNext/>
      <w:keepLines/>
      <w:widowControl/>
      <w:spacing w:before="480"/>
      <w:outlineLvl w:val="0"/>
    </w:pPr>
    <w:rPr>
      <w:rFonts w:ascii="Cambria" w:eastAsia="Times New Roman" w:hAnsi="Cambria"/>
      <w:b/>
      <w:bCs/>
      <w:color w:val="365F91"/>
      <w:kern w:val="0"/>
      <w:sz w:val="28"/>
      <w:szCs w:val="28"/>
      <w:lang w:val="es-EC" w:eastAsia="hi-IN" w:bidi="hi-IN"/>
    </w:rPr>
  </w:style>
  <w:style w:type="paragraph" w:styleId="Ttulo2">
    <w:name w:val="heading 2"/>
    <w:basedOn w:val="Normal"/>
    <w:next w:val="Normal"/>
    <w:link w:val="Ttulo2Car"/>
    <w:qFormat/>
    <w:rsid w:val="00EA00BB"/>
    <w:pPr>
      <w:keepNext/>
      <w:shd w:val="clear" w:color="auto" w:fill="FFFFFF"/>
      <w:ind w:left="1429" w:hanging="360"/>
      <w:jc w:val="center"/>
      <w:outlineLvl w:val="1"/>
    </w:pPr>
    <w:rPr>
      <w:rFonts w:ascii="Arial" w:eastAsia="Times New Roman" w:hAnsi="Arial"/>
      <w:b/>
      <w:spacing w:val="-3"/>
      <w:kern w:val="0"/>
      <w:szCs w:val="20"/>
      <w:lang w:val="en-US" w:eastAsia="hi-IN" w:bidi="hi-IN"/>
    </w:rPr>
  </w:style>
  <w:style w:type="paragraph" w:styleId="Ttulo3">
    <w:name w:val="heading 3"/>
    <w:basedOn w:val="Normal"/>
    <w:next w:val="Normal"/>
    <w:link w:val="Ttulo3Car"/>
    <w:qFormat/>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link w:val="Ttulo4Car"/>
    <w:qFormat/>
    <w:pPr>
      <w:keepNext/>
      <w:numPr>
        <w:ilvl w:val="3"/>
        <w:numId w:val="1"/>
      </w:numPr>
      <w:spacing w:before="240" w:after="60"/>
      <w:outlineLvl w:val="3"/>
    </w:pPr>
    <w:rPr>
      <w:b/>
      <w:bCs/>
      <w:sz w:val="28"/>
      <w:szCs w:val="28"/>
    </w:rPr>
  </w:style>
  <w:style w:type="paragraph" w:styleId="Ttulo5">
    <w:name w:val="heading 5"/>
    <w:basedOn w:val="Normal"/>
    <w:next w:val="Normal"/>
    <w:link w:val="Ttulo5Car"/>
    <w:qFormat/>
    <w:rsid w:val="00EA00BB"/>
    <w:pPr>
      <w:widowControl/>
      <w:spacing w:before="240" w:after="60"/>
      <w:outlineLvl w:val="4"/>
    </w:pPr>
    <w:rPr>
      <w:rFonts w:eastAsia="Times New Roman"/>
      <w:b/>
      <w:i/>
      <w:kern w:val="0"/>
      <w:sz w:val="26"/>
      <w:szCs w:val="20"/>
      <w:lang w:val="es-EC" w:eastAsia="hi-IN" w:bidi="hi-IN"/>
    </w:rPr>
  </w:style>
  <w:style w:type="paragraph" w:styleId="Ttulo6">
    <w:name w:val="heading 6"/>
    <w:basedOn w:val="Normal"/>
    <w:next w:val="Normal"/>
    <w:link w:val="Ttulo6Car"/>
    <w:qFormat/>
    <w:pPr>
      <w:keepNext/>
      <w:keepLines/>
      <w:numPr>
        <w:ilvl w:val="5"/>
        <w:numId w:val="1"/>
      </w:numPr>
      <w:spacing w:before="200"/>
      <w:outlineLvl w:val="5"/>
    </w:pPr>
    <w:rPr>
      <w:rFonts w:ascii="Cambria" w:hAnsi="Cambria"/>
      <w:i/>
      <w:iCs/>
      <w:color w:val="243F60"/>
    </w:rPr>
  </w:style>
  <w:style w:type="paragraph" w:styleId="Ttulo7">
    <w:name w:val="heading 7"/>
    <w:basedOn w:val="Normal"/>
    <w:next w:val="Normal"/>
    <w:link w:val="Ttulo7Car"/>
    <w:qFormat/>
    <w:rsid w:val="00EA00BB"/>
    <w:pPr>
      <w:keepNext/>
      <w:ind w:left="5029" w:hanging="360"/>
      <w:jc w:val="center"/>
      <w:outlineLvl w:val="6"/>
    </w:pPr>
    <w:rPr>
      <w:rFonts w:ascii="Flat Brush" w:eastAsia="Times New Roman" w:hAnsi="Flat Brush"/>
      <w:b/>
      <w:kern w:val="0"/>
      <w:sz w:val="32"/>
      <w:szCs w:val="20"/>
      <w:lang w:val="es-ES" w:eastAsia="hi-IN" w:bidi="hi-IN"/>
    </w:rPr>
  </w:style>
  <w:style w:type="paragraph" w:styleId="Ttulo8">
    <w:name w:val="heading 8"/>
    <w:basedOn w:val="Normal"/>
    <w:next w:val="Normal"/>
    <w:link w:val="Ttulo8Car"/>
    <w:qFormat/>
    <w:pPr>
      <w:keepNext/>
      <w:keepLines/>
      <w:numPr>
        <w:ilvl w:val="7"/>
        <w:numId w:val="1"/>
      </w:numPr>
      <w:spacing w:before="200"/>
      <w:outlineLvl w:val="7"/>
    </w:pPr>
    <w:rPr>
      <w:rFonts w:ascii="Cambria" w:hAnsi="Cambria"/>
      <w:color w:val="404040"/>
      <w:sz w:val="20"/>
      <w:szCs w:val="20"/>
    </w:rPr>
  </w:style>
  <w:style w:type="paragraph" w:styleId="Ttulo9">
    <w:name w:val="heading 9"/>
    <w:basedOn w:val="Normal"/>
    <w:next w:val="Normal"/>
    <w:link w:val="Ttulo9Car"/>
    <w:qFormat/>
    <w:pPr>
      <w:keepNext/>
      <w:numPr>
        <w:ilvl w:val="8"/>
        <w:numId w:val="1"/>
      </w:numPr>
      <w:autoSpaceDE w:val="0"/>
      <w:ind w:left="6469" w:hanging="360"/>
      <w:jc w:val="center"/>
      <w:outlineLvl w:val="8"/>
    </w:pPr>
    <w:rPr>
      <w:rFonts w:ascii="Dolphin" w:hAnsi="Dolphin"/>
      <w:b/>
      <w:bCs/>
      <w:sz w:val="36"/>
      <w:szCs w:val="3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3z0">
    <w:name w:val="WW8Num3z0"/>
    <w:rPr>
      <w:rFonts w:ascii="Symbol" w:hAnsi="Symbol"/>
    </w:rPr>
  </w:style>
  <w:style w:type="character" w:customStyle="1" w:styleId="WW8Num6z0">
    <w:name w:val="WW8Num6z0"/>
    <w:rPr>
      <w:rFonts w:ascii="Symbol" w:hAnsi="Symbol"/>
    </w:rPr>
  </w:style>
  <w:style w:type="character" w:customStyle="1" w:styleId="WW8Num6z1">
    <w:name w:val="WW8Num6z1"/>
    <w:rPr>
      <w:rFonts w:ascii="OpenSymbol" w:hAnsi="OpenSymbol"/>
    </w:rPr>
  </w:style>
  <w:style w:type="character" w:customStyle="1" w:styleId="WW8Num8z0">
    <w:name w:val="WW8Num8z0"/>
    <w:rPr>
      <w:rFonts w:ascii="Symbol" w:hAnsi="Symbol"/>
    </w:rPr>
  </w:style>
  <w:style w:type="character" w:customStyle="1" w:styleId="WW8Num8z1">
    <w:name w:val="WW8Num8z1"/>
    <w:rPr>
      <w:rFonts w:ascii="OpenSymbol" w:hAnsi="OpenSymbol"/>
    </w:rPr>
  </w:style>
  <w:style w:type="character" w:customStyle="1" w:styleId="WW8Num10z0">
    <w:name w:val="WW8Num10z0"/>
    <w:rPr>
      <w:rFonts w:cs="Times New Roman"/>
    </w:rPr>
  </w:style>
  <w:style w:type="character" w:customStyle="1" w:styleId="WW8Num10z1">
    <w:name w:val="WW8Num10z1"/>
    <w:rPr>
      <w:rFonts w:ascii="OpenSymbol" w:hAnsi="OpenSymbol"/>
    </w:rPr>
  </w:style>
  <w:style w:type="character" w:customStyle="1" w:styleId="WW8Num11z0">
    <w:name w:val="WW8Num11z0"/>
    <w:rPr>
      <w:rFonts w:ascii="Symbol" w:hAnsi="Symbol" w:cs="OpenSymbol"/>
    </w:rPr>
  </w:style>
  <w:style w:type="character" w:customStyle="1" w:styleId="WW8Num11z1">
    <w:name w:val="WW8Num11z1"/>
    <w:rPr>
      <w:rFonts w:ascii="OpenSymbol" w:hAnsi="OpenSymbol" w:cs="OpenSymbol"/>
    </w:rPr>
  </w:style>
  <w:style w:type="character" w:customStyle="1" w:styleId="WW8Num12z0">
    <w:name w:val="WW8Num12z0"/>
    <w:rPr>
      <w:rFonts w:ascii="Symbol" w:hAnsi="Symbol"/>
    </w:rPr>
  </w:style>
  <w:style w:type="character" w:customStyle="1" w:styleId="WW8Num12z1">
    <w:name w:val="WW8Num12z1"/>
    <w:rPr>
      <w:rFonts w:ascii="Courier New" w:hAnsi="Courier New"/>
    </w:rPr>
  </w:style>
  <w:style w:type="character" w:customStyle="1" w:styleId="WW8Num15z0">
    <w:name w:val="WW8Num15z0"/>
    <w:rPr>
      <w:rFonts w:ascii="Symbol" w:hAnsi="Symbol" w:cs="Open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5z0">
    <w:name w:val="WW8Num5z0"/>
    <w:rPr>
      <w:rFonts w:cs="Times New Roman"/>
    </w:rPr>
  </w:style>
  <w:style w:type="character" w:customStyle="1" w:styleId="WW8Num13z0">
    <w:name w:val="WW8Num13z0"/>
    <w:rPr>
      <w:rFonts w:cs="Times New Roman"/>
    </w:rPr>
  </w:style>
  <w:style w:type="character" w:customStyle="1" w:styleId="WW8Num13z1">
    <w:name w:val="WW8Num13z1"/>
    <w:rPr>
      <w:rFonts w:ascii="OpenSymbol" w:hAnsi="OpenSymbol" w:cs="OpenSymbol"/>
    </w:rPr>
  </w:style>
  <w:style w:type="character" w:customStyle="1" w:styleId="WW8Num14z0">
    <w:name w:val="WW8Num14z0"/>
    <w:rPr>
      <w:rFonts w:ascii="Symbol" w:hAnsi="Symbol" w:cs="OpenSymbol"/>
    </w:rPr>
  </w:style>
  <w:style w:type="character" w:customStyle="1" w:styleId="WW8Num14z1">
    <w:name w:val="WW8Num14z1"/>
    <w:rPr>
      <w:rFonts w:ascii="OpenSymbol" w:hAnsi="OpenSymbol" w:cs="OpenSymbol"/>
    </w:rPr>
  </w:style>
  <w:style w:type="character" w:customStyle="1" w:styleId="WW8Num15z1">
    <w:name w:val="WW8Num15z1"/>
    <w:rPr>
      <w:rFonts w:ascii="OpenSymbol" w:hAnsi="OpenSymbol" w:cs="OpenSymbol"/>
    </w:rPr>
  </w:style>
  <w:style w:type="character" w:customStyle="1" w:styleId="WW8Num16z0">
    <w:name w:val="WW8Num16z0"/>
    <w:rPr>
      <w:rFonts w:ascii="Symbol" w:hAnsi="Symbol"/>
    </w:rPr>
  </w:style>
  <w:style w:type="character" w:customStyle="1" w:styleId="WW8Num16z1">
    <w:name w:val="WW8Num16z1"/>
    <w:rPr>
      <w:rFonts w:ascii="Courier New" w:hAnsi="Courier New"/>
    </w:rPr>
  </w:style>
  <w:style w:type="character" w:customStyle="1" w:styleId="WW-Absatz-Standardschriftart1">
    <w:name w:val="WW-Absatz-Standardschriftart1"/>
  </w:style>
  <w:style w:type="character" w:customStyle="1" w:styleId="Fuentedeprrafopredeter2">
    <w:name w:val="Fuente de párrafo predeter.2"/>
  </w:style>
  <w:style w:type="character" w:styleId="Hipervnculo">
    <w:name w:val="Hyperlink"/>
    <w:rPr>
      <w:rFonts w:cs="Times New Roman"/>
      <w:color w:val="0000FF"/>
      <w:u w:val="single"/>
    </w:rPr>
  </w:style>
  <w:style w:type="character" w:customStyle="1" w:styleId="formcampos2">
    <w:name w:val="formcampos2"/>
    <w:rPr>
      <w:rFonts w:cs="Times New Roman"/>
      <w:sz w:val="20"/>
      <w:szCs w:val="20"/>
    </w:rPr>
  </w:style>
  <w:style w:type="character" w:customStyle="1" w:styleId="Vietas">
    <w:name w:val="Viñetas"/>
    <w:rPr>
      <w:rFonts w:ascii="OpenSymbol" w:eastAsia="OpenSymbol" w:hAnsi="OpenSymbol" w:cs="OpenSymbol"/>
    </w:rPr>
  </w:style>
  <w:style w:type="character" w:customStyle="1" w:styleId="WW8Num17z0">
    <w:name w:val="WW8Num17z0"/>
    <w:rPr>
      <w:rFonts w:ascii="Wingdings" w:hAnsi="Wingdings"/>
    </w:rPr>
  </w:style>
  <w:style w:type="character" w:customStyle="1" w:styleId="WW8Num17z1">
    <w:name w:val="WW8Num17z1"/>
    <w:rPr>
      <w:rFonts w:ascii="Courier New" w:hAnsi="Courier New"/>
    </w:rPr>
  </w:style>
  <w:style w:type="character" w:customStyle="1" w:styleId="Fuentedeprrafopredeter1">
    <w:name w:val="Fuente de párrafo predeter.1"/>
  </w:style>
  <w:style w:type="character" w:styleId="Textoennegrita">
    <w:name w:val="Strong"/>
    <w:qFormat/>
    <w:rPr>
      <w:rFonts w:cs="Times New Roman"/>
      <w:b/>
      <w:bCs/>
    </w:rPr>
  </w:style>
  <w:style w:type="character" w:customStyle="1" w:styleId="WW8Num2z0">
    <w:name w:val="WW8Num2z0"/>
    <w:rPr>
      <w:rFonts w:ascii="Symbol" w:hAnsi="Symbol"/>
    </w:rPr>
  </w:style>
  <w:style w:type="character" w:customStyle="1" w:styleId="Fuentedeprrafopredeter3">
    <w:name w:val="Fuente de párrafo predeter.3"/>
  </w:style>
  <w:style w:type="character" w:customStyle="1" w:styleId="Carcterdenumeracin">
    <w:name w:val="Carácter de numeración"/>
  </w:style>
  <w:style w:type="character" w:customStyle="1" w:styleId="Smbolodenotaalpie">
    <w:name w:val="Símbolo de nota al pie"/>
  </w:style>
  <w:style w:type="character" w:customStyle="1" w:styleId="Caracteresdenotaalpie">
    <w:name w:val="Caracteres de nota al pie"/>
    <w:rPr>
      <w:vertAlign w:val="superscript"/>
    </w:rPr>
  </w:style>
  <w:style w:type="character" w:customStyle="1" w:styleId="ListLabel1">
    <w:name w:val="ListLabel 1"/>
    <w:rPr>
      <w:lang w:val="es-ES_tradnl"/>
    </w:rPr>
  </w:style>
  <w:style w:type="character" w:customStyle="1" w:styleId="WW8Num22z0">
    <w:name w:val="WW8Num22z0"/>
    <w:rPr>
      <w:rFonts w:ascii="Wingdings" w:hAnsi="Wingdings"/>
    </w:rPr>
  </w:style>
  <w:style w:type="character" w:customStyle="1" w:styleId="WW8Num22z1">
    <w:name w:val="WW8Num22z1"/>
    <w:rPr>
      <w:rFonts w:ascii="Courier New" w:hAnsi="Courier New"/>
    </w:rPr>
  </w:style>
  <w:style w:type="character" w:customStyle="1" w:styleId="Caracteresdenotafinal">
    <w:name w:val="Caracteres de nota final"/>
    <w:rPr>
      <w:vertAlign w:val="superscript"/>
    </w:rPr>
  </w:style>
  <w:style w:type="character" w:customStyle="1" w:styleId="Smbolodenotafinal">
    <w:name w:val="Símbolo de nota final"/>
  </w:style>
  <w:style w:type="character" w:styleId="Refdenotaalpie">
    <w:name w:val="footnote reference"/>
    <w:rPr>
      <w:vertAlign w:val="superscript"/>
    </w:rPr>
  </w:style>
  <w:style w:type="character" w:customStyle="1" w:styleId="Smbolosdenumeracin">
    <w:name w:val="Símbolos de numeración"/>
  </w:style>
  <w:style w:type="character" w:styleId="Refdenotaalfinal">
    <w:name w:val="endnote reference"/>
    <w:rPr>
      <w:vertAlign w:val="superscript"/>
    </w:rPr>
  </w:style>
  <w:style w:type="character" w:customStyle="1" w:styleId="InstruccionCar1">
    <w:name w:val="Instruccion Car1"/>
    <w:rPr>
      <w:rFonts w:ascii="Arial" w:hAnsi="Arial" w:cs="Arial"/>
      <w:i/>
      <w:spacing w:val="-2"/>
      <w:sz w:val="24"/>
      <w:szCs w:val="24"/>
      <w:lang w:val="es-ES_tradnl" w:eastAsia="ar-SA" w:bidi="ar-SA"/>
    </w:rPr>
  </w:style>
  <w:style w:type="character" w:customStyle="1" w:styleId="Refdenotaalpie1">
    <w:name w:val="Ref. de nota al pie1"/>
    <w:rPr>
      <w:vertAlign w:val="superscript"/>
    </w:rPr>
  </w:style>
  <w:style w:type="character" w:customStyle="1" w:styleId="WW8Num20z0">
    <w:name w:val="WW8Num20z0"/>
    <w:rPr>
      <w:rFonts w:cs="Times New Roman"/>
    </w:rPr>
  </w:style>
  <w:style w:type="paragraph" w:customStyle="1" w:styleId="Encabezado1">
    <w:name w:val="Encabezado1"/>
    <w:basedOn w:val="Normal"/>
    <w:next w:val="Textoindependiente"/>
    <w:pPr>
      <w:keepNext/>
      <w:spacing w:before="240" w:after="120"/>
    </w:pPr>
    <w:rPr>
      <w:rFonts w:ascii="Arial" w:eastAsia="MS Mincho" w:hAnsi="Arial" w:cs="Tahoma"/>
      <w:sz w:val="28"/>
      <w:szCs w:val="28"/>
    </w:rPr>
  </w:style>
  <w:style w:type="paragraph" w:styleId="Textoindependiente">
    <w:name w:val="Body Text"/>
    <w:basedOn w:val="Normal"/>
    <w:link w:val="TextoindependienteCar"/>
    <w:pPr>
      <w:spacing w:after="120"/>
    </w:p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rPr>
  </w:style>
  <w:style w:type="paragraph" w:customStyle="1" w:styleId="ndice">
    <w:name w:val="Índice"/>
    <w:basedOn w:val="Normal"/>
    <w:pPr>
      <w:suppressLineNumbers/>
    </w:pPr>
    <w:rPr>
      <w:rFonts w:cs="Tahoma"/>
    </w:rPr>
  </w:style>
  <w:style w:type="paragraph" w:customStyle="1" w:styleId="xl74">
    <w:name w:val="xl74"/>
    <w:basedOn w:val="Normal"/>
    <w:pPr>
      <w:spacing w:before="280" w:after="280"/>
      <w:jc w:val="center"/>
    </w:pPr>
    <w:rPr>
      <w:rFonts w:ascii="Arial" w:hAnsi="Arial"/>
      <w:b/>
      <w:bCs/>
    </w:rPr>
  </w:style>
  <w:style w:type="paragraph" w:customStyle="1" w:styleId="Style2">
    <w:name w:val="Style 2"/>
    <w:basedOn w:val="Normal"/>
    <w:pPr>
      <w:autoSpaceDE w:val="0"/>
      <w:ind w:left="288" w:right="72" w:hanging="288"/>
      <w:jc w:val="both"/>
    </w:pPr>
    <w:rPr>
      <w:lang w:val="en-US"/>
    </w:rPr>
  </w:style>
  <w:style w:type="paragraph" w:customStyle="1" w:styleId="Prrafodelista1">
    <w:name w:val="Párrafo de lista1"/>
    <w:basedOn w:val="Normal"/>
    <w:pPr>
      <w:spacing w:after="200" w:line="276" w:lineRule="auto"/>
      <w:ind w:left="720"/>
    </w:pPr>
    <w:rPr>
      <w:rFonts w:ascii="Calibri" w:eastAsia="Times New Roman" w:hAnsi="Calibri"/>
      <w:sz w:val="22"/>
      <w:szCs w:val="22"/>
    </w:rPr>
  </w:style>
  <w:style w:type="paragraph" w:customStyle="1" w:styleId="toa">
    <w:name w:val="toa"/>
    <w:basedOn w:val="Normal"/>
    <w:pPr>
      <w:tabs>
        <w:tab w:val="left" w:pos="9000"/>
        <w:tab w:val="right" w:pos="9360"/>
      </w:tabs>
      <w:overflowPunct w:val="0"/>
      <w:autoSpaceDE w:val="0"/>
      <w:textAlignment w:val="baseline"/>
    </w:pPr>
    <w:rPr>
      <w:rFonts w:ascii="Courier New" w:hAnsi="Courier New"/>
      <w:szCs w:val="20"/>
      <w:lang w:val="en-US"/>
    </w:rPr>
  </w:style>
  <w:style w:type="paragraph" w:customStyle="1" w:styleId="xl25">
    <w:name w:val="xl25"/>
    <w:basedOn w:val="Normal"/>
    <w:pPr>
      <w:shd w:val="clear" w:color="auto" w:fill="FFFFFF"/>
      <w:spacing w:before="280" w:after="280"/>
    </w:pPr>
    <w:rPr>
      <w:rFonts w:ascii="Arial" w:hAnsi="Arial"/>
      <w:b/>
      <w:bCs/>
    </w:rPr>
  </w:style>
  <w:style w:type="paragraph" w:styleId="Textonotapie">
    <w:name w:val="footnote text"/>
    <w:basedOn w:val="Normal"/>
    <w:link w:val="TextonotapieCar"/>
    <w:pPr>
      <w:suppressLineNumbers/>
      <w:ind w:left="283" w:hanging="283"/>
    </w:pPr>
    <w:rPr>
      <w:sz w:val="20"/>
      <w:szCs w:val="20"/>
    </w:rPr>
  </w:style>
  <w:style w:type="paragraph" w:styleId="NormalWeb">
    <w:name w:val="Normal (Web)"/>
    <w:basedOn w:val="Normal"/>
    <w:uiPriority w:val="99"/>
    <w:pPr>
      <w:spacing w:before="280" w:after="280"/>
    </w:pPr>
  </w:style>
  <w:style w:type="paragraph" w:customStyle="1" w:styleId="Textoindependiente31">
    <w:name w:val="Texto independiente 31"/>
    <w:basedOn w:val="Normal"/>
    <w:pPr>
      <w:tabs>
        <w:tab w:val="left" w:pos="-720"/>
      </w:tabs>
      <w:overflowPunct w:val="0"/>
      <w:autoSpaceDE w:val="0"/>
      <w:jc w:val="both"/>
      <w:textAlignment w:val="baseline"/>
    </w:pPr>
    <w:rPr>
      <w:rFonts w:ascii="Arial" w:hAnsi="Arial" w:cs="Arial"/>
      <w:spacing w:val="-2"/>
      <w:sz w:val="22"/>
      <w:szCs w:val="22"/>
    </w:rPr>
  </w:style>
  <w:style w:type="paragraph" w:styleId="Sangradetextonormal">
    <w:name w:val="Body Text Indent"/>
    <w:basedOn w:val="Normal"/>
    <w:link w:val="SangradetextonormalCar"/>
    <w:pPr>
      <w:spacing w:after="120"/>
      <w:ind w:left="283"/>
    </w:pPr>
  </w:style>
  <w:style w:type="paragraph" w:styleId="Prrafodelista">
    <w:name w:val="List Paragraph"/>
    <w:aliases w:val="TIT 2 IND,Capítulo,Texto,titulo 5,Dot pt,No Spacing1,List Paragraph Char Char Char,Indicator Text,Numbered Para 1,Colorful List - Accent 11,Bullet 1,F5 List Paragraph,Bullet Points,List Paragraph1,Normal bold,Letters (a,b"/>
    <w:basedOn w:val="Normal"/>
    <w:link w:val="PrrafodelistaCar"/>
    <w:qFormat/>
    <w:pPr>
      <w:ind w:left="720"/>
    </w:pPr>
  </w:style>
  <w:style w:type="paragraph" w:styleId="Encabezado">
    <w:name w:val="header"/>
    <w:basedOn w:val="Normal"/>
    <w:link w:val="EncabezadoCar"/>
    <w:pPr>
      <w:tabs>
        <w:tab w:val="center" w:pos="4252"/>
        <w:tab w:val="right" w:pos="8504"/>
      </w:tabs>
      <w:autoSpaceDE w:val="0"/>
    </w:pPr>
    <w:rPr>
      <w:rFonts w:ascii="Courier New" w:hAnsi="Courier New" w:cs="Courier New"/>
      <w:sz w:val="20"/>
      <w:szCs w:val="20"/>
      <w:lang w:val="en-US"/>
    </w:rPr>
  </w:style>
  <w:style w:type="paragraph" w:styleId="Piedepgina">
    <w:name w:val="footer"/>
    <w:basedOn w:val="Normal"/>
    <w:link w:val="PiedepginaCar"/>
    <w:pPr>
      <w:tabs>
        <w:tab w:val="center" w:pos="4252"/>
        <w:tab w:val="right" w:pos="8504"/>
      </w:tabs>
      <w:overflowPunct w:val="0"/>
      <w:autoSpaceDE w:val="0"/>
      <w:textAlignment w:val="baseline"/>
    </w:pPr>
    <w:rPr>
      <w:rFonts w:ascii="Courier New" w:hAnsi="Courier New" w:cs="Courier New"/>
    </w:rPr>
  </w:style>
  <w:style w:type="paragraph" w:customStyle="1" w:styleId="p4">
    <w:name w:val="p4"/>
    <w:basedOn w:val="Normal"/>
    <w:pPr>
      <w:tabs>
        <w:tab w:val="left" w:pos="720"/>
      </w:tabs>
      <w:autoSpaceDE w:val="0"/>
      <w:spacing w:line="240" w:lineRule="atLeast"/>
      <w:jc w:val="both"/>
    </w:pPr>
    <w:rPr>
      <w:rFonts w:ascii="Courier New" w:hAnsi="Courier New" w:cs="Courier New"/>
      <w:sz w:val="20"/>
      <w:szCs w:val="20"/>
    </w:rPr>
  </w:style>
  <w:style w:type="paragraph" w:customStyle="1" w:styleId="Contenidodelatabla">
    <w:name w:val="Contenido de la tabla"/>
    <w:basedOn w:val="Normal"/>
    <w:pPr>
      <w:suppressLineNumbers/>
    </w:pPr>
  </w:style>
  <w:style w:type="paragraph" w:customStyle="1" w:styleId="Textoindependiente32">
    <w:name w:val="Texto independiente 32"/>
    <w:basedOn w:val="Normal"/>
    <w:pPr>
      <w:widowControl/>
      <w:tabs>
        <w:tab w:val="left" w:pos="-720"/>
      </w:tabs>
      <w:overflowPunct w:val="0"/>
      <w:jc w:val="both"/>
    </w:pPr>
    <w:rPr>
      <w:rFonts w:ascii="Arial" w:hAnsi="Arial" w:cs="Arial"/>
      <w:spacing w:val="-2"/>
      <w:sz w:val="22"/>
      <w:szCs w:val="22"/>
    </w:rPr>
  </w:style>
  <w:style w:type="paragraph" w:customStyle="1" w:styleId="Encabezadodelatabla">
    <w:name w:val="Encabezado de la tabla"/>
    <w:basedOn w:val="Contenidodelatabla"/>
    <w:pPr>
      <w:jc w:val="center"/>
    </w:pPr>
    <w:rPr>
      <w:b/>
      <w:bCs/>
    </w:rPr>
  </w:style>
  <w:style w:type="paragraph" w:customStyle="1" w:styleId="Standard">
    <w:name w:val="Standard"/>
    <w:rsid w:val="003F4F10"/>
    <w:pPr>
      <w:autoSpaceDN w:val="0"/>
      <w:textAlignment w:val="baseline"/>
    </w:pPr>
  </w:style>
  <w:style w:type="character" w:customStyle="1" w:styleId="Internetlink">
    <w:name w:val="Internet link"/>
    <w:rsid w:val="00BE2613"/>
    <w:rPr>
      <w:color w:val="000080"/>
      <w:u w:val="single"/>
    </w:rPr>
  </w:style>
  <w:style w:type="numbering" w:customStyle="1" w:styleId="WW8Num48">
    <w:name w:val="WW8Num48"/>
    <w:basedOn w:val="Sinlista"/>
    <w:rsid w:val="008C0976"/>
    <w:pPr>
      <w:numPr>
        <w:numId w:val="16"/>
      </w:numPr>
    </w:pPr>
  </w:style>
  <w:style w:type="table" w:styleId="Tablaconcuadrcula">
    <w:name w:val="Table Grid"/>
    <w:basedOn w:val="Tablanormal"/>
    <w:uiPriority w:val="59"/>
    <w:rsid w:val="007E402A"/>
    <w:pPr>
      <w:autoSpaceDN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Standard"/>
    <w:rsid w:val="0099136C"/>
    <w:pPr>
      <w:spacing w:after="120"/>
    </w:pPr>
  </w:style>
  <w:style w:type="paragraph" w:customStyle="1" w:styleId="Textbodyindent">
    <w:name w:val="Text body indent"/>
    <w:basedOn w:val="Standard"/>
    <w:rsid w:val="0099136C"/>
    <w:pPr>
      <w:spacing w:after="120"/>
      <w:ind w:left="283"/>
    </w:pPr>
  </w:style>
  <w:style w:type="numbering" w:customStyle="1" w:styleId="WW8Num40">
    <w:name w:val="WW8Num40"/>
    <w:basedOn w:val="Sinlista"/>
    <w:rsid w:val="003A3983"/>
    <w:pPr>
      <w:numPr>
        <w:numId w:val="18"/>
      </w:numPr>
    </w:pPr>
  </w:style>
  <w:style w:type="numbering" w:customStyle="1" w:styleId="WW8Num50">
    <w:name w:val="WW8Num50"/>
    <w:basedOn w:val="Sinlista"/>
    <w:rsid w:val="003A3983"/>
    <w:pPr>
      <w:numPr>
        <w:numId w:val="19"/>
      </w:numPr>
    </w:pPr>
  </w:style>
  <w:style w:type="numbering" w:customStyle="1" w:styleId="WW8Num46">
    <w:name w:val="WW8Num46"/>
    <w:basedOn w:val="Sinlista"/>
    <w:rsid w:val="003A3983"/>
    <w:pPr>
      <w:numPr>
        <w:numId w:val="20"/>
      </w:numPr>
    </w:pPr>
  </w:style>
  <w:style w:type="paragraph" w:customStyle="1" w:styleId="TableContents">
    <w:name w:val="Table Contents"/>
    <w:basedOn w:val="Normal"/>
    <w:rsid w:val="00F70CA4"/>
    <w:pPr>
      <w:widowControl/>
      <w:suppressLineNumbers/>
      <w:autoSpaceDN w:val="0"/>
      <w:textAlignment w:val="baseline"/>
    </w:pPr>
    <w:rPr>
      <w:rFonts w:eastAsia="Times New Roman" w:cs="Calibri"/>
      <w:kern w:val="0"/>
      <w:lang w:val="es-EC" w:eastAsia="ar-SA"/>
    </w:rPr>
  </w:style>
  <w:style w:type="numbering" w:customStyle="1" w:styleId="WW8Num43">
    <w:name w:val="WW8Num43"/>
    <w:basedOn w:val="Sinlista"/>
    <w:rsid w:val="00F70CA4"/>
    <w:pPr>
      <w:numPr>
        <w:numId w:val="23"/>
      </w:numPr>
    </w:pPr>
  </w:style>
  <w:style w:type="numbering" w:customStyle="1" w:styleId="WW8Num47">
    <w:name w:val="WW8Num47"/>
    <w:basedOn w:val="Sinlista"/>
    <w:rsid w:val="00F70CA4"/>
    <w:pPr>
      <w:numPr>
        <w:numId w:val="24"/>
      </w:numPr>
    </w:pPr>
  </w:style>
  <w:style w:type="numbering" w:customStyle="1" w:styleId="WW8Num42">
    <w:name w:val="WW8Num42"/>
    <w:basedOn w:val="Sinlista"/>
    <w:rsid w:val="00F70CA4"/>
    <w:pPr>
      <w:numPr>
        <w:numId w:val="25"/>
      </w:numPr>
    </w:pPr>
  </w:style>
  <w:style w:type="numbering" w:customStyle="1" w:styleId="WW8Num45">
    <w:name w:val="WW8Num45"/>
    <w:basedOn w:val="Sinlista"/>
    <w:rsid w:val="00F70CA4"/>
    <w:pPr>
      <w:numPr>
        <w:numId w:val="26"/>
      </w:numPr>
    </w:pPr>
  </w:style>
  <w:style w:type="numbering" w:customStyle="1" w:styleId="WW8Num39">
    <w:name w:val="WW8Num39"/>
    <w:basedOn w:val="Sinlista"/>
    <w:rsid w:val="00F70CA4"/>
    <w:pPr>
      <w:numPr>
        <w:numId w:val="27"/>
      </w:numPr>
    </w:pPr>
  </w:style>
  <w:style w:type="numbering" w:customStyle="1" w:styleId="WW8Num41">
    <w:name w:val="WW8Num41"/>
    <w:basedOn w:val="Sinlista"/>
    <w:rsid w:val="00F70CA4"/>
    <w:pPr>
      <w:numPr>
        <w:numId w:val="28"/>
      </w:numPr>
    </w:pPr>
  </w:style>
  <w:style w:type="numbering" w:customStyle="1" w:styleId="WW8Num44">
    <w:name w:val="WW8Num44"/>
    <w:basedOn w:val="Sinlista"/>
    <w:rsid w:val="00F70CA4"/>
    <w:pPr>
      <w:numPr>
        <w:numId w:val="29"/>
      </w:numPr>
    </w:pPr>
  </w:style>
  <w:style w:type="numbering" w:customStyle="1" w:styleId="WW8Num38">
    <w:name w:val="WW8Num38"/>
    <w:basedOn w:val="Sinlista"/>
    <w:rsid w:val="00F70CA4"/>
    <w:pPr>
      <w:numPr>
        <w:numId w:val="30"/>
      </w:numPr>
    </w:pPr>
  </w:style>
  <w:style w:type="paragraph" w:styleId="Textodeglobo">
    <w:name w:val="Balloon Text"/>
    <w:basedOn w:val="Normal"/>
    <w:link w:val="TextodegloboCar"/>
    <w:uiPriority w:val="99"/>
    <w:unhideWhenUsed/>
    <w:rsid w:val="00176DD9"/>
    <w:rPr>
      <w:rFonts w:ascii="Tahoma" w:hAnsi="Tahoma" w:cs="Tahoma"/>
      <w:sz w:val="16"/>
      <w:szCs w:val="16"/>
    </w:rPr>
  </w:style>
  <w:style w:type="character" w:customStyle="1" w:styleId="TextodegloboCar">
    <w:name w:val="Texto de globo Car"/>
    <w:link w:val="Textodeglobo"/>
    <w:uiPriority w:val="99"/>
    <w:rsid w:val="00176DD9"/>
    <w:rPr>
      <w:rFonts w:ascii="Tahoma" w:eastAsia="Arial Unicode MS" w:hAnsi="Tahoma" w:cs="Tahoma"/>
      <w:kern w:val="1"/>
      <w:sz w:val="16"/>
      <w:szCs w:val="16"/>
      <w:lang w:val="es-ES_tradnl"/>
    </w:rPr>
  </w:style>
  <w:style w:type="character" w:styleId="Refdecomentario">
    <w:name w:val="annotation reference"/>
    <w:uiPriority w:val="99"/>
    <w:semiHidden/>
    <w:unhideWhenUsed/>
    <w:rsid w:val="00CD0AD0"/>
    <w:rPr>
      <w:sz w:val="16"/>
      <w:szCs w:val="16"/>
    </w:rPr>
  </w:style>
  <w:style w:type="paragraph" w:styleId="Textocomentario">
    <w:name w:val="annotation text"/>
    <w:basedOn w:val="Normal"/>
    <w:link w:val="TextocomentarioCar"/>
    <w:uiPriority w:val="99"/>
    <w:unhideWhenUsed/>
    <w:rsid w:val="00CD0AD0"/>
    <w:rPr>
      <w:sz w:val="20"/>
      <w:szCs w:val="20"/>
    </w:rPr>
  </w:style>
  <w:style w:type="character" w:customStyle="1" w:styleId="TextocomentarioCar">
    <w:name w:val="Texto comentario Car"/>
    <w:link w:val="Textocomentario"/>
    <w:uiPriority w:val="99"/>
    <w:rsid w:val="00CD0AD0"/>
    <w:rPr>
      <w:rFonts w:eastAsia="Arial Unicode MS"/>
      <w:kern w:val="1"/>
      <w:lang w:val="es-ES_tradnl"/>
    </w:rPr>
  </w:style>
  <w:style w:type="paragraph" w:styleId="Asuntodelcomentario">
    <w:name w:val="annotation subject"/>
    <w:basedOn w:val="Textocomentario"/>
    <w:next w:val="Textocomentario"/>
    <w:link w:val="AsuntodelcomentarioCar"/>
    <w:uiPriority w:val="99"/>
    <w:unhideWhenUsed/>
    <w:rsid w:val="00CD0AD0"/>
    <w:rPr>
      <w:b/>
      <w:bCs/>
    </w:rPr>
  </w:style>
  <w:style w:type="character" w:customStyle="1" w:styleId="AsuntodelcomentarioCar">
    <w:name w:val="Asunto del comentario Car"/>
    <w:link w:val="Asuntodelcomentario"/>
    <w:uiPriority w:val="99"/>
    <w:rsid w:val="00CD0AD0"/>
    <w:rPr>
      <w:rFonts w:eastAsia="Arial Unicode MS"/>
      <w:b/>
      <w:bCs/>
      <w:kern w:val="1"/>
      <w:lang w:val="es-ES_tradnl"/>
    </w:rPr>
  </w:style>
  <w:style w:type="paragraph" w:styleId="Revisin">
    <w:name w:val="Revision"/>
    <w:hidden/>
    <w:uiPriority w:val="99"/>
    <w:semiHidden/>
    <w:rsid w:val="00CD0AD0"/>
    <w:rPr>
      <w:rFonts w:eastAsia="Arial Unicode MS"/>
      <w:kern w:val="1"/>
      <w:sz w:val="24"/>
      <w:szCs w:val="24"/>
      <w:lang w:val="es-ES_tradnl"/>
    </w:rPr>
  </w:style>
  <w:style w:type="paragraph" w:customStyle="1" w:styleId="standard0">
    <w:name w:val="standard"/>
    <w:basedOn w:val="Normal"/>
    <w:rsid w:val="00166F0D"/>
    <w:pPr>
      <w:widowControl/>
      <w:suppressAutoHyphens w:val="0"/>
      <w:spacing w:before="100" w:beforeAutospacing="1" w:after="100" w:afterAutospacing="1"/>
    </w:pPr>
    <w:rPr>
      <w:rFonts w:eastAsia="Times New Roman"/>
      <w:kern w:val="0"/>
      <w:lang w:val="es-EC"/>
    </w:rPr>
  </w:style>
  <w:style w:type="character" w:customStyle="1" w:styleId="PrrafodelistaCar">
    <w:name w:val="Párrafo de lista Car"/>
    <w:aliases w:val="TIT 2 IND Car,Capítulo Car,Texto Car,titulo 5 Car,Dot pt Car,No Spacing1 Car,List Paragraph Char Char Char Car,Indicator Text Car,Numbered Para 1 Car,Colorful List - Accent 11 Car,Bullet 1 Car,F5 List Paragraph Car,Bullet Points Car"/>
    <w:link w:val="Prrafodelista"/>
    <w:qFormat/>
    <w:locked/>
    <w:rsid w:val="00D84A9F"/>
    <w:rPr>
      <w:rFonts w:eastAsia="Arial Unicode MS"/>
      <w:kern w:val="1"/>
      <w:sz w:val="24"/>
      <w:szCs w:val="24"/>
      <w:lang w:val="es-ES_tradnl"/>
    </w:rPr>
  </w:style>
  <w:style w:type="character" w:customStyle="1" w:styleId="Ttulo8Car">
    <w:name w:val="Título 8 Car"/>
    <w:link w:val="Ttulo8"/>
    <w:rsid w:val="00001A6C"/>
    <w:rPr>
      <w:rFonts w:ascii="Cambria" w:eastAsia="Arial Unicode MS" w:hAnsi="Cambria"/>
      <w:color w:val="404040"/>
      <w:kern w:val="1"/>
      <w:lang w:val="es-ES_tradnl"/>
    </w:rPr>
  </w:style>
  <w:style w:type="paragraph" w:customStyle="1" w:styleId="Default">
    <w:name w:val="Default"/>
    <w:rsid w:val="00001A6C"/>
    <w:pPr>
      <w:autoSpaceDE w:val="0"/>
      <w:autoSpaceDN w:val="0"/>
      <w:adjustRightInd w:val="0"/>
    </w:pPr>
    <w:rPr>
      <w:rFonts w:ascii="Calibri" w:eastAsia="Calibri" w:hAnsi="Calibri" w:cs="Calibri"/>
      <w:color w:val="000000"/>
      <w:sz w:val="24"/>
      <w:szCs w:val="24"/>
      <w:lang w:eastAsia="en-US"/>
    </w:rPr>
  </w:style>
  <w:style w:type="table" w:customStyle="1" w:styleId="TableNormal">
    <w:name w:val="Table Normal"/>
    <w:uiPriority w:val="2"/>
    <w:semiHidden/>
    <w:unhideWhenUsed/>
    <w:qFormat/>
    <w:rsid w:val="00E8266A"/>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8266A"/>
    <w:pPr>
      <w:suppressAutoHyphens w:val="0"/>
      <w:autoSpaceDE w:val="0"/>
      <w:autoSpaceDN w:val="0"/>
    </w:pPr>
    <w:rPr>
      <w:rFonts w:eastAsia="Times New Roman"/>
      <w:kern w:val="0"/>
      <w:sz w:val="22"/>
      <w:szCs w:val="22"/>
      <w:lang w:val="es-ES" w:eastAsia="en-US"/>
    </w:rPr>
  </w:style>
  <w:style w:type="character" w:customStyle="1" w:styleId="Ttulo1Car">
    <w:name w:val="Título 1 Car"/>
    <w:link w:val="Ttulo1"/>
    <w:rsid w:val="00EA00BB"/>
    <w:rPr>
      <w:rFonts w:ascii="Cambria" w:hAnsi="Cambria"/>
      <w:b/>
      <w:bCs/>
      <w:color w:val="365F91"/>
      <w:sz w:val="28"/>
      <w:szCs w:val="28"/>
      <w:lang w:eastAsia="hi-IN" w:bidi="hi-IN"/>
    </w:rPr>
  </w:style>
  <w:style w:type="character" w:customStyle="1" w:styleId="Ttulo2Car">
    <w:name w:val="Título 2 Car"/>
    <w:link w:val="Ttulo2"/>
    <w:rsid w:val="00EA00BB"/>
    <w:rPr>
      <w:rFonts w:ascii="Arial" w:hAnsi="Arial"/>
      <w:b/>
      <w:spacing w:val="-3"/>
      <w:sz w:val="24"/>
      <w:shd w:val="clear" w:color="auto" w:fill="FFFFFF"/>
      <w:lang w:val="en-US" w:eastAsia="hi-IN" w:bidi="hi-IN"/>
    </w:rPr>
  </w:style>
  <w:style w:type="character" w:customStyle="1" w:styleId="Ttulo5Car">
    <w:name w:val="Título 5 Car"/>
    <w:link w:val="Ttulo5"/>
    <w:rsid w:val="00EA00BB"/>
    <w:rPr>
      <w:b/>
      <w:i/>
      <w:sz w:val="26"/>
      <w:lang w:eastAsia="hi-IN" w:bidi="hi-IN"/>
    </w:rPr>
  </w:style>
  <w:style w:type="character" w:customStyle="1" w:styleId="Ttulo7Car">
    <w:name w:val="Título 7 Car"/>
    <w:link w:val="Ttulo7"/>
    <w:rsid w:val="00EA00BB"/>
    <w:rPr>
      <w:rFonts w:ascii="Flat Brush" w:hAnsi="Flat Brush"/>
      <w:b/>
      <w:sz w:val="32"/>
      <w:lang w:val="es-ES" w:eastAsia="hi-IN" w:bidi="hi-IN"/>
    </w:rPr>
  </w:style>
  <w:style w:type="character" w:customStyle="1" w:styleId="Ttulo3Car">
    <w:name w:val="Título 3 Car"/>
    <w:link w:val="Ttulo3"/>
    <w:rsid w:val="00EA00BB"/>
    <w:rPr>
      <w:rFonts w:ascii="Arial" w:eastAsia="Arial Unicode MS" w:hAnsi="Arial" w:cs="Arial"/>
      <w:b/>
      <w:bCs/>
      <w:kern w:val="1"/>
      <w:sz w:val="26"/>
      <w:szCs w:val="26"/>
      <w:lang w:val="es-ES_tradnl"/>
    </w:rPr>
  </w:style>
  <w:style w:type="character" w:customStyle="1" w:styleId="Ttulo4Car">
    <w:name w:val="Título 4 Car"/>
    <w:link w:val="Ttulo4"/>
    <w:rsid w:val="00EA00BB"/>
    <w:rPr>
      <w:rFonts w:eastAsia="Arial Unicode MS"/>
      <w:b/>
      <w:bCs/>
      <w:kern w:val="1"/>
      <w:sz w:val="28"/>
      <w:szCs w:val="28"/>
      <w:lang w:val="es-ES_tradnl"/>
    </w:rPr>
  </w:style>
  <w:style w:type="character" w:customStyle="1" w:styleId="Ttulo6Car">
    <w:name w:val="Título 6 Car"/>
    <w:link w:val="Ttulo6"/>
    <w:rsid w:val="00EA00BB"/>
    <w:rPr>
      <w:rFonts w:ascii="Cambria" w:eastAsia="Arial Unicode MS" w:hAnsi="Cambria"/>
      <w:i/>
      <w:iCs/>
      <w:color w:val="243F60"/>
      <w:kern w:val="1"/>
      <w:sz w:val="24"/>
      <w:szCs w:val="24"/>
      <w:lang w:val="es-ES_tradnl"/>
    </w:rPr>
  </w:style>
  <w:style w:type="character" w:customStyle="1" w:styleId="Ttulo9Car">
    <w:name w:val="Título 9 Car"/>
    <w:link w:val="Ttulo9"/>
    <w:rsid w:val="00EA00BB"/>
    <w:rPr>
      <w:rFonts w:ascii="Dolphin" w:eastAsia="Arial Unicode MS" w:hAnsi="Dolphin"/>
      <w:b/>
      <w:bCs/>
      <w:kern w:val="1"/>
      <w:sz w:val="36"/>
      <w:szCs w:val="36"/>
      <w:lang w:val="es-ES_tradnl"/>
    </w:rPr>
  </w:style>
  <w:style w:type="numbering" w:customStyle="1" w:styleId="Sinlista1">
    <w:name w:val="Sin lista1"/>
    <w:next w:val="Sinlista"/>
    <w:uiPriority w:val="99"/>
    <w:semiHidden/>
    <w:unhideWhenUsed/>
    <w:rsid w:val="00EA00BB"/>
  </w:style>
  <w:style w:type="paragraph" w:customStyle="1" w:styleId="sdfootnote">
    <w:name w:val="sdfootnote"/>
    <w:basedOn w:val="Normal"/>
    <w:rsid w:val="00EA00BB"/>
    <w:pPr>
      <w:widowControl/>
      <w:spacing w:before="100" w:beforeAutospacing="1"/>
      <w:ind w:left="284" w:hanging="284"/>
    </w:pPr>
    <w:rPr>
      <w:rFonts w:eastAsia="Times New Roman"/>
      <w:kern w:val="0"/>
      <w:sz w:val="20"/>
      <w:szCs w:val="20"/>
      <w:lang w:val="es-EC" w:bidi="hi-IN"/>
    </w:rPr>
  </w:style>
  <w:style w:type="paragraph" w:customStyle="1" w:styleId="western">
    <w:name w:val="western"/>
    <w:basedOn w:val="Normal"/>
    <w:rsid w:val="00EA00BB"/>
    <w:pPr>
      <w:widowControl/>
      <w:spacing w:before="100" w:beforeAutospacing="1"/>
      <w:jc w:val="both"/>
    </w:pPr>
    <w:rPr>
      <w:rFonts w:ascii="Arial" w:eastAsia="Times New Roman" w:hAnsi="Arial" w:cs="Arial"/>
      <w:kern w:val="0"/>
      <w:szCs w:val="20"/>
      <w:u w:val="single"/>
      <w:lang w:val="es-EC" w:bidi="hi-IN"/>
    </w:rPr>
  </w:style>
  <w:style w:type="paragraph" w:customStyle="1" w:styleId="western1">
    <w:name w:val="western1"/>
    <w:basedOn w:val="Normal"/>
    <w:rsid w:val="00EA00BB"/>
    <w:pPr>
      <w:widowControl/>
      <w:spacing w:before="100" w:beforeAutospacing="1"/>
      <w:jc w:val="both"/>
    </w:pPr>
    <w:rPr>
      <w:rFonts w:ascii="Arial" w:eastAsia="Times New Roman" w:hAnsi="Arial" w:cs="Arial"/>
      <w:kern w:val="0"/>
      <w:szCs w:val="20"/>
      <w:u w:val="single"/>
      <w:lang w:val="es-EC" w:bidi="hi-IN"/>
    </w:rPr>
  </w:style>
  <w:style w:type="character" w:customStyle="1" w:styleId="WW8Num7z0">
    <w:name w:val="WW8Num7z0"/>
    <w:rsid w:val="00EA00BB"/>
    <w:rPr>
      <w:rFonts w:ascii="Wingdings" w:hAnsi="Wingdings"/>
    </w:rPr>
  </w:style>
  <w:style w:type="character" w:customStyle="1" w:styleId="WW8Num36z0">
    <w:name w:val="WW8Num36z0"/>
    <w:rsid w:val="00EA00BB"/>
    <w:rPr>
      <w:rFonts w:ascii="Bookman Old Style" w:hAnsi="Bookman Old Style"/>
    </w:rPr>
  </w:style>
  <w:style w:type="character" w:customStyle="1" w:styleId="WW8Num36z1">
    <w:name w:val="WW8Num36z1"/>
    <w:rsid w:val="00EA00BB"/>
    <w:rPr>
      <w:rFonts w:ascii="Courier New" w:hAnsi="Courier New"/>
    </w:rPr>
  </w:style>
  <w:style w:type="character" w:customStyle="1" w:styleId="WW8Num37z0">
    <w:name w:val="WW8Num37z0"/>
    <w:rsid w:val="00EA00BB"/>
    <w:rPr>
      <w:rFonts w:ascii="Wingdings" w:hAnsi="Wingdings"/>
    </w:rPr>
  </w:style>
  <w:style w:type="character" w:customStyle="1" w:styleId="WW8Num37z1">
    <w:name w:val="WW8Num37z1"/>
    <w:rsid w:val="00EA00BB"/>
    <w:rPr>
      <w:rFonts w:ascii="Courier New" w:hAnsi="Courier New"/>
    </w:rPr>
  </w:style>
  <w:style w:type="character" w:customStyle="1" w:styleId="WW8Num38z0">
    <w:name w:val="WW8Num38z0"/>
    <w:rsid w:val="00EA00BB"/>
    <w:rPr>
      <w:rFonts w:ascii="Wingdings" w:hAnsi="Wingdings"/>
    </w:rPr>
  </w:style>
  <w:style w:type="character" w:customStyle="1" w:styleId="WW8Num38z1">
    <w:name w:val="WW8Num38z1"/>
    <w:rsid w:val="00EA00BB"/>
    <w:rPr>
      <w:rFonts w:ascii="Courier New" w:hAnsi="Courier New"/>
    </w:rPr>
  </w:style>
  <w:style w:type="character" w:customStyle="1" w:styleId="WW8Num39z0">
    <w:name w:val="WW8Num39z0"/>
    <w:rsid w:val="00EA00BB"/>
    <w:rPr>
      <w:rFonts w:ascii="Wingdings" w:hAnsi="Wingdings"/>
    </w:rPr>
  </w:style>
  <w:style w:type="character" w:customStyle="1" w:styleId="WW8Num39z1">
    <w:name w:val="WW8Num39z1"/>
    <w:rsid w:val="00EA00BB"/>
    <w:rPr>
      <w:rFonts w:ascii="Courier New" w:hAnsi="Courier New"/>
    </w:rPr>
  </w:style>
  <w:style w:type="character" w:customStyle="1" w:styleId="WW8Num40z0">
    <w:name w:val="WW8Num40z0"/>
    <w:rsid w:val="00EA00BB"/>
    <w:rPr>
      <w:rFonts w:ascii="Wingdings" w:hAnsi="Wingdings"/>
    </w:rPr>
  </w:style>
  <w:style w:type="character" w:customStyle="1" w:styleId="WW8Num40z1">
    <w:name w:val="WW8Num40z1"/>
    <w:rsid w:val="00EA00BB"/>
    <w:rPr>
      <w:rFonts w:ascii="Courier New" w:hAnsi="Courier New"/>
    </w:rPr>
  </w:style>
  <w:style w:type="character" w:customStyle="1" w:styleId="WW-Absatz-Standardschriftart11">
    <w:name w:val="WW-Absatz-Standardschriftart11"/>
    <w:rsid w:val="00EA00BB"/>
  </w:style>
  <w:style w:type="character" w:customStyle="1" w:styleId="WW-Absatz-Standardschriftart111">
    <w:name w:val="WW-Absatz-Standardschriftart111"/>
    <w:rsid w:val="00EA00BB"/>
  </w:style>
  <w:style w:type="character" w:customStyle="1" w:styleId="WW-Absatz-Standardschriftart1111">
    <w:name w:val="WW-Absatz-Standardschriftart1111"/>
    <w:rsid w:val="00EA00BB"/>
  </w:style>
  <w:style w:type="character" w:customStyle="1" w:styleId="WW-Absatz-Standardschriftart11111">
    <w:name w:val="WW-Absatz-Standardschriftart11111"/>
    <w:rsid w:val="00EA00BB"/>
  </w:style>
  <w:style w:type="character" w:customStyle="1" w:styleId="WW-Absatz-Standardschriftart111111">
    <w:name w:val="WW-Absatz-Standardschriftart111111"/>
    <w:rsid w:val="00EA00BB"/>
  </w:style>
  <w:style w:type="character" w:customStyle="1" w:styleId="WW-Absatz-Standardschriftart1111111">
    <w:name w:val="WW-Absatz-Standardschriftart1111111"/>
    <w:rsid w:val="00EA00BB"/>
  </w:style>
  <w:style w:type="character" w:customStyle="1" w:styleId="WW-Absatz-Standardschriftart11111111">
    <w:name w:val="WW-Absatz-Standardschriftart11111111"/>
    <w:rsid w:val="00EA00BB"/>
  </w:style>
  <w:style w:type="character" w:customStyle="1" w:styleId="WW-Absatz-Standardschriftart111111111">
    <w:name w:val="WW-Absatz-Standardschriftart111111111"/>
    <w:rsid w:val="00EA00BB"/>
  </w:style>
  <w:style w:type="character" w:customStyle="1" w:styleId="WW-Absatz-Standardschriftart1111111111">
    <w:name w:val="WW-Absatz-Standardschriftart1111111111"/>
    <w:rsid w:val="00EA00BB"/>
  </w:style>
  <w:style w:type="character" w:customStyle="1" w:styleId="WW-Absatz-Standardschriftart11111111111">
    <w:name w:val="WW-Absatz-Standardschriftart11111111111"/>
    <w:rsid w:val="00EA00BB"/>
  </w:style>
  <w:style w:type="character" w:customStyle="1" w:styleId="WW-Absatz-Standardschriftart111111111111">
    <w:name w:val="WW-Absatz-Standardschriftart111111111111"/>
    <w:rsid w:val="00EA00BB"/>
  </w:style>
  <w:style w:type="character" w:customStyle="1" w:styleId="WW-Absatz-Standardschriftart1111111111111">
    <w:name w:val="WW-Absatz-Standardschriftart1111111111111"/>
    <w:rsid w:val="00EA00BB"/>
  </w:style>
  <w:style w:type="character" w:customStyle="1" w:styleId="WW8Num4z0">
    <w:name w:val="WW8Num4z0"/>
    <w:rsid w:val="00EA00BB"/>
    <w:rPr>
      <w:rFonts w:ascii="Wingdings" w:hAnsi="Wingdings"/>
    </w:rPr>
  </w:style>
  <w:style w:type="character" w:customStyle="1" w:styleId="WW8Num26z0">
    <w:name w:val="WW8Num26z0"/>
    <w:rsid w:val="00EA00BB"/>
    <w:rPr>
      <w:rFonts w:ascii="Symbol" w:hAnsi="Symbol"/>
      <w:b/>
    </w:rPr>
  </w:style>
  <w:style w:type="character" w:customStyle="1" w:styleId="WW8Num30z0">
    <w:name w:val="WW8Num30z0"/>
    <w:rsid w:val="00EA00BB"/>
    <w:rPr>
      <w:b/>
    </w:rPr>
  </w:style>
  <w:style w:type="character" w:customStyle="1" w:styleId="WW8Num32z0">
    <w:name w:val="WW8Num32z0"/>
    <w:rsid w:val="00EA00BB"/>
    <w:rPr>
      <w:rFonts w:ascii="Wingdings" w:hAnsi="Wingdings"/>
    </w:rPr>
  </w:style>
  <w:style w:type="character" w:customStyle="1" w:styleId="WW8Num44z0">
    <w:name w:val="WW8Num44z0"/>
    <w:rsid w:val="00EA00BB"/>
    <w:rPr>
      <w:rFonts w:ascii="Wingdings" w:hAnsi="Wingdings"/>
    </w:rPr>
  </w:style>
  <w:style w:type="character" w:customStyle="1" w:styleId="WW8Num55z0">
    <w:name w:val="WW8Num55z0"/>
    <w:rsid w:val="00EA00BB"/>
    <w:rPr>
      <w:rFonts w:ascii="Symbol" w:hAnsi="Symbol"/>
    </w:rPr>
  </w:style>
  <w:style w:type="character" w:customStyle="1" w:styleId="WW8Num55z1">
    <w:name w:val="WW8Num55z1"/>
    <w:rsid w:val="00EA00BB"/>
    <w:rPr>
      <w:rFonts w:ascii="OpenSymbol" w:hAnsi="OpenSymbol"/>
    </w:rPr>
  </w:style>
  <w:style w:type="character" w:customStyle="1" w:styleId="WW8Num56z0">
    <w:name w:val="WW8Num56z0"/>
    <w:rsid w:val="00EA00BB"/>
    <w:rPr>
      <w:rFonts w:ascii="Symbol" w:hAnsi="Symbol"/>
    </w:rPr>
  </w:style>
  <w:style w:type="character" w:customStyle="1" w:styleId="WW8Num56z1">
    <w:name w:val="WW8Num56z1"/>
    <w:rsid w:val="00EA00BB"/>
    <w:rPr>
      <w:rFonts w:ascii="OpenSymbol" w:hAnsi="OpenSymbol"/>
    </w:rPr>
  </w:style>
  <w:style w:type="character" w:customStyle="1" w:styleId="WW8Num57z0">
    <w:name w:val="WW8Num57z0"/>
    <w:rsid w:val="00EA00BB"/>
    <w:rPr>
      <w:rFonts w:ascii="Symbol" w:hAnsi="Symbol"/>
    </w:rPr>
  </w:style>
  <w:style w:type="character" w:customStyle="1" w:styleId="WW8Num57z1">
    <w:name w:val="WW8Num57z1"/>
    <w:rsid w:val="00EA00BB"/>
    <w:rPr>
      <w:rFonts w:ascii="OpenSymbol" w:hAnsi="OpenSymbol"/>
    </w:rPr>
  </w:style>
  <w:style w:type="character" w:customStyle="1" w:styleId="WW-Absatz-Standardschriftart11111111111111">
    <w:name w:val="WW-Absatz-Standardschriftart11111111111111"/>
    <w:rsid w:val="00EA00BB"/>
  </w:style>
  <w:style w:type="character" w:customStyle="1" w:styleId="WW8Num45z0">
    <w:name w:val="WW8Num45z0"/>
    <w:rsid w:val="00EA00BB"/>
    <w:rPr>
      <w:rFonts w:ascii="Symbol" w:hAnsi="Symbol"/>
    </w:rPr>
  </w:style>
  <w:style w:type="character" w:customStyle="1" w:styleId="WW8Num58z0">
    <w:name w:val="WW8Num58z0"/>
    <w:rsid w:val="00EA00BB"/>
    <w:rPr>
      <w:rFonts w:ascii="Symbol" w:hAnsi="Symbol"/>
    </w:rPr>
  </w:style>
  <w:style w:type="character" w:customStyle="1" w:styleId="WW8Num58z1">
    <w:name w:val="WW8Num58z1"/>
    <w:rsid w:val="00EA00BB"/>
    <w:rPr>
      <w:rFonts w:ascii="OpenSymbol" w:hAnsi="OpenSymbol"/>
    </w:rPr>
  </w:style>
  <w:style w:type="character" w:customStyle="1" w:styleId="WW-Absatz-Standardschriftart111111111111111">
    <w:name w:val="WW-Absatz-Standardschriftart111111111111111"/>
    <w:rsid w:val="00EA00BB"/>
  </w:style>
  <w:style w:type="character" w:customStyle="1" w:styleId="WW-Absatz-Standardschriftart1111111111111111">
    <w:name w:val="WW-Absatz-Standardschriftart1111111111111111"/>
    <w:rsid w:val="00EA00BB"/>
  </w:style>
  <w:style w:type="character" w:customStyle="1" w:styleId="WW-Absatz-Standardschriftart11111111111111111">
    <w:name w:val="WW-Absatz-Standardschriftart11111111111111111"/>
    <w:rsid w:val="00EA00BB"/>
  </w:style>
  <w:style w:type="character" w:customStyle="1" w:styleId="WW-Absatz-Standardschriftart111111111111111111">
    <w:name w:val="WW-Absatz-Standardschriftart111111111111111111"/>
    <w:rsid w:val="00EA00BB"/>
  </w:style>
  <w:style w:type="character" w:customStyle="1" w:styleId="WW-Absatz-Standardschriftart1111111111111111111">
    <w:name w:val="WW-Absatz-Standardschriftart1111111111111111111"/>
    <w:rsid w:val="00EA00BB"/>
  </w:style>
  <w:style w:type="character" w:customStyle="1" w:styleId="WW-Absatz-Standardschriftart11111111111111111111">
    <w:name w:val="WW-Absatz-Standardschriftart11111111111111111111"/>
    <w:rsid w:val="00EA00BB"/>
  </w:style>
  <w:style w:type="character" w:customStyle="1" w:styleId="WW-Absatz-Standardschriftart111111111111111111111">
    <w:name w:val="WW-Absatz-Standardschriftart111111111111111111111"/>
    <w:rsid w:val="00EA00BB"/>
  </w:style>
  <w:style w:type="character" w:customStyle="1" w:styleId="WW8Num34z0">
    <w:name w:val="WW8Num34z0"/>
    <w:rsid w:val="00EA00BB"/>
    <w:rPr>
      <w:rFonts w:ascii="Symbol" w:hAnsi="Symbol"/>
    </w:rPr>
  </w:style>
  <w:style w:type="character" w:customStyle="1" w:styleId="WW8Num49z0">
    <w:name w:val="WW8Num49z0"/>
    <w:rsid w:val="00EA00BB"/>
    <w:rPr>
      <w:rFonts w:ascii="Symbol" w:hAnsi="Symbol"/>
    </w:rPr>
  </w:style>
  <w:style w:type="character" w:customStyle="1" w:styleId="WW-Absatz-Standardschriftart1111111111111111111111">
    <w:name w:val="WW-Absatz-Standardschriftart1111111111111111111111"/>
    <w:rsid w:val="00EA00BB"/>
  </w:style>
  <w:style w:type="character" w:customStyle="1" w:styleId="WW8Num9z0">
    <w:name w:val="WW8Num9z0"/>
    <w:rsid w:val="00EA00BB"/>
    <w:rPr>
      <w:rFonts w:ascii="Symbol" w:hAnsi="Symbol"/>
    </w:rPr>
  </w:style>
  <w:style w:type="character" w:customStyle="1" w:styleId="WW8Num18z0">
    <w:name w:val="WW8Num18z0"/>
    <w:rsid w:val="00EA00BB"/>
    <w:rPr>
      <w:rFonts w:ascii="Symbol" w:hAnsi="Symbol"/>
    </w:rPr>
  </w:style>
  <w:style w:type="character" w:customStyle="1" w:styleId="WW8Num19z0">
    <w:name w:val="WW8Num19z0"/>
    <w:rsid w:val="00EA00BB"/>
    <w:rPr>
      <w:rFonts w:ascii="Symbol" w:hAnsi="Symbol"/>
    </w:rPr>
  </w:style>
  <w:style w:type="character" w:customStyle="1" w:styleId="WW8Num51z0">
    <w:name w:val="WW8Num51z0"/>
    <w:rsid w:val="00EA00BB"/>
    <w:rPr>
      <w:rFonts w:ascii="Symbol" w:hAnsi="Symbol"/>
    </w:rPr>
  </w:style>
  <w:style w:type="character" w:customStyle="1" w:styleId="WW-Absatz-Standardschriftart11111111111111111111111">
    <w:name w:val="WW-Absatz-Standardschriftart11111111111111111111111"/>
    <w:rsid w:val="00EA00BB"/>
  </w:style>
  <w:style w:type="character" w:customStyle="1" w:styleId="WW8Num33z0">
    <w:name w:val="WW8Num33z0"/>
    <w:rsid w:val="00EA00BB"/>
    <w:rPr>
      <w:rFonts w:ascii="Wingdings" w:hAnsi="Wingdings"/>
    </w:rPr>
  </w:style>
  <w:style w:type="character" w:customStyle="1" w:styleId="WW8Num52z0">
    <w:name w:val="WW8Num52z0"/>
    <w:rsid w:val="00EA00BB"/>
    <w:rPr>
      <w:rFonts w:ascii="Symbol" w:hAnsi="Symbol"/>
    </w:rPr>
  </w:style>
  <w:style w:type="character" w:customStyle="1" w:styleId="WW-Absatz-Standardschriftart111111111111111111111111">
    <w:name w:val="WW-Absatz-Standardschriftart111111111111111111111111"/>
    <w:rsid w:val="00EA00BB"/>
  </w:style>
  <w:style w:type="character" w:customStyle="1" w:styleId="WW-Absatz-Standardschriftart1111111111111111111111111">
    <w:name w:val="WW-Absatz-Standardschriftart1111111111111111111111111"/>
    <w:rsid w:val="00EA00BB"/>
  </w:style>
  <w:style w:type="character" w:customStyle="1" w:styleId="WW-Absatz-Standardschriftart11111111111111111111111111">
    <w:name w:val="WW-Absatz-Standardschriftart11111111111111111111111111"/>
    <w:rsid w:val="00EA00BB"/>
  </w:style>
  <w:style w:type="character" w:customStyle="1" w:styleId="WW-Absatz-Standardschriftart111111111111111111111111111">
    <w:name w:val="WW-Absatz-Standardschriftart111111111111111111111111111"/>
    <w:rsid w:val="00EA00BB"/>
  </w:style>
  <w:style w:type="character" w:customStyle="1" w:styleId="WW-Absatz-Standardschriftart1111111111111111111111111111">
    <w:name w:val="WW-Absatz-Standardschriftart1111111111111111111111111111"/>
    <w:rsid w:val="00EA00BB"/>
  </w:style>
  <w:style w:type="character" w:customStyle="1" w:styleId="WW8Num21z0">
    <w:name w:val="WW8Num21z0"/>
    <w:rsid w:val="00EA00BB"/>
    <w:rPr>
      <w:rFonts w:ascii="Bookman Old Style" w:hAnsi="Bookman Old Style"/>
    </w:rPr>
  </w:style>
  <w:style w:type="character" w:customStyle="1" w:styleId="WW8Num23z0">
    <w:name w:val="WW8Num23z0"/>
    <w:rsid w:val="00EA00BB"/>
    <w:rPr>
      <w:rFonts w:ascii="Wingdings" w:hAnsi="Wingdings"/>
      <w:sz w:val="20"/>
    </w:rPr>
  </w:style>
  <w:style w:type="character" w:customStyle="1" w:styleId="WW8Num24z0">
    <w:name w:val="WW8Num24z0"/>
    <w:rsid w:val="00EA00BB"/>
    <w:rPr>
      <w:rFonts w:ascii="Wingdings" w:hAnsi="Wingdings"/>
      <w:sz w:val="20"/>
    </w:rPr>
  </w:style>
  <w:style w:type="character" w:customStyle="1" w:styleId="WW8Num27z0">
    <w:name w:val="WW8Num27z0"/>
    <w:rsid w:val="00EA00BB"/>
    <w:rPr>
      <w:rFonts w:ascii="Wingdings" w:hAnsi="Wingdings"/>
    </w:rPr>
  </w:style>
  <w:style w:type="character" w:customStyle="1" w:styleId="WW8Num43z0">
    <w:name w:val="WW8Num43z0"/>
    <w:rsid w:val="00EA00BB"/>
    <w:rPr>
      <w:rFonts w:ascii="Wingdings" w:hAnsi="Wingdings"/>
    </w:rPr>
  </w:style>
  <w:style w:type="character" w:customStyle="1" w:styleId="WW8Num64z0">
    <w:name w:val="WW8Num64z0"/>
    <w:rsid w:val="00EA00BB"/>
    <w:rPr>
      <w:rFonts w:ascii="Symbol" w:hAnsi="Symbol"/>
    </w:rPr>
  </w:style>
  <w:style w:type="character" w:customStyle="1" w:styleId="WW8Num66z0">
    <w:name w:val="WW8Num66z0"/>
    <w:rsid w:val="00EA00BB"/>
    <w:rPr>
      <w:rFonts w:ascii="Symbol" w:hAnsi="Symbol"/>
    </w:rPr>
  </w:style>
  <w:style w:type="character" w:customStyle="1" w:styleId="WW8Num79z0">
    <w:name w:val="WW8Num79z0"/>
    <w:rsid w:val="00EA00BB"/>
    <w:rPr>
      <w:rFonts w:ascii="Symbol" w:hAnsi="Symbol"/>
    </w:rPr>
  </w:style>
  <w:style w:type="character" w:customStyle="1" w:styleId="WW-Absatz-Standardschriftart11111111111111111111111111111">
    <w:name w:val="WW-Absatz-Standardschriftart11111111111111111111111111111"/>
    <w:rsid w:val="00EA00BB"/>
  </w:style>
  <w:style w:type="character" w:customStyle="1" w:styleId="WW-Absatz-Standardschriftart111111111111111111111111111111">
    <w:name w:val="WW-Absatz-Standardschriftart111111111111111111111111111111"/>
    <w:rsid w:val="00EA00BB"/>
  </w:style>
  <w:style w:type="character" w:customStyle="1" w:styleId="WW8Num25z0">
    <w:name w:val="WW8Num25z0"/>
    <w:rsid w:val="00EA00BB"/>
    <w:rPr>
      <w:rFonts w:ascii="Symbol" w:hAnsi="Symbol"/>
    </w:rPr>
  </w:style>
  <w:style w:type="character" w:customStyle="1" w:styleId="WW8Num28z0">
    <w:name w:val="WW8Num28z0"/>
    <w:rsid w:val="00EA00BB"/>
    <w:rPr>
      <w:rFonts w:ascii="Symbol" w:hAnsi="Symbol"/>
    </w:rPr>
  </w:style>
  <w:style w:type="character" w:customStyle="1" w:styleId="WW8Num65z0">
    <w:name w:val="WW8Num65z0"/>
    <w:rsid w:val="00EA00BB"/>
    <w:rPr>
      <w:rFonts w:ascii="Symbol" w:hAnsi="Symbol"/>
    </w:rPr>
  </w:style>
  <w:style w:type="character" w:customStyle="1" w:styleId="WW8Num67z0">
    <w:name w:val="WW8Num67z0"/>
    <w:rsid w:val="00EA00BB"/>
    <w:rPr>
      <w:rFonts w:ascii="Symbol" w:hAnsi="Symbol"/>
    </w:rPr>
  </w:style>
  <w:style w:type="character" w:customStyle="1" w:styleId="WW8Num80z0">
    <w:name w:val="WW8Num80z0"/>
    <w:rsid w:val="00EA00BB"/>
    <w:rPr>
      <w:rFonts w:ascii="Symbol" w:hAnsi="Symbol"/>
    </w:rPr>
  </w:style>
  <w:style w:type="character" w:customStyle="1" w:styleId="WW-Absatz-Standardschriftart1111111111111111111111111111111">
    <w:name w:val="WW-Absatz-Standardschriftart1111111111111111111111111111111"/>
    <w:rsid w:val="00EA00BB"/>
  </w:style>
  <w:style w:type="character" w:customStyle="1" w:styleId="WW-Absatz-Standardschriftart11111111111111111111111111111111">
    <w:name w:val="WW-Absatz-Standardschriftart11111111111111111111111111111111"/>
    <w:rsid w:val="00EA00BB"/>
  </w:style>
  <w:style w:type="character" w:customStyle="1" w:styleId="WW-Absatz-Standardschriftart111111111111111111111111111111111">
    <w:name w:val="WW-Absatz-Standardschriftart111111111111111111111111111111111"/>
    <w:rsid w:val="00EA00BB"/>
  </w:style>
  <w:style w:type="character" w:customStyle="1" w:styleId="WW-Absatz-Standardschriftart1111111111111111111111111111111111">
    <w:name w:val="WW-Absatz-Standardschriftart1111111111111111111111111111111111"/>
    <w:rsid w:val="00EA00BB"/>
  </w:style>
  <w:style w:type="character" w:customStyle="1" w:styleId="WW-Absatz-Standardschriftart11111111111111111111111111111111111">
    <w:name w:val="WW-Absatz-Standardschriftart11111111111111111111111111111111111"/>
    <w:rsid w:val="00EA00BB"/>
  </w:style>
  <w:style w:type="character" w:customStyle="1" w:styleId="WW-Absatz-Standardschriftart111111111111111111111111111111111111">
    <w:name w:val="WW-Absatz-Standardschriftart111111111111111111111111111111111111"/>
    <w:rsid w:val="00EA00BB"/>
  </w:style>
  <w:style w:type="character" w:customStyle="1" w:styleId="WW8Num18z1">
    <w:name w:val="WW8Num18z1"/>
    <w:rsid w:val="00EA00BB"/>
    <w:rPr>
      <w:rFonts w:ascii="OpenSymbol" w:hAnsi="OpenSymbol"/>
    </w:rPr>
  </w:style>
  <w:style w:type="character" w:customStyle="1" w:styleId="WW8Num19z1">
    <w:name w:val="WW8Num19z1"/>
    <w:rsid w:val="00EA00BB"/>
    <w:rPr>
      <w:rFonts w:ascii="Courier New" w:hAnsi="Courier New"/>
    </w:rPr>
  </w:style>
  <w:style w:type="character" w:customStyle="1" w:styleId="WW8Num21z1">
    <w:name w:val="WW8Num21z1"/>
    <w:rsid w:val="00EA00BB"/>
    <w:rPr>
      <w:rFonts w:ascii="OpenSymbol" w:hAnsi="OpenSymbol"/>
    </w:rPr>
  </w:style>
  <w:style w:type="character" w:customStyle="1" w:styleId="Fuentedeprrafopredeter6">
    <w:name w:val="Fuente de párrafo predeter.6"/>
    <w:rsid w:val="00EA00BB"/>
  </w:style>
  <w:style w:type="character" w:customStyle="1" w:styleId="WW-Absatz-Standardschriftart1111111111111111111111111111111111111">
    <w:name w:val="WW-Absatz-Standardschriftart1111111111111111111111111111111111111"/>
    <w:rsid w:val="00EA00BB"/>
  </w:style>
  <w:style w:type="character" w:customStyle="1" w:styleId="WW-Absatz-Standardschriftart11111111111111111111111111111111111111">
    <w:name w:val="WW-Absatz-Standardschriftart11111111111111111111111111111111111111"/>
    <w:rsid w:val="00EA00BB"/>
  </w:style>
  <w:style w:type="character" w:customStyle="1" w:styleId="WW-Absatz-Standardschriftart111111111111111111111111111111111111111">
    <w:name w:val="WW-Absatz-Standardschriftart111111111111111111111111111111111111111"/>
    <w:rsid w:val="00EA00BB"/>
  </w:style>
  <w:style w:type="character" w:customStyle="1" w:styleId="WW-Absatz-Standardschriftart1111111111111111111111111111111111111111">
    <w:name w:val="WW-Absatz-Standardschriftart1111111111111111111111111111111111111111"/>
    <w:rsid w:val="00EA00BB"/>
  </w:style>
  <w:style w:type="character" w:customStyle="1" w:styleId="WW-Absatz-Standardschriftart11111111111111111111111111111111111111111">
    <w:name w:val="WW-Absatz-Standardschriftart11111111111111111111111111111111111111111"/>
    <w:rsid w:val="00EA00BB"/>
  </w:style>
  <w:style w:type="character" w:customStyle="1" w:styleId="WW-Absatz-Standardschriftart111111111111111111111111111111111111111111">
    <w:name w:val="WW-Absatz-Standardschriftart111111111111111111111111111111111111111111"/>
    <w:rsid w:val="00EA00BB"/>
  </w:style>
  <w:style w:type="character" w:customStyle="1" w:styleId="Fuentedeprrafopredeter5">
    <w:name w:val="Fuente de párrafo predeter.5"/>
    <w:rsid w:val="00EA00BB"/>
  </w:style>
  <w:style w:type="character" w:customStyle="1" w:styleId="WW-Absatz-Standardschriftart1111111111111111111111111111111111111111111">
    <w:name w:val="WW-Absatz-Standardschriftart1111111111111111111111111111111111111111111"/>
    <w:rsid w:val="00EA00BB"/>
  </w:style>
  <w:style w:type="character" w:customStyle="1" w:styleId="WW-Absatz-Standardschriftart11111111111111111111111111111111111111111111">
    <w:name w:val="WW-Absatz-Standardschriftart11111111111111111111111111111111111111111111"/>
    <w:rsid w:val="00EA00BB"/>
  </w:style>
  <w:style w:type="character" w:customStyle="1" w:styleId="Fuentedeprrafopredeter4">
    <w:name w:val="Fuente de párrafo predeter.4"/>
    <w:rsid w:val="00EA00BB"/>
  </w:style>
  <w:style w:type="character" w:customStyle="1" w:styleId="Fuentedeprrafopredeter30">
    <w:name w:val="Fuente de párrafo predeter.3"/>
    <w:rsid w:val="00EA00BB"/>
  </w:style>
  <w:style w:type="character" w:customStyle="1" w:styleId="WW-Absatz-Standardschriftart111111111111111111111111111111111111111111111">
    <w:name w:val="WW-Absatz-Standardschriftart111111111111111111111111111111111111111111111"/>
    <w:rsid w:val="00EA00BB"/>
  </w:style>
  <w:style w:type="character" w:customStyle="1" w:styleId="WW-Absatz-Standardschriftart1111111111111111111111111111111111111111111111">
    <w:name w:val="WW-Absatz-Standardschriftart1111111111111111111111111111111111111111111111"/>
    <w:rsid w:val="00EA00BB"/>
  </w:style>
  <w:style w:type="character" w:customStyle="1" w:styleId="WW8Num17z2">
    <w:name w:val="WW8Num17z2"/>
    <w:rsid w:val="00EA00BB"/>
    <w:rPr>
      <w:b w:val="0"/>
    </w:rPr>
  </w:style>
  <w:style w:type="character" w:customStyle="1" w:styleId="WW8Num19z2">
    <w:name w:val="WW8Num19z2"/>
    <w:rsid w:val="00EA00BB"/>
    <w:rPr>
      <w:rFonts w:ascii="Wingdings" w:hAnsi="Wingdings"/>
    </w:rPr>
  </w:style>
  <w:style w:type="character" w:customStyle="1" w:styleId="WW8Num20z1">
    <w:name w:val="WW8Num20z1"/>
    <w:rsid w:val="00EA00BB"/>
    <w:rPr>
      <w:rFonts w:ascii="Courier New" w:hAnsi="Courier New"/>
    </w:rPr>
  </w:style>
  <w:style w:type="character" w:customStyle="1" w:styleId="WW8Num20z2">
    <w:name w:val="WW8Num20z2"/>
    <w:rsid w:val="00EA00BB"/>
    <w:rPr>
      <w:rFonts w:ascii="Wingdings" w:hAnsi="Wingdings"/>
    </w:rPr>
  </w:style>
  <w:style w:type="character" w:customStyle="1" w:styleId="WW8Num25z1">
    <w:name w:val="WW8Num25z1"/>
    <w:rsid w:val="00EA00BB"/>
    <w:rPr>
      <w:rFonts w:ascii="Courier New" w:hAnsi="Courier New"/>
    </w:rPr>
  </w:style>
  <w:style w:type="character" w:customStyle="1" w:styleId="WW8Num25z2">
    <w:name w:val="WW8Num25z2"/>
    <w:rsid w:val="00EA00BB"/>
    <w:rPr>
      <w:rFonts w:ascii="Wingdings" w:hAnsi="Wingdings"/>
    </w:rPr>
  </w:style>
  <w:style w:type="character" w:customStyle="1" w:styleId="WW8Num27z1">
    <w:name w:val="WW8Num27z1"/>
    <w:rsid w:val="00EA00BB"/>
    <w:rPr>
      <w:rFonts w:ascii="Courier New" w:hAnsi="Courier New"/>
    </w:rPr>
  </w:style>
  <w:style w:type="character" w:customStyle="1" w:styleId="WW8Num27z2">
    <w:name w:val="WW8Num27z2"/>
    <w:rsid w:val="00EA00BB"/>
    <w:rPr>
      <w:rFonts w:ascii="Wingdings" w:hAnsi="Wingdings"/>
    </w:rPr>
  </w:style>
  <w:style w:type="character" w:customStyle="1" w:styleId="WW8Num32z1">
    <w:name w:val="WW8Num32z1"/>
    <w:rsid w:val="00EA00BB"/>
    <w:rPr>
      <w:rFonts w:ascii="Courier New" w:hAnsi="Courier New"/>
    </w:rPr>
  </w:style>
  <w:style w:type="character" w:customStyle="1" w:styleId="WW8Num32z2">
    <w:name w:val="WW8Num32z2"/>
    <w:rsid w:val="00EA00BB"/>
    <w:rPr>
      <w:rFonts w:ascii="Wingdings" w:hAnsi="Wingdings"/>
    </w:rPr>
  </w:style>
  <w:style w:type="character" w:customStyle="1" w:styleId="WW8Num33z1">
    <w:name w:val="WW8Num33z1"/>
    <w:rsid w:val="00EA00BB"/>
    <w:rPr>
      <w:rFonts w:ascii="Courier New" w:hAnsi="Courier New"/>
    </w:rPr>
  </w:style>
  <w:style w:type="character" w:customStyle="1" w:styleId="WW8Num33z2">
    <w:name w:val="WW8Num33z2"/>
    <w:rsid w:val="00EA00BB"/>
    <w:rPr>
      <w:rFonts w:ascii="Wingdings" w:hAnsi="Wingdings"/>
    </w:rPr>
  </w:style>
  <w:style w:type="character" w:customStyle="1" w:styleId="WW8Num34z1">
    <w:name w:val="WW8Num34z1"/>
    <w:rsid w:val="00EA00BB"/>
    <w:rPr>
      <w:rFonts w:ascii="Courier New" w:hAnsi="Courier New"/>
    </w:rPr>
  </w:style>
  <w:style w:type="character" w:customStyle="1" w:styleId="WW8Num34z2">
    <w:name w:val="WW8Num34z2"/>
    <w:rsid w:val="00EA00BB"/>
    <w:rPr>
      <w:rFonts w:ascii="Wingdings" w:hAnsi="Wingdings"/>
    </w:rPr>
  </w:style>
  <w:style w:type="character" w:customStyle="1" w:styleId="WW8Num35z0">
    <w:name w:val="WW8Num35z0"/>
    <w:rsid w:val="00EA00BB"/>
    <w:rPr>
      <w:rFonts w:ascii="Wingdings" w:hAnsi="Wingdings"/>
    </w:rPr>
  </w:style>
  <w:style w:type="character" w:customStyle="1" w:styleId="WW8Num35z1">
    <w:name w:val="WW8Num35z1"/>
    <w:rsid w:val="00EA00BB"/>
    <w:rPr>
      <w:rFonts w:ascii="Courier New" w:hAnsi="Courier New"/>
    </w:rPr>
  </w:style>
  <w:style w:type="character" w:customStyle="1" w:styleId="WW8Num35z2">
    <w:name w:val="WW8Num35z2"/>
    <w:rsid w:val="00EA00BB"/>
    <w:rPr>
      <w:rFonts w:ascii="Wingdings" w:hAnsi="Wingdings"/>
    </w:rPr>
  </w:style>
  <w:style w:type="character" w:customStyle="1" w:styleId="WW8Num36z2">
    <w:name w:val="WW8Num36z2"/>
    <w:rsid w:val="00EA00BB"/>
    <w:rPr>
      <w:rFonts w:ascii="Wingdings" w:hAnsi="Wingdings"/>
    </w:rPr>
  </w:style>
  <w:style w:type="character" w:customStyle="1" w:styleId="WW8Num36z3">
    <w:name w:val="WW8Num36z3"/>
    <w:rsid w:val="00EA00BB"/>
    <w:rPr>
      <w:rFonts w:ascii="Symbol" w:hAnsi="Symbol"/>
    </w:rPr>
  </w:style>
  <w:style w:type="character" w:customStyle="1" w:styleId="WW8Num37z2">
    <w:name w:val="WW8Num37z2"/>
    <w:rsid w:val="00EA00BB"/>
    <w:rPr>
      <w:rFonts w:ascii="Wingdings" w:hAnsi="Wingdings"/>
    </w:rPr>
  </w:style>
  <w:style w:type="character" w:customStyle="1" w:styleId="WW8Num37z3">
    <w:name w:val="WW8Num37z3"/>
    <w:rsid w:val="00EA00BB"/>
    <w:rPr>
      <w:rFonts w:ascii="Symbol" w:hAnsi="Symbol"/>
    </w:rPr>
  </w:style>
  <w:style w:type="character" w:customStyle="1" w:styleId="CarCar33">
    <w:name w:val="Car Car33"/>
    <w:rsid w:val="00EA00BB"/>
    <w:rPr>
      <w:rFonts w:ascii="Times New Roman" w:hAnsi="Times New Roman"/>
      <w:b/>
      <w:sz w:val="28"/>
      <w:lang w:val="es-EC"/>
    </w:rPr>
  </w:style>
  <w:style w:type="character" w:customStyle="1" w:styleId="CarCar27">
    <w:name w:val="Car Car27"/>
    <w:rsid w:val="00EA00BB"/>
    <w:rPr>
      <w:rFonts w:ascii="Arial" w:hAnsi="Arial"/>
      <w:spacing w:val="-2"/>
      <w:u w:val="single"/>
      <w:lang w:val="es-EC"/>
    </w:rPr>
  </w:style>
  <w:style w:type="character" w:customStyle="1" w:styleId="CarCar26">
    <w:name w:val="Car Car26"/>
    <w:rsid w:val="00EA00BB"/>
    <w:rPr>
      <w:rFonts w:ascii="Times New Roman" w:hAnsi="Times New Roman"/>
      <w:sz w:val="24"/>
      <w:lang w:val="es-EC"/>
    </w:rPr>
  </w:style>
  <w:style w:type="character" w:customStyle="1" w:styleId="CarCar25">
    <w:name w:val="Car Car25"/>
    <w:rsid w:val="00EA00BB"/>
    <w:rPr>
      <w:rFonts w:ascii="Times New Roman" w:hAnsi="Times New Roman"/>
      <w:sz w:val="20"/>
      <w:lang w:val="es-EC"/>
    </w:rPr>
  </w:style>
  <w:style w:type="character" w:customStyle="1" w:styleId="Refdecomentario2">
    <w:name w:val="Ref. de comentario2"/>
    <w:rsid w:val="00EA00BB"/>
    <w:rPr>
      <w:sz w:val="16"/>
    </w:rPr>
  </w:style>
  <w:style w:type="character" w:customStyle="1" w:styleId="CarCar24">
    <w:name w:val="Car Car24"/>
    <w:rsid w:val="00EA00BB"/>
    <w:rPr>
      <w:rFonts w:ascii="Times New Roman" w:hAnsi="Times New Roman"/>
      <w:sz w:val="20"/>
      <w:lang w:val="es-EC"/>
    </w:rPr>
  </w:style>
  <w:style w:type="character" w:customStyle="1" w:styleId="CarCar23">
    <w:name w:val="Car Car23"/>
    <w:rsid w:val="00EA00BB"/>
    <w:rPr>
      <w:rFonts w:ascii="Tahoma" w:hAnsi="Tahoma"/>
      <w:sz w:val="16"/>
      <w:lang w:val="es-EC"/>
    </w:rPr>
  </w:style>
  <w:style w:type="character" w:customStyle="1" w:styleId="CarCar31">
    <w:name w:val="Car Car31"/>
    <w:rsid w:val="00EA00BB"/>
    <w:rPr>
      <w:rFonts w:ascii="Cambria" w:hAnsi="Cambria"/>
      <w:i/>
      <w:color w:val="000080"/>
      <w:sz w:val="24"/>
      <w:lang w:val="es-EC"/>
    </w:rPr>
  </w:style>
  <w:style w:type="character" w:customStyle="1" w:styleId="CarCar29">
    <w:name w:val="Car Car29"/>
    <w:rsid w:val="00EA00BB"/>
    <w:rPr>
      <w:rFonts w:ascii="Cambria" w:hAnsi="Cambria"/>
      <w:color w:val="808080"/>
      <w:sz w:val="20"/>
      <w:lang w:val="es-EC"/>
    </w:rPr>
  </w:style>
  <w:style w:type="character" w:customStyle="1" w:styleId="CarCar36">
    <w:name w:val="Car Car36"/>
    <w:rsid w:val="00EA00BB"/>
    <w:rPr>
      <w:rFonts w:ascii="Courier New" w:hAnsi="Courier New"/>
      <w:b/>
      <w:spacing w:val="-2"/>
      <w:lang w:val="es-ES"/>
    </w:rPr>
  </w:style>
  <w:style w:type="character" w:customStyle="1" w:styleId="CarCar35">
    <w:name w:val="Car Car35"/>
    <w:rsid w:val="00EA00BB"/>
    <w:rPr>
      <w:rFonts w:ascii="Arial" w:hAnsi="Arial"/>
      <w:b/>
      <w:spacing w:val="-3"/>
      <w:sz w:val="24"/>
      <w:lang w:val="en-US"/>
    </w:rPr>
  </w:style>
  <w:style w:type="character" w:customStyle="1" w:styleId="CarCar34">
    <w:name w:val="Car Car34"/>
    <w:rsid w:val="00EA00BB"/>
    <w:rPr>
      <w:rFonts w:ascii="Arial" w:hAnsi="Arial"/>
      <w:b/>
      <w:sz w:val="26"/>
      <w:lang w:val="es-EC"/>
    </w:rPr>
  </w:style>
  <w:style w:type="character" w:customStyle="1" w:styleId="CarCar32">
    <w:name w:val="Car Car32"/>
    <w:rsid w:val="00EA00BB"/>
    <w:rPr>
      <w:rFonts w:ascii="Times New Roman" w:hAnsi="Times New Roman"/>
      <w:b/>
      <w:i/>
      <w:sz w:val="26"/>
      <w:lang w:val="es-EC"/>
    </w:rPr>
  </w:style>
  <w:style w:type="character" w:customStyle="1" w:styleId="CarCar30">
    <w:name w:val="Car Car30"/>
    <w:rsid w:val="00EA00BB"/>
    <w:rPr>
      <w:rFonts w:ascii="Flat Brush" w:hAnsi="Flat Brush"/>
      <w:b/>
      <w:sz w:val="32"/>
      <w:lang w:val="es-ES"/>
    </w:rPr>
  </w:style>
  <w:style w:type="character" w:customStyle="1" w:styleId="CarCar28">
    <w:name w:val="Car Car28"/>
    <w:rsid w:val="00EA00BB"/>
    <w:rPr>
      <w:rFonts w:ascii="Dolphin" w:hAnsi="Dolphin"/>
      <w:b/>
      <w:sz w:val="36"/>
      <w:lang w:val="es-ES"/>
    </w:rPr>
  </w:style>
  <w:style w:type="character" w:customStyle="1" w:styleId="Encabezado2Car1">
    <w:name w:val="Encabezado 2 Car1"/>
    <w:rsid w:val="00EA00BB"/>
    <w:rPr>
      <w:rFonts w:ascii="Courier New" w:hAnsi="Courier New"/>
      <w:sz w:val="20"/>
      <w:lang w:val="en-US"/>
    </w:rPr>
  </w:style>
  <w:style w:type="character" w:customStyle="1" w:styleId="WW8Num1z0">
    <w:name w:val="WW8Num1z0"/>
    <w:rsid w:val="00EA00BB"/>
    <w:rPr>
      <w:rFonts w:ascii="Symbol" w:hAnsi="Symbol"/>
    </w:rPr>
  </w:style>
  <w:style w:type="character" w:customStyle="1" w:styleId="WW8Num4z1">
    <w:name w:val="WW8Num4z1"/>
    <w:rsid w:val="00EA00BB"/>
    <w:rPr>
      <w:rFonts w:ascii="Courier New" w:hAnsi="Courier New"/>
    </w:rPr>
  </w:style>
  <w:style w:type="character" w:customStyle="1" w:styleId="WW8Num4z3">
    <w:name w:val="WW8Num4z3"/>
    <w:rsid w:val="00EA00BB"/>
    <w:rPr>
      <w:rFonts w:ascii="Symbol" w:hAnsi="Symbol"/>
    </w:rPr>
  </w:style>
  <w:style w:type="character" w:customStyle="1" w:styleId="WW8Num5z1">
    <w:name w:val="WW8Num5z1"/>
    <w:rsid w:val="00EA00BB"/>
    <w:rPr>
      <w:rFonts w:ascii="Courier New" w:hAnsi="Courier New"/>
    </w:rPr>
  </w:style>
  <w:style w:type="character" w:customStyle="1" w:styleId="WW8Num5z2">
    <w:name w:val="WW8Num5z2"/>
    <w:rsid w:val="00EA00BB"/>
    <w:rPr>
      <w:rFonts w:ascii="Wingdings" w:hAnsi="Wingdings"/>
    </w:rPr>
  </w:style>
  <w:style w:type="character" w:customStyle="1" w:styleId="WW8Num5z3">
    <w:name w:val="WW8Num5z3"/>
    <w:rsid w:val="00EA00BB"/>
    <w:rPr>
      <w:rFonts w:ascii="Symbol" w:hAnsi="Symbol"/>
    </w:rPr>
  </w:style>
  <w:style w:type="character" w:customStyle="1" w:styleId="WW8Num6z3">
    <w:name w:val="WW8Num6z3"/>
    <w:rsid w:val="00EA00BB"/>
    <w:rPr>
      <w:rFonts w:ascii="Symbol" w:hAnsi="Symbol"/>
    </w:rPr>
  </w:style>
  <w:style w:type="character" w:customStyle="1" w:styleId="WW8Num7z1">
    <w:name w:val="WW8Num7z1"/>
    <w:rsid w:val="00EA00BB"/>
    <w:rPr>
      <w:rFonts w:ascii="Courier New" w:hAnsi="Courier New"/>
    </w:rPr>
  </w:style>
  <w:style w:type="character" w:customStyle="1" w:styleId="WW8Num7z3">
    <w:name w:val="WW8Num7z3"/>
    <w:rsid w:val="00EA00BB"/>
    <w:rPr>
      <w:rFonts w:ascii="Symbol" w:hAnsi="Symbol"/>
    </w:rPr>
  </w:style>
  <w:style w:type="character" w:customStyle="1" w:styleId="WW8Num9z1">
    <w:name w:val="WW8Num9z1"/>
    <w:rsid w:val="00EA00BB"/>
    <w:rPr>
      <w:rFonts w:ascii="Courier New" w:hAnsi="Courier New"/>
    </w:rPr>
  </w:style>
  <w:style w:type="character" w:customStyle="1" w:styleId="WW8Num9z2">
    <w:name w:val="WW8Num9z2"/>
    <w:rsid w:val="00EA00BB"/>
    <w:rPr>
      <w:rFonts w:ascii="Wingdings" w:hAnsi="Wingdings"/>
    </w:rPr>
  </w:style>
  <w:style w:type="character" w:customStyle="1" w:styleId="WW8Num10z3">
    <w:name w:val="WW8Num10z3"/>
    <w:rsid w:val="00EA00BB"/>
    <w:rPr>
      <w:rFonts w:ascii="Symbol" w:hAnsi="Symbol"/>
    </w:rPr>
  </w:style>
  <w:style w:type="character" w:customStyle="1" w:styleId="WW8Num10z4">
    <w:name w:val="WW8Num10z4"/>
    <w:rsid w:val="00EA00BB"/>
    <w:rPr>
      <w:rFonts w:ascii="Courier New" w:hAnsi="Courier New"/>
    </w:rPr>
  </w:style>
  <w:style w:type="character" w:customStyle="1" w:styleId="WW8Num11z3">
    <w:name w:val="WW8Num11z3"/>
    <w:rsid w:val="00EA00BB"/>
    <w:rPr>
      <w:rFonts w:ascii="Symbol" w:hAnsi="Symbol"/>
    </w:rPr>
  </w:style>
  <w:style w:type="character" w:customStyle="1" w:styleId="WW8Num12z2">
    <w:name w:val="WW8Num12z2"/>
    <w:rsid w:val="00EA00BB"/>
    <w:rPr>
      <w:rFonts w:ascii="Wingdings" w:hAnsi="Wingdings"/>
    </w:rPr>
  </w:style>
  <w:style w:type="character" w:customStyle="1" w:styleId="WW8Num14z2">
    <w:name w:val="WW8Num14z2"/>
    <w:rsid w:val="00EA00BB"/>
    <w:rPr>
      <w:rFonts w:ascii="Wingdings" w:hAnsi="Wingdings"/>
    </w:rPr>
  </w:style>
  <w:style w:type="character" w:customStyle="1" w:styleId="WW8Num16z2">
    <w:name w:val="WW8Num16z2"/>
    <w:rsid w:val="00EA00BB"/>
    <w:rPr>
      <w:rFonts w:ascii="Wingdings" w:hAnsi="Wingdings"/>
    </w:rPr>
  </w:style>
  <w:style w:type="character" w:customStyle="1" w:styleId="WW8Num17z3">
    <w:name w:val="WW8Num17z3"/>
    <w:rsid w:val="00EA00BB"/>
    <w:rPr>
      <w:rFonts w:ascii="Symbol" w:hAnsi="Symbol"/>
    </w:rPr>
  </w:style>
  <w:style w:type="character" w:customStyle="1" w:styleId="WW8Num20z3">
    <w:name w:val="WW8Num20z3"/>
    <w:rsid w:val="00EA00BB"/>
    <w:rPr>
      <w:rFonts w:ascii="Symbol" w:hAnsi="Symbol"/>
    </w:rPr>
  </w:style>
  <w:style w:type="character" w:customStyle="1" w:styleId="WW8Num20z4">
    <w:name w:val="WW8Num20z4"/>
    <w:rsid w:val="00EA00BB"/>
    <w:rPr>
      <w:rFonts w:ascii="Courier New" w:hAnsi="Courier New"/>
    </w:rPr>
  </w:style>
  <w:style w:type="character" w:customStyle="1" w:styleId="WW8Num22z3">
    <w:name w:val="WW8Num22z3"/>
    <w:rsid w:val="00EA00BB"/>
    <w:rPr>
      <w:rFonts w:ascii="Symbol" w:hAnsi="Symbol"/>
    </w:rPr>
  </w:style>
  <w:style w:type="character" w:customStyle="1" w:styleId="WW8Num23z1">
    <w:name w:val="WW8Num23z1"/>
    <w:rsid w:val="00EA00BB"/>
    <w:rPr>
      <w:rFonts w:ascii="Symbol" w:hAnsi="Symbol"/>
      <w:sz w:val="20"/>
    </w:rPr>
  </w:style>
  <w:style w:type="character" w:customStyle="1" w:styleId="WW8Num24z1">
    <w:name w:val="WW8Num24z1"/>
    <w:rsid w:val="00EA00BB"/>
    <w:rPr>
      <w:rFonts w:ascii="Symbol" w:hAnsi="Symbol"/>
      <w:sz w:val="20"/>
    </w:rPr>
  </w:style>
  <w:style w:type="character" w:customStyle="1" w:styleId="WW8Num27z3">
    <w:name w:val="WW8Num27z3"/>
    <w:rsid w:val="00EA00BB"/>
    <w:rPr>
      <w:rFonts w:ascii="Symbol" w:hAnsi="Symbol"/>
    </w:rPr>
  </w:style>
  <w:style w:type="character" w:customStyle="1" w:styleId="WW8Num31z0">
    <w:name w:val="WW8Num31z0"/>
    <w:rsid w:val="00EA00BB"/>
    <w:rPr>
      <w:rFonts w:ascii="Symbol" w:hAnsi="Symbol"/>
    </w:rPr>
  </w:style>
  <w:style w:type="character" w:customStyle="1" w:styleId="WW8Num31z1">
    <w:name w:val="WW8Num31z1"/>
    <w:rsid w:val="00EA00BB"/>
    <w:rPr>
      <w:rFonts w:ascii="Courier New" w:hAnsi="Courier New"/>
    </w:rPr>
  </w:style>
  <w:style w:type="character" w:customStyle="1" w:styleId="WW8Num31z2">
    <w:name w:val="WW8Num31z2"/>
    <w:rsid w:val="00EA00BB"/>
    <w:rPr>
      <w:rFonts w:ascii="Wingdings" w:hAnsi="Wingdings"/>
    </w:rPr>
  </w:style>
  <w:style w:type="character" w:customStyle="1" w:styleId="WW8Num32z3">
    <w:name w:val="WW8Num32z3"/>
    <w:rsid w:val="00EA00BB"/>
    <w:rPr>
      <w:rFonts w:ascii="Symbol" w:hAnsi="Symbol"/>
    </w:rPr>
  </w:style>
  <w:style w:type="character" w:customStyle="1" w:styleId="WW8Num33z3">
    <w:name w:val="WW8Num33z3"/>
    <w:rsid w:val="00EA00BB"/>
    <w:rPr>
      <w:rFonts w:ascii="Symbol" w:hAnsi="Symbol"/>
    </w:rPr>
  </w:style>
  <w:style w:type="character" w:customStyle="1" w:styleId="WW8Num35z3">
    <w:name w:val="WW8Num35z3"/>
    <w:rsid w:val="00EA00BB"/>
    <w:rPr>
      <w:rFonts w:ascii="Symbol" w:hAnsi="Symbol"/>
    </w:rPr>
  </w:style>
  <w:style w:type="character" w:customStyle="1" w:styleId="WW8Num38z3">
    <w:name w:val="WW8Num38z3"/>
    <w:rsid w:val="00EA00BB"/>
    <w:rPr>
      <w:rFonts w:ascii="Symbol" w:hAnsi="Symbol"/>
    </w:rPr>
  </w:style>
  <w:style w:type="character" w:customStyle="1" w:styleId="WW8Num39z3">
    <w:name w:val="WW8Num39z3"/>
    <w:rsid w:val="00EA00BB"/>
    <w:rPr>
      <w:rFonts w:ascii="Symbol" w:hAnsi="Symbol"/>
    </w:rPr>
  </w:style>
  <w:style w:type="character" w:customStyle="1" w:styleId="WW8Num40z3">
    <w:name w:val="WW8Num40z3"/>
    <w:rsid w:val="00EA00BB"/>
    <w:rPr>
      <w:rFonts w:ascii="Symbol" w:hAnsi="Symbol"/>
    </w:rPr>
  </w:style>
  <w:style w:type="character" w:customStyle="1" w:styleId="WW8Num41z0">
    <w:name w:val="WW8Num41z0"/>
    <w:rsid w:val="00EA00BB"/>
    <w:rPr>
      <w:rFonts w:ascii="Wingdings" w:hAnsi="Wingdings"/>
    </w:rPr>
  </w:style>
  <w:style w:type="character" w:customStyle="1" w:styleId="WW8Num41z1">
    <w:name w:val="WW8Num41z1"/>
    <w:rsid w:val="00EA00BB"/>
    <w:rPr>
      <w:rFonts w:ascii="Courier New" w:hAnsi="Courier New"/>
    </w:rPr>
  </w:style>
  <w:style w:type="character" w:customStyle="1" w:styleId="WW8Num41z3">
    <w:name w:val="WW8Num41z3"/>
    <w:rsid w:val="00EA00BB"/>
    <w:rPr>
      <w:rFonts w:ascii="Symbol" w:hAnsi="Symbol"/>
    </w:rPr>
  </w:style>
  <w:style w:type="character" w:customStyle="1" w:styleId="WW8Num42z0">
    <w:name w:val="WW8Num42z0"/>
    <w:rsid w:val="00EA00BB"/>
    <w:rPr>
      <w:rFonts w:ascii="Wingdings" w:hAnsi="Wingdings"/>
    </w:rPr>
  </w:style>
  <w:style w:type="character" w:customStyle="1" w:styleId="WW8Num42z1">
    <w:name w:val="WW8Num42z1"/>
    <w:rsid w:val="00EA00BB"/>
    <w:rPr>
      <w:rFonts w:ascii="Courier New" w:hAnsi="Courier New"/>
    </w:rPr>
  </w:style>
  <w:style w:type="character" w:customStyle="1" w:styleId="WW8Num42z3">
    <w:name w:val="WW8Num42z3"/>
    <w:rsid w:val="00EA00BB"/>
    <w:rPr>
      <w:rFonts w:ascii="Symbol" w:hAnsi="Symbol"/>
    </w:rPr>
  </w:style>
  <w:style w:type="character" w:customStyle="1" w:styleId="WW8Num43z1">
    <w:name w:val="WW8Num43z1"/>
    <w:rsid w:val="00EA00BB"/>
    <w:rPr>
      <w:rFonts w:ascii="Courier New" w:hAnsi="Courier New"/>
    </w:rPr>
  </w:style>
  <w:style w:type="character" w:customStyle="1" w:styleId="WW8Num43z3">
    <w:name w:val="WW8Num43z3"/>
    <w:rsid w:val="00EA00BB"/>
    <w:rPr>
      <w:rFonts w:ascii="Symbol" w:hAnsi="Symbol"/>
    </w:rPr>
  </w:style>
  <w:style w:type="character" w:customStyle="1" w:styleId="WW8Num44z1">
    <w:name w:val="WW8Num44z1"/>
    <w:rsid w:val="00EA00BB"/>
    <w:rPr>
      <w:rFonts w:ascii="Courier New" w:hAnsi="Courier New"/>
    </w:rPr>
  </w:style>
  <w:style w:type="character" w:customStyle="1" w:styleId="WW8Num44z3">
    <w:name w:val="WW8Num44z3"/>
    <w:rsid w:val="00EA00BB"/>
    <w:rPr>
      <w:rFonts w:ascii="Symbol" w:hAnsi="Symbol"/>
    </w:rPr>
  </w:style>
  <w:style w:type="character" w:customStyle="1" w:styleId="ParteCar">
    <w:name w:val="Parte Car"/>
    <w:rsid w:val="00EA00BB"/>
    <w:rPr>
      <w:rFonts w:ascii="Courier New" w:hAnsi="Courier New"/>
      <w:b/>
      <w:spacing w:val="-2"/>
      <w:sz w:val="22"/>
      <w:lang w:val="es-ES"/>
    </w:rPr>
  </w:style>
  <w:style w:type="character" w:customStyle="1" w:styleId="ArtculoCar">
    <w:name w:val="Artículo Car"/>
    <w:rsid w:val="00EA00BB"/>
    <w:rPr>
      <w:rFonts w:ascii="Arial" w:hAnsi="Arial"/>
      <w:b/>
      <w:spacing w:val="-2"/>
      <w:lang w:val="es-ES"/>
    </w:rPr>
  </w:style>
  <w:style w:type="character" w:customStyle="1" w:styleId="CarCar17">
    <w:name w:val="Car Car17"/>
    <w:rsid w:val="00EA00BB"/>
    <w:rPr>
      <w:rFonts w:ascii="Arial" w:hAnsi="Arial"/>
      <w:b/>
      <w:spacing w:val="-3"/>
      <w:sz w:val="24"/>
      <w:lang w:val="es-ES"/>
    </w:rPr>
  </w:style>
  <w:style w:type="character" w:customStyle="1" w:styleId="CarCar16">
    <w:name w:val="Car Car16"/>
    <w:rsid w:val="00EA00BB"/>
    <w:rPr>
      <w:rFonts w:ascii="Arial" w:hAnsi="Arial"/>
      <w:b/>
      <w:spacing w:val="-3"/>
      <w:sz w:val="24"/>
      <w:lang w:val="es-EC"/>
    </w:rPr>
  </w:style>
  <w:style w:type="character" w:customStyle="1" w:styleId="CarCar15">
    <w:name w:val="Car Car15"/>
    <w:rsid w:val="00EA00BB"/>
    <w:rPr>
      <w:rFonts w:ascii="Arial" w:hAnsi="Arial"/>
      <w:b/>
      <w:sz w:val="28"/>
      <w:lang w:val="es-ES"/>
    </w:rPr>
  </w:style>
  <w:style w:type="character" w:customStyle="1" w:styleId="CarCar14">
    <w:name w:val="Car Car14"/>
    <w:rsid w:val="00EA00BB"/>
    <w:rPr>
      <w:rFonts w:ascii="Flat Brush" w:hAnsi="Flat Brush"/>
      <w:b/>
      <w:sz w:val="32"/>
      <w:lang w:val="es-ES"/>
    </w:rPr>
  </w:style>
  <w:style w:type="character" w:customStyle="1" w:styleId="CarCar13">
    <w:name w:val="Car Car13"/>
    <w:rsid w:val="00EA00BB"/>
    <w:rPr>
      <w:rFonts w:ascii="Arial" w:hAnsi="Arial"/>
      <w:sz w:val="32"/>
      <w:lang w:val="es-ES"/>
    </w:rPr>
  </w:style>
  <w:style w:type="character" w:customStyle="1" w:styleId="CarCar12">
    <w:name w:val="Car Car12"/>
    <w:rsid w:val="00EA00BB"/>
    <w:rPr>
      <w:rFonts w:ascii="Dolphin" w:hAnsi="Dolphin"/>
      <w:b/>
      <w:sz w:val="36"/>
      <w:lang w:val="es-ES"/>
    </w:rPr>
  </w:style>
  <w:style w:type="character" w:customStyle="1" w:styleId="Encabezado2Car">
    <w:name w:val="Encabezado 2 Car"/>
    <w:rsid w:val="00EA00BB"/>
    <w:rPr>
      <w:rFonts w:ascii="Courier New" w:hAnsi="Courier New"/>
      <w:lang w:val="en-US"/>
    </w:rPr>
  </w:style>
  <w:style w:type="character" w:customStyle="1" w:styleId="Refdecomentario1">
    <w:name w:val="Ref. de comentario1"/>
    <w:rsid w:val="00EA00BB"/>
    <w:rPr>
      <w:sz w:val="16"/>
    </w:rPr>
  </w:style>
  <w:style w:type="character" w:customStyle="1" w:styleId="CarCar4">
    <w:name w:val="Car Car4"/>
    <w:rsid w:val="00EA00BB"/>
    <w:rPr>
      <w:rFonts w:ascii="Arial" w:hAnsi="Arial"/>
      <w:spacing w:val="-2"/>
      <w:sz w:val="22"/>
      <w:lang w:val="es-EC"/>
    </w:rPr>
  </w:style>
  <w:style w:type="character" w:customStyle="1" w:styleId="CarCar6">
    <w:name w:val="Car Car6"/>
    <w:rsid w:val="00EA00BB"/>
    <w:rPr>
      <w:rFonts w:ascii="Arial" w:hAnsi="Arial"/>
      <w:lang w:val="es-ES"/>
    </w:rPr>
  </w:style>
  <w:style w:type="character" w:customStyle="1" w:styleId="CarCar7">
    <w:name w:val="Car Car7"/>
    <w:rsid w:val="00EA00BB"/>
    <w:rPr>
      <w:rFonts w:ascii="Arial" w:hAnsi="Arial"/>
      <w:color w:val="000000"/>
      <w:sz w:val="22"/>
      <w:lang w:val="es-ES"/>
    </w:rPr>
  </w:style>
  <w:style w:type="character" w:customStyle="1" w:styleId="CarCar5">
    <w:name w:val="Car Car5"/>
    <w:rsid w:val="00EA00BB"/>
    <w:rPr>
      <w:rFonts w:ascii="Arial" w:hAnsi="Arial"/>
      <w:color w:val="0000FF"/>
      <w:sz w:val="22"/>
      <w:lang w:val="es-ES"/>
    </w:rPr>
  </w:style>
  <w:style w:type="character" w:customStyle="1" w:styleId="CarCar10">
    <w:name w:val="Car Car10"/>
    <w:rsid w:val="00EA00BB"/>
    <w:rPr>
      <w:rFonts w:ascii="Arial" w:hAnsi="Arial"/>
      <w:spacing w:val="-2"/>
      <w:sz w:val="22"/>
      <w:u w:val="single"/>
      <w:lang w:val="es-EC"/>
    </w:rPr>
  </w:style>
  <w:style w:type="character" w:customStyle="1" w:styleId="CarCar3">
    <w:name w:val="Car Car3"/>
    <w:rsid w:val="00EA00BB"/>
    <w:rPr>
      <w:rFonts w:ascii="Arial" w:hAnsi="Arial"/>
      <w:b/>
      <w:spacing w:val="-2"/>
      <w:sz w:val="22"/>
      <w:lang w:val="es-EC"/>
    </w:rPr>
  </w:style>
  <w:style w:type="character" w:customStyle="1" w:styleId="CarCar8">
    <w:name w:val="Car Car8"/>
    <w:rsid w:val="00EA00BB"/>
    <w:rPr>
      <w:rFonts w:ascii="Arial" w:hAnsi="Arial"/>
      <w:color w:val="0000FF"/>
      <w:lang w:val="es-ES"/>
    </w:rPr>
  </w:style>
  <w:style w:type="character" w:styleId="Nmerodepgina">
    <w:name w:val="page number"/>
    <w:basedOn w:val="Fuentedeprrafopredeter1"/>
    <w:rsid w:val="00EA00BB"/>
  </w:style>
  <w:style w:type="character" w:customStyle="1" w:styleId="piedepginaCarCar">
    <w:name w:val="pie de página Car Car"/>
    <w:rsid w:val="00EA00BB"/>
    <w:rPr>
      <w:rFonts w:ascii="Courier New" w:hAnsi="Courier New"/>
      <w:sz w:val="24"/>
      <w:lang w:val="es-ES"/>
    </w:rPr>
  </w:style>
  <w:style w:type="character" w:customStyle="1" w:styleId="CarCar2">
    <w:name w:val="Car Car2"/>
    <w:rsid w:val="00EA00BB"/>
    <w:rPr>
      <w:rFonts w:ascii="Courier New" w:hAnsi="Courier New"/>
      <w:sz w:val="24"/>
      <w:lang w:val="es-ES"/>
    </w:rPr>
  </w:style>
  <w:style w:type="character" w:customStyle="1" w:styleId="CarCar">
    <w:name w:val="Car Car"/>
    <w:rsid w:val="00EA00BB"/>
    <w:rPr>
      <w:rFonts w:ascii="Tahoma" w:hAnsi="Tahoma"/>
      <w:sz w:val="16"/>
      <w:lang w:val="es-EC"/>
    </w:rPr>
  </w:style>
  <w:style w:type="character" w:customStyle="1" w:styleId="CarCar11">
    <w:name w:val="Car Car11"/>
    <w:rsid w:val="00EA00BB"/>
    <w:rPr>
      <w:rFonts w:ascii="Tahoma" w:hAnsi="Tahoma"/>
      <w:sz w:val="24"/>
      <w:lang w:val="es-EC"/>
    </w:rPr>
  </w:style>
  <w:style w:type="character" w:customStyle="1" w:styleId="CarCar9">
    <w:name w:val="Car Car9"/>
    <w:rsid w:val="00EA00BB"/>
    <w:rPr>
      <w:lang w:val="es-ES"/>
    </w:rPr>
  </w:style>
  <w:style w:type="character" w:customStyle="1" w:styleId="CarCar1">
    <w:name w:val="Car Car1"/>
    <w:rsid w:val="00EA00BB"/>
    <w:rPr>
      <w:sz w:val="24"/>
      <w:lang w:val="es-ES"/>
    </w:rPr>
  </w:style>
  <w:style w:type="character" w:customStyle="1" w:styleId="CarCar22">
    <w:name w:val="Car Car22"/>
    <w:rsid w:val="00EA00BB"/>
    <w:rPr>
      <w:rFonts w:ascii="Arial" w:hAnsi="Arial"/>
      <w:b/>
      <w:spacing w:val="-2"/>
      <w:lang w:val="es-EC"/>
    </w:rPr>
  </w:style>
  <w:style w:type="character" w:customStyle="1" w:styleId="CarCar21">
    <w:name w:val="Car Car21"/>
    <w:rsid w:val="00EA00BB"/>
    <w:rPr>
      <w:rFonts w:ascii="Courier New" w:hAnsi="Courier New"/>
      <w:sz w:val="24"/>
    </w:rPr>
  </w:style>
  <w:style w:type="character" w:customStyle="1" w:styleId="CarCar20">
    <w:name w:val="Car Car20"/>
    <w:rsid w:val="00EA00BB"/>
    <w:rPr>
      <w:rFonts w:ascii="Courier New" w:hAnsi="Courier New"/>
      <w:sz w:val="24"/>
    </w:rPr>
  </w:style>
  <w:style w:type="character" w:customStyle="1" w:styleId="CarCar19">
    <w:name w:val="Car Car19"/>
    <w:rsid w:val="00EA00BB"/>
    <w:rPr>
      <w:rFonts w:ascii="Times New Roman" w:hAnsi="Times New Roman"/>
      <w:sz w:val="24"/>
    </w:rPr>
  </w:style>
  <w:style w:type="character" w:customStyle="1" w:styleId="CarCar18">
    <w:name w:val="Car Car18"/>
    <w:rsid w:val="00EA00BB"/>
    <w:rPr>
      <w:rFonts w:ascii="Times New Roman" w:hAnsi="Times New Roman"/>
      <w:b/>
      <w:sz w:val="20"/>
      <w:lang w:val="es-EC"/>
    </w:rPr>
  </w:style>
  <w:style w:type="character" w:customStyle="1" w:styleId="WW-Smbolodenotafinal">
    <w:name w:val="WW-Símbolo de nota final"/>
    <w:rsid w:val="00EA00BB"/>
  </w:style>
  <w:style w:type="character" w:customStyle="1" w:styleId="Refdenotaalfinal1">
    <w:name w:val="Ref. de nota al final1"/>
    <w:rsid w:val="00EA00BB"/>
    <w:rPr>
      <w:vertAlign w:val="superscript"/>
    </w:rPr>
  </w:style>
  <w:style w:type="character" w:customStyle="1" w:styleId="Refdenotaalpie2">
    <w:name w:val="Ref. de nota al pie2"/>
    <w:rsid w:val="00EA00BB"/>
    <w:rPr>
      <w:vertAlign w:val="superscript"/>
    </w:rPr>
  </w:style>
  <w:style w:type="character" w:customStyle="1" w:styleId="Refdenotaalfinal2">
    <w:name w:val="Ref. de nota al final2"/>
    <w:rsid w:val="00EA00BB"/>
    <w:rPr>
      <w:vertAlign w:val="superscript"/>
    </w:rPr>
  </w:style>
  <w:style w:type="character" w:customStyle="1" w:styleId="Refdenotaalpie3">
    <w:name w:val="Ref. de nota al pie3"/>
    <w:rsid w:val="00EA00BB"/>
    <w:rPr>
      <w:vertAlign w:val="superscript"/>
    </w:rPr>
  </w:style>
  <w:style w:type="character" w:customStyle="1" w:styleId="Refdenotaalfinal3">
    <w:name w:val="Ref. de nota al final3"/>
    <w:rsid w:val="00EA00BB"/>
    <w:rPr>
      <w:vertAlign w:val="superscript"/>
    </w:rPr>
  </w:style>
  <w:style w:type="character" w:customStyle="1" w:styleId="Refdenotaalpie4">
    <w:name w:val="Ref. de nota al pie4"/>
    <w:rsid w:val="00EA00BB"/>
    <w:rPr>
      <w:vertAlign w:val="superscript"/>
    </w:rPr>
  </w:style>
  <w:style w:type="character" w:customStyle="1" w:styleId="Refdenotaalfinal4">
    <w:name w:val="Ref. de nota al final4"/>
    <w:rsid w:val="00EA00BB"/>
    <w:rPr>
      <w:vertAlign w:val="superscript"/>
    </w:rPr>
  </w:style>
  <w:style w:type="paragraph" w:customStyle="1" w:styleId="Encabezado6">
    <w:name w:val="Encabezado6"/>
    <w:basedOn w:val="Normal"/>
    <w:next w:val="Textoindependiente"/>
    <w:rsid w:val="00EA00BB"/>
    <w:pPr>
      <w:keepNext/>
      <w:widowControl/>
      <w:spacing w:before="240" w:after="120"/>
    </w:pPr>
    <w:rPr>
      <w:rFonts w:ascii="Arial" w:eastAsia="Times New Roman" w:hAnsi="Arial"/>
      <w:kern w:val="0"/>
      <w:sz w:val="28"/>
      <w:szCs w:val="20"/>
      <w:lang w:val="es-EC" w:eastAsia="hi-IN" w:bidi="hi-IN"/>
    </w:rPr>
  </w:style>
  <w:style w:type="character" w:customStyle="1" w:styleId="TextoindependienteCar">
    <w:name w:val="Texto independiente Car"/>
    <w:link w:val="Textoindependiente"/>
    <w:rsid w:val="00EA00BB"/>
    <w:rPr>
      <w:rFonts w:eastAsia="Arial Unicode MS"/>
      <w:kern w:val="1"/>
      <w:sz w:val="24"/>
      <w:szCs w:val="24"/>
      <w:lang w:val="es-ES_tradnl"/>
    </w:rPr>
  </w:style>
  <w:style w:type="paragraph" w:customStyle="1" w:styleId="Encabezado5">
    <w:name w:val="Encabezado5"/>
    <w:basedOn w:val="Normal"/>
    <w:next w:val="Textoindependiente"/>
    <w:rsid w:val="00EA00BB"/>
    <w:pPr>
      <w:keepNext/>
      <w:widowControl/>
      <w:spacing w:before="240" w:after="120"/>
    </w:pPr>
    <w:rPr>
      <w:rFonts w:ascii="Arial" w:eastAsia="Times New Roman" w:hAnsi="Arial"/>
      <w:kern w:val="0"/>
      <w:sz w:val="28"/>
      <w:szCs w:val="20"/>
      <w:lang w:val="es-EC" w:eastAsia="hi-IN" w:bidi="hi-IN"/>
    </w:rPr>
  </w:style>
  <w:style w:type="paragraph" w:customStyle="1" w:styleId="Encabezado4">
    <w:name w:val="Encabezado4"/>
    <w:basedOn w:val="Normal"/>
    <w:next w:val="Textoindependiente"/>
    <w:rsid w:val="00EA00BB"/>
    <w:pPr>
      <w:keepNext/>
      <w:widowControl/>
      <w:spacing w:before="240" w:after="120"/>
    </w:pPr>
    <w:rPr>
      <w:rFonts w:ascii="Arial" w:eastAsia="Times New Roman" w:hAnsi="Arial"/>
      <w:kern w:val="0"/>
      <w:sz w:val="28"/>
      <w:szCs w:val="20"/>
      <w:lang w:val="es-EC" w:eastAsia="hi-IN" w:bidi="hi-IN"/>
    </w:rPr>
  </w:style>
  <w:style w:type="paragraph" w:customStyle="1" w:styleId="Encabezado3">
    <w:name w:val="Encabezado3"/>
    <w:basedOn w:val="Normal"/>
    <w:next w:val="Textoindependiente"/>
    <w:rsid w:val="00EA00BB"/>
    <w:pPr>
      <w:keepNext/>
      <w:widowControl/>
      <w:spacing w:before="240" w:after="120"/>
    </w:pPr>
    <w:rPr>
      <w:rFonts w:ascii="Arial" w:eastAsia="Times New Roman" w:hAnsi="Arial"/>
      <w:kern w:val="0"/>
      <w:sz w:val="28"/>
      <w:szCs w:val="20"/>
      <w:lang w:val="es-EC" w:eastAsia="hi-IN" w:bidi="hi-IN"/>
    </w:rPr>
  </w:style>
  <w:style w:type="paragraph" w:customStyle="1" w:styleId="Encabezado2">
    <w:name w:val="Encabezado2"/>
    <w:basedOn w:val="Normal"/>
    <w:next w:val="Textoindependiente"/>
    <w:rsid w:val="00EA00BB"/>
    <w:pPr>
      <w:keepNext/>
      <w:widowControl/>
      <w:spacing w:before="240" w:after="120"/>
    </w:pPr>
    <w:rPr>
      <w:rFonts w:ascii="Arial" w:eastAsia="Times New Roman" w:hAnsi="Arial"/>
      <w:kern w:val="0"/>
      <w:sz w:val="28"/>
      <w:szCs w:val="20"/>
      <w:lang w:val="es-EC" w:eastAsia="hi-IN" w:bidi="hi-IN"/>
    </w:rPr>
  </w:style>
  <w:style w:type="character" w:customStyle="1" w:styleId="SangradetextonormalCar">
    <w:name w:val="Sangría de texto normal Car"/>
    <w:link w:val="Sangradetextonormal"/>
    <w:rsid w:val="00EA00BB"/>
    <w:rPr>
      <w:rFonts w:eastAsia="Arial Unicode MS"/>
      <w:kern w:val="1"/>
      <w:sz w:val="24"/>
      <w:szCs w:val="24"/>
      <w:lang w:val="es-ES_tradnl"/>
    </w:rPr>
  </w:style>
  <w:style w:type="paragraph" w:customStyle="1" w:styleId="TextoArtculo">
    <w:name w:val="Texto Artículo"/>
    <w:next w:val="Normal"/>
    <w:rsid w:val="00EA00BB"/>
    <w:pPr>
      <w:suppressAutoHyphens/>
      <w:ind w:left="90" w:right="1"/>
      <w:jc w:val="both"/>
    </w:pPr>
    <w:rPr>
      <w:rFonts w:ascii="Verdana" w:eastAsia="Arial" w:hAnsi="Verdana"/>
      <w:color w:val="000000"/>
      <w:lang w:val="es-ES" w:eastAsia="hi-IN" w:bidi="hi-IN"/>
    </w:rPr>
  </w:style>
  <w:style w:type="character" w:customStyle="1" w:styleId="TextonotapieCar">
    <w:name w:val="Texto nota pie Car"/>
    <w:link w:val="Textonotapie"/>
    <w:uiPriority w:val="99"/>
    <w:rsid w:val="00EA00BB"/>
    <w:rPr>
      <w:rFonts w:eastAsia="Arial Unicode MS"/>
      <w:kern w:val="1"/>
      <w:lang w:val="es-ES_tradnl"/>
    </w:rPr>
  </w:style>
  <w:style w:type="paragraph" w:customStyle="1" w:styleId="Textocomentario2">
    <w:name w:val="Texto comentario2"/>
    <w:basedOn w:val="Normal"/>
    <w:rsid w:val="00EA00BB"/>
    <w:pPr>
      <w:widowControl/>
    </w:pPr>
    <w:rPr>
      <w:rFonts w:eastAsia="Times New Roman"/>
      <w:kern w:val="0"/>
      <w:sz w:val="20"/>
      <w:szCs w:val="20"/>
      <w:lang w:val="es-EC" w:eastAsia="hi-IN" w:bidi="hi-IN"/>
    </w:rPr>
  </w:style>
  <w:style w:type="character" w:customStyle="1" w:styleId="EncabezadoCar">
    <w:name w:val="Encabezado Car"/>
    <w:link w:val="Encabezado"/>
    <w:rsid w:val="00EA00BB"/>
    <w:rPr>
      <w:rFonts w:ascii="Courier New" w:eastAsia="Arial Unicode MS" w:hAnsi="Courier New" w:cs="Courier New"/>
      <w:kern w:val="1"/>
      <w:lang w:val="en-US"/>
    </w:rPr>
  </w:style>
  <w:style w:type="paragraph" w:customStyle="1" w:styleId="Textodenotaalfinal">
    <w:name w:val="Texto de nota al final"/>
    <w:basedOn w:val="Normal"/>
    <w:rsid w:val="00EA00BB"/>
    <w:rPr>
      <w:rFonts w:ascii="Courier New" w:eastAsia="Times New Roman" w:hAnsi="Courier New"/>
      <w:kern w:val="0"/>
      <w:szCs w:val="20"/>
      <w:lang w:val="es-ES" w:eastAsia="hi-IN" w:bidi="hi-IN"/>
    </w:rPr>
  </w:style>
  <w:style w:type="paragraph" w:customStyle="1" w:styleId="Listaconvietas1">
    <w:name w:val="Lista con viñetas1"/>
    <w:basedOn w:val="Normal"/>
    <w:rsid w:val="00EA00BB"/>
    <w:pPr>
      <w:ind w:left="926" w:hanging="360"/>
    </w:pPr>
    <w:rPr>
      <w:rFonts w:ascii="MS Mincho" w:eastAsia="Times New Roman" w:hAnsi="MS Mincho"/>
      <w:kern w:val="0"/>
      <w:sz w:val="20"/>
      <w:szCs w:val="20"/>
      <w:lang w:val="en-US" w:eastAsia="hi-IN" w:bidi="hi-IN"/>
    </w:rPr>
  </w:style>
  <w:style w:type="paragraph" w:customStyle="1" w:styleId="Listaconvietas31">
    <w:name w:val="Lista con viñetas 31"/>
    <w:basedOn w:val="Normal"/>
    <w:rsid w:val="00EA00BB"/>
    <w:pPr>
      <w:widowControl/>
      <w:ind w:left="1080"/>
    </w:pPr>
    <w:rPr>
      <w:rFonts w:eastAsia="Times New Roman"/>
      <w:kern w:val="0"/>
      <w:szCs w:val="20"/>
      <w:lang w:val="es-EC" w:eastAsia="hi-IN" w:bidi="hi-IN"/>
    </w:rPr>
  </w:style>
  <w:style w:type="paragraph" w:customStyle="1" w:styleId="Listaconvietas41">
    <w:name w:val="Lista con viñetas 41"/>
    <w:basedOn w:val="Normal"/>
    <w:rsid w:val="00EA00BB"/>
    <w:pPr>
      <w:widowControl/>
      <w:ind w:left="1440"/>
    </w:pPr>
    <w:rPr>
      <w:rFonts w:eastAsia="Times New Roman"/>
      <w:kern w:val="0"/>
      <w:szCs w:val="20"/>
      <w:lang w:val="es-EC" w:eastAsia="hi-IN" w:bidi="hi-IN"/>
    </w:rPr>
  </w:style>
  <w:style w:type="paragraph" w:customStyle="1" w:styleId="Textocomentario1">
    <w:name w:val="Texto comentario1"/>
    <w:basedOn w:val="Normal"/>
    <w:rsid w:val="00EA00BB"/>
    <w:rPr>
      <w:rFonts w:ascii="MS Mincho" w:eastAsia="Times New Roman" w:hAnsi="MS Mincho"/>
      <w:kern w:val="0"/>
      <w:sz w:val="20"/>
      <w:szCs w:val="20"/>
      <w:lang w:val="es-EC" w:eastAsia="hi-IN" w:bidi="hi-IN"/>
    </w:rPr>
  </w:style>
  <w:style w:type="paragraph" w:customStyle="1" w:styleId="Textoindependiente21">
    <w:name w:val="Texto independiente 21"/>
    <w:basedOn w:val="Normal"/>
    <w:rsid w:val="00EA00BB"/>
    <w:pPr>
      <w:jc w:val="both"/>
    </w:pPr>
    <w:rPr>
      <w:rFonts w:ascii="Arial" w:eastAsia="Times New Roman" w:hAnsi="Arial"/>
      <w:color w:val="000000"/>
      <w:kern w:val="0"/>
      <w:sz w:val="22"/>
      <w:szCs w:val="20"/>
      <w:lang w:val="es-ES" w:eastAsia="hi-IN" w:bidi="hi-IN"/>
    </w:rPr>
  </w:style>
  <w:style w:type="paragraph" w:customStyle="1" w:styleId="Sangra2detindependiente1">
    <w:name w:val="Sangría 2 de t. independiente1"/>
    <w:basedOn w:val="Normal"/>
    <w:rsid w:val="00EA00BB"/>
    <w:pPr>
      <w:ind w:left="1418"/>
      <w:jc w:val="both"/>
    </w:pPr>
    <w:rPr>
      <w:rFonts w:ascii="Arial" w:eastAsia="Times New Roman" w:hAnsi="Arial"/>
      <w:color w:val="0000FF"/>
      <w:kern w:val="0"/>
      <w:sz w:val="22"/>
      <w:szCs w:val="20"/>
      <w:lang w:val="es-ES" w:eastAsia="hi-IN" w:bidi="hi-IN"/>
    </w:rPr>
  </w:style>
  <w:style w:type="paragraph" w:styleId="Subttulo">
    <w:name w:val="Subtitle"/>
    <w:basedOn w:val="Normal"/>
    <w:next w:val="Textoindependiente"/>
    <w:link w:val="SubttuloCar"/>
    <w:qFormat/>
    <w:rsid w:val="00EA00BB"/>
    <w:pPr>
      <w:jc w:val="both"/>
    </w:pPr>
    <w:rPr>
      <w:rFonts w:ascii="Arial" w:eastAsia="Times New Roman" w:hAnsi="Arial"/>
      <w:b/>
      <w:spacing w:val="-2"/>
      <w:kern w:val="0"/>
      <w:sz w:val="22"/>
      <w:szCs w:val="20"/>
      <w:lang w:val="es-EC" w:eastAsia="hi-IN" w:bidi="hi-IN"/>
    </w:rPr>
  </w:style>
  <w:style w:type="character" w:customStyle="1" w:styleId="SubttuloCar">
    <w:name w:val="Subtítulo Car"/>
    <w:link w:val="Subttulo"/>
    <w:rsid w:val="00EA00BB"/>
    <w:rPr>
      <w:rFonts w:ascii="Arial" w:hAnsi="Arial"/>
      <w:b/>
      <w:spacing w:val="-2"/>
      <w:sz w:val="22"/>
      <w:lang w:eastAsia="hi-IN" w:bidi="hi-IN"/>
    </w:rPr>
  </w:style>
  <w:style w:type="paragraph" w:customStyle="1" w:styleId="xl32">
    <w:name w:val="xl32"/>
    <w:basedOn w:val="Normal"/>
    <w:rsid w:val="00EA00BB"/>
    <w:pPr>
      <w:widowControl/>
      <w:spacing w:before="280" w:after="280"/>
    </w:pPr>
    <w:rPr>
      <w:rFonts w:ascii="Arial" w:eastAsia="Times New Roman" w:hAnsi="Arial"/>
      <w:kern w:val="0"/>
      <w:sz w:val="18"/>
      <w:szCs w:val="20"/>
      <w:lang w:val="es-ES" w:eastAsia="hi-IN" w:bidi="hi-IN"/>
    </w:rPr>
  </w:style>
  <w:style w:type="paragraph" w:customStyle="1" w:styleId="font5">
    <w:name w:val="font5"/>
    <w:basedOn w:val="Normal"/>
    <w:rsid w:val="00EA00BB"/>
    <w:pPr>
      <w:widowControl/>
      <w:spacing w:before="280" w:after="280"/>
    </w:pPr>
    <w:rPr>
      <w:rFonts w:ascii="Arial" w:eastAsia="Times New Roman" w:hAnsi="Arial"/>
      <w:kern w:val="0"/>
      <w:sz w:val="14"/>
      <w:szCs w:val="20"/>
      <w:lang w:val="es-ES" w:eastAsia="hi-IN" w:bidi="hi-IN"/>
    </w:rPr>
  </w:style>
  <w:style w:type="paragraph" w:customStyle="1" w:styleId="xl69">
    <w:name w:val="xl69"/>
    <w:basedOn w:val="Normal"/>
    <w:rsid w:val="00EA00BB"/>
    <w:pPr>
      <w:widowControl/>
      <w:spacing w:before="280" w:after="280"/>
    </w:pPr>
    <w:rPr>
      <w:rFonts w:ascii="Arial" w:eastAsia="Times New Roman" w:hAnsi="Arial"/>
      <w:b/>
      <w:kern w:val="0"/>
      <w:sz w:val="18"/>
      <w:szCs w:val="20"/>
      <w:lang w:val="es-ES" w:eastAsia="hi-IN" w:bidi="hi-IN"/>
    </w:rPr>
  </w:style>
  <w:style w:type="paragraph" w:customStyle="1" w:styleId="Sangra3detindependiente1">
    <w:name w:val="Sangría 3 de t. independiente1"/>
    <w:basedOn w:val="Normal"/>
    <w:rsid w:val="00EA00BB"/>
    <w:pPr>
      <w:ind w:left="284" w:hanging="284"/>
      <w:jc w:val="both"/>
    </w:pPr>
    <w:rPr>
      <w:rFonts w:ascii="Arial" w:eastAsia="Times New Roman" w:hAnsi="Arial"/>
      <w:color w:val="0000FF"/>
      <w:kern w:val="0"/>
      <w:sz w:val="20"/>
      <w:szCs w:val="20"/>
      <w:lang w:val="es-ES" w:eastAsia="hi-IN" w:bidi="hi-IN"/>
    </w:rPr>
  </w:style>
  <w:style w:type="paragraph" w:customStyle="1" w:styleId="xl33">
    <w:name w:val="xl33"/>
    <w:basedOn w:val="Normal"/>
    <w:rsid w:val="00EA00BB"/>
    <w:pPr>
      <w:widowControl/>
      <w:spacing w:before="280" w:after="280"/>
    </w:pPr>
    <w:rPr>
      <w:rFonts w:ascii="Arial" w:eastAsia="Times New Roman" w:hAnsi="Arial"/>
      <w:b/>
      <w:color w:val="000000"/>
      <w:kern w:val="0"/>
      <w:sz w:val="18"/>
      <w:szCs w:val="20"/>
      <w:lang w:val="es-ES" w:eastAsia="hi-IN" w:bidi="hi-IN"/>
    </w:rPr>
  </w:style>
  <w:style w:type="paragraph" w:customStyle="1" w:styleId="xl107">
    <w:name w:val="xl107"/>
    <w:basedOn w:val="Normal"/>
    <w:rsid w:val="00EA00BB"/>
    <w:pPr>
      <w:widowControl/>
      <w:spacing w:before="280" w:after="280"/>
    </w:pPr>
    <w:rPr>
      <w:rFonts w:ascii="Bookman Old Style" w:eastAsia="Times New Roman" w:hAnsi="Bookman Old Style"/>
      <w:b/>
      <w:kern w:val="0"/>
      <w:sz w:val="16"/>
      <w:szCs w:val="20"/>
      <w:lang w:val="es-ES" w:eastAsia="hi-IN" w:bidi="hi-IN"/>
    </w:rPr>
  </w:style>
  <w:style w:type="paragraph" w:customStyle="1" w:styleId="xl59">
    <w:name w:val="xl59"/>
    <w:basedOn w:val="Normal"/>
    <w:rsid w:val="00EA00BB"/>
    <w:pPr>
      <w:widowControl/>
      <w:spacing w:before="280" w:after="280"/>
      <w:jc w:val="center"/>
    </w:pPr>
    <w:rPr>
      <w:rFonts w:ascii="Arial" w:eastAsia="Times New Roman" w:hAnsi="Arial"/>
      <w:kern w:val="0"/>
      <w:sz w:val="18"/>
      <w:szCs w:val="20"/>
      <w:lang w:val="es-ES" w:eastAsia="hi-IN" w:bidi="hi-IN"/>
    </w:rPr>
  </w:style>
  <w:style w:type="character" w:customStyle="1" w:styleId="PiedepginaCar">
    <w:name w:val="Pie de página Car"/>
    <w:link w:val="Piedepgina"/>
    <w:uiPriority w:val="99"/>
    <w:rsid w:val="00EA00BB"/>
    <w:rPr>
      <w:rFonts w:ascii="Courier New" w:eastAsia="Arial Unicode MS" w:hAnsi="Courier New" w:cs="Courier New"/>
      <w:kern w:val="1"/>
      <w:sz w:val="24"/>
      <w:szCs w:val="24"/>
      <w:lang w:val="es-ES_tradnl"/>
    </w:rPr>
  </w:style>
  <w:style w:type="paragraph" w:styleId="Ttulo">
    <w:name w:val="Title"/>
    <w:basedOn w:val="Normal"/>
    <w:next w:val="Subttulo"/>
    <w:link w:val="TtuloCar"/>
    <w:qFormat/>
    <w:rsid w:val="00EA00BB"/>
    <w:rPr>
      <w:rFonts w:ascii="Courier New" w:eastAsia="Times New Roman" w:hAnsi="Courier New"/>
      <w:kern w:val="0"/>
      <w:szCs w:val="20"/>
      <w:lang w:val="es-ES" w:eastAsia="hi-IN" w:bidi="hi-IN"/>
    </w:rPr>
  </w:style>
  <w:style w:type="character" w:customStyle="1" w:styleId="TtuloCar">
    <w:name w:val="Título Car"/>
    <w:link w:val="Ttulo"/>
    <w:rsid w:val="00EA00BB"/>
    <w:rPr>
      <w:rFonts w:ascii="Courier New" w:hAnsi="Courier New"/>
      <w:sz w:val="24"/>
      <w:lang w:val="es-ES" w:eastAsia="hi-IN" w:bidi="hi-IN"/>
    </w:rPr>
  </w:style>
  <w:style w:type="paragraph" w:customStyle="1" w:styleId="Mapadeldocumento1">
    <w:name w:val="Mapa del documento1"/>
    <w:basedOn w:val="Normal"/>
    <w:rsid w:val="00EA00BB"/>
    <w:pPr>
      <w:widowControl/>
      <w:shd w:val="clear" w:color="auto" w:fill="000080"/>
    </w:pPr>
    <w:rPr>
      <w:rFonts w:ascii="Tahoma" w:eastAsia="Times New Roman" w:hAnsi="Tahoma"/>
      <w:kern w:val="0"/>
      <w:szCs w:val="20"/>
      <w:lang w:val="es-EC" w:eastAsia="hi-IN" w:bidi="hi-IN"/>
    </w:rPr>
  </w:style>
  <w:style w:type="paragraph" w:customStyle="1" w:styleId="Textoindependiente22">
    <w:name w:val="Texto independiente 22"/>
    <w:basedOn w:val="Normal"/>
    <w:rsid w:val="00EA00BB"/>
    <w:pPr>
      <w:jc w:val="both"/>
    </w:pPr>
    <w:rPr>
      <w:rFonts w:ascii="Arial" w:eastAsia="Times New Roman" w:hAnsi="Arial"/>
      <w:kern w:val="0"/>
      <w:szCs w:val="20"/>
      <w:lang w:val="es-ES" w:eastAsia="hi-IN" w:bidi="hi-IN"/>
    </w:rPr>
  </w:style>
  <w:style w:type="paragraph" w:styleId="Firma">
    <w:name w:val="Signature"/>
    <w:basedOn w:val="Normal"/>
    <w:link w:val="FirmaCar"/>
    <w:rsid w:val="00EA00BB"/>
    <w:pPr>
      <w:widowControl/>
      <w:ind w:left="4252"/>
    </w:pPr>
    <w:rPr>
      <w:rFonts w:eastAsia="Times New Roman"/>
      <w:kern w:val="0"/>
      <w:szCs w:val="20"/>
      <w:lang w:val="es-ES" w:eastAsia="hi-IN" w:bidi="hi-IN"/>
    </w:rPr>
  </w:style>
  <w:style w:type="character" w:customStyle="1" w:styleId="FirmaCar">
    <w:name w:val="Firma Car"/>
    <w:link w:val="Firma"/>
    <w:rsid w:val="00EA00BB"/>
    <w:rPr>
      <w:sz w:val="24"/>
      <w:lang w:val="es-ES" w:eastAsia="hi-IN" w:bidi="hi-IN"/>
    </w:rPr>
  </w:style>
  <w:style w:type="paragraph" w:customStyle="1" w:styleId="Contenidodelmarco">
    <w:name w:val="Contenido del marco"/>
    <w:basedOn w:val="Textoindependiente"/>
    <w:rsid w:val="00EA00BB"/>
    <w:pPr>
      <w:spacing w:after="0"/>
      <w:jc w:val="both"/>
    </w:pPr>
    <w:rPr>
      <w:rFonts w:ascii="Arial" w:eastAsia="Times New Roman" w:hAnsi="Arial"/>
      <w:spacing w:val="-2"/>
      <w:kern w:val="0"/>
      <w:sz w:val="22"/>
      <w:szCs w:val="20"/>
      <w:u w:val="single"/>
      <w:lang w:val="es-EC" w:eastAsia="hi-IN" w:bidi="hi-IN"/>
    </w:rPr>
  </w:style>
  <w:style w:type="paragraph" w:customStyle="1" w:styleId="Textoindependiente33">
    <w:name w:val="Texto independiente 33"/>
    <w:basedOn w:val="Normal"/>
    <w:rsid w:val="00EA00BB"/>
    <w:pPr>
      <w:spacing w:after="120"/>
    </w:pPr>
    <w:rPr>
      <w:rFonts w:ascii="Courier New" w:eastAsia="Times New Roman" w:hAnsi="Courier New"/>
      <w:kern w:val="0"/>
      <w:sz w:val="16"/>
      <w:szCs w:val="20"/>
      <w:lang w:val="es-ES" w:eastAsia="hi-IN" w:bidi="hi-IN"/>
    </w:rPr>
  </w:style>
  <w:style w:type="paragraph" w:customStyle="1" w:styleId="Textoindependiente23">
    <w:name w:val="Texto independiente 23"/>
    <w:basedOn w:val="Normal"/>
    <w:rsid w:val="00EA00BB"/>
    <w:pPr>
      <w:jc w:val="both"/>
    </w:pPr>
    <w:rPr>
      <w:rFonts w:ascii="Arial" w:eastAsia="Times New Roman" w:hAnsi="Arial"/>
      <w:kern w:val="0"/>
      <w:szCs w:val="20"/>
      <w:lang w:val="es-ES" w:eastAsia="hi-IN" w:bidi="hi-IN"/>
    </w:rPr>
  </w:style>
  <w:style w:type="paragraph" w:customStyle="1" w:styleId="Prrafodelista10">
    <w:name w:val="Párrafo de lista1"/>
    <w:basedOn w:val="Normal"/>
    <w:rsid w:val="00EA00BB"/>
    <w:pPr>
      <w:widowControl/>
      <w:ind w:left="720"/>
    </w:pPr>
    <w:rPr>
      <w:rFonts w:eastAsia="Lucida Sans Unicode" w:cs="Mangal"/>
      <w:lang w:val="es-EC" w:eastAsia="hi-IN" w:bidi="hi-IN"/>
    </w:rPr>
  </w:style>
  <w:style w:type="character" w:customStyle="1" w:styleId="nrmar">
    <w:name w:val="nrmar"/>
    <w:rsid w:val="00EA00BB"/>
  </w:style>
  <w:style w:type="paragraph" w:customStyle="1" w:styleId="Prrafodelista2">
    <w:name w:val="Párrafo de lista2"/>
    <w:basedOn w:val="Normal"/>
    <w:rsid w:val="00EA00BB"/>
    <w:pPr>
      <w:widowControl/>
      <w:ind w:left="720"/>
    </w:pPr>
    <w:rPr>
      <w:rFonts w:eastAsia="Lucida Sans Unicode" w:cs="Mangal"/>
      <w:lang w:val="es-EC" w:eastAsia="hi-IN" w:bidi="hi-IN"/>
    </w:rPr>
  </w:style>
  <w:style w:type="table" w:customStyle="1" w:styleId="Tablaconcuadrcula1">
    <w:name w:val="Tabla con cuadrícula1"/>
    <w:basedOn w:val="Tablanormal"/>
    <w:next w:val="Tablaconcuadrcula"/>
    <w:uiPriority w:val="59"/>
    <w:rsid w:val="00EA00BB"/>
    <w:pPr>
      <w:autoSpaceDN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EA00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EA00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rsid w:val="00EA00BB"/>
  </w:style>
  <w:style w:type="paragraph" w:customStyle="1" w:styleId="Textosinformato1">
    <w:name w:val="Texto sin formato1"/>
    <w:basedOn w:val="Normal"/>
    <w:rsid w:val="001A4E3B"/>
    <w:pPr>
      <w:widowControl/>
    </w:pPr>
    <w:rPr>
      <w:rFonts w:ascii="Calibri" w:eastAsia="Calibri" w:hAnsi="Calibri"/>
      <w:kern w:val="0"/>
      <w:sz w:val="22"/>
      <w:szCs w:val="21"/>
      <w:lang w:val="es-EC"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576454">
      <w:bodyDiv w:val="1"/>
      <w:marLeft w:val="0"/>
      <w:marRight w:val="0"/>
      <w:marTop w:val="0"/>
      <w:marBottom w:val="0"/>
      <w:divBdr>
        <w:top w:val="none" w:sz="0" w:space="0" w:color="auto"/>
        <w:left w:val="none" w:sz="0" w:space="0" w:color="auto"/>
        <w:bottom w:val="none" w:sz="0" w:space="0" w:color="auto"/>
        <w:right w:val="none" w:sz="0" w:space="0" w:color="auto"/>
      </w:divBdr>
    </w:div>
    <w:div w:id="1539471383">
      <w:bodyDiv w:val="1"/>
      <w:marLeft w:val="0"/>
      <w:marRight w:val="0"/>
      <w:marTop w:val="0"/>
      <w:marBottom w:val="0"/>
      <w:divBdr>
        <w:top w:val="none" w:sz="0" w:space="0" w:color="auto"/>
        <w:left w:val="none" w:sz="0" w:space="0" w:color="auto"/>
        <w:bottom w:val="none" w:sz="0" w:space="0" w:color="auto"/>
        <w:right w:val="none" w:sz="0" w:space="0" w:color="auto"/>
      </w:divBdr>
    </w:div>
    <w:div w:id="161116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ct:contentTypeSchema xmlns:ct="http://schemas.microsoft.com/office/2006/metadata/contentType" xmlns:ma="http://schemas.microsoft.com/office/2006/metadata/properties/metaAttributes" ct:_="" ma:_="" ma:contentTypeName="Documento" ma:contentTypeID="0x010100DA7ED4CEE408714C957C2C614F7365D3" ma:contentTypeVersion="12" ma:contentTypeDescription="Crear nuevo documento." ma:contentTypeScope="" ma:versionID="c227b97bf78ad084d5279b0ec5ba7055">
  <xsd:schema xmlns:xsd="http://www.w3.org/2001/XMLSchema" xmlns:xs="http://www.w3.org/2001/XMLSchema" xmlns:p="http://schemas.microsoft.com/office/2006/metadata/properties" xmlns:ns2="fdeddf23-0fe4-452c-aa94-452fcc5a443e" xmlns:ns3="27c16ab3-de0c-4469-9b60-13e285452d3e" targetNamespace="http://schemas.microsoft.com/office/2006/metadata/properties" ma:root="true" ma:fieldsID="ee60bef5c754df8ff645513cc3d50d81" ns2:_="" ns3:_="">
    <xsd:import namespace="fdeddf23-0fe4-452c-aa94-452fcc5a443e"/>
    <xsd:import namespace="27c16ab3-de0c-4469-9b60-13e285452d3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ddf23-0fe4-452c-aa94-452fcc5a443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38955b43-74cb-4e1d-a3a8-7c2643c9b87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c16ab3-de0c-4469-9b60-13e285452d3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f628d6f-dc4d-4ddb-bc83-d335f5ae999d}" ma:internalName="TaxCatchAll" ma:showField="CatchAllData" ma:web="27c16ab3-de0c-4469-9b60-13e285452d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7c16ab3-de0c-4469-9b60-13e285452d3e" xsi:nil="true"/>
    <lcf76f155ced4ddcb4097134ff3c332f xmlns="fdeddf23-0fe4-452c-aa94-452fcc5a443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B7B70B-A2EB-408A-86BA-019701D4C6B6}">
  <ds:schemaRefs>
    <ds:schemaRef ds:uri="http://schemas.openxmlformats.org/officeDocument/2006/bibliography"/>
  </ds:schemaRefs>
</ds:datastoreItem>
</file>

<file path=customXml/itemProps2.xml><?xml version="1.0" encoding="utf-8"?>
<ds:datastoreItem xmlns:ds="http://schemas.openxmlformats.org/officeDocument/2006/customXml" ds:itemID="{446D39B6-368C-4B6D-8F3C-D3128E339C80}"/>
</file>

<file path=customXml/itemProps3.xml><?xml version="1.0" encoding="utf-8"?>
<ds:datastoreItem xmlns:ds="http://schemas.openxmlformats.org/officeDocument/2006/customXml" ds:itemID="{F5AE4850-E731-4B4B-8116-8B3A3AF8EDCE}"/>
</file>

<file path=customXml/itemProps4.xml><?xml version="1.0" encoding="utf-8"?>
<ds:datastoreItem xmlns:ds="http://schemas.openxmlformats.org/officeDocument/2006/customXml" ds:itemID="{CE1A8E89-1492-453C-A6BF-5514B5D0BD8E}"/>
</file>

<file path=docProps/app.xml><?xml version="1.0" encoding="utf-8"?>
<Properties xmlns="http://schemas.openxmlformats.org/officeDocument/2006/extended-properties" xmlns:vt="http://schemas.openxmlformats.org/officeDocument/2006/docPropsVTypes">
  <Template>Normal</Template>
  <TotalTime>172</TotalTime>
  <Pages>81</Pages>
  <Words>25418</Words>
  <Characters>139805</Characters>
  <Application>Microsoft Office Word</Application>
  <DocSecurity>0</DocSecurity>
  <Lines>1165</Lines>
  <Paragraphs>329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164894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Director</dc:creator>
  <cp:keywords/>
  <cp:lastModifiedBy>Luis Santiago Cañar Montenegro</cp:lastModifiedBy>
  <cp:revision>16</cp:revision>
  <cp:lastPrinted>2024-06-11T16:32:00Z</cp:lastPrinted>
  <dcterms:created xsi:type="dcterms:W3CDTF">2024-09-25T19:02:00Z</dcterms:created>
  <dcterms:modified xsi:type="dcterms:W3CDTF">2025-04-11T17:30:00Z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0x010100DA7ED4CEE408714C957C2C614F7365D3</vt:lpwstr>
  </property>
</Properties>
</file>